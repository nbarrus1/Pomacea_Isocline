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6CF8E" w14:textId="20DD42EB" w:rsidR="00C50D9B" w:rsidRPr="00C50D9B" w:rsidRDefault="00C50D9B" w:rsidP="00C50D9B">
      <w:pPr>
        <w:spacing w:after="0" w:line="240" w:lineRule="auto"/>
        <w:jc w:val="center"/>
        <w:rPr>
          <w:rFonts w:ascii="Verdana" w:hAnsi="Verdana" w:cs="Times New Roman"/>
          <w:b/>
          <w:bCs/>
        </w:rPr>
      </w:pPr>
      <w:r w:rsidRPr="00C50D9B">
        <w:rPr>
          <w:rFonts w:ascii="Verdana" w:hAnsi="Verdana" w:cs="Times New Roman"/>
          <w:b/>
          <w:bCs/>
        </w:rPr>
        <w:t>INTERPRETING FLORIDA APPLE SNAIL (</w:t>
      </w:r>
      <w:r w:rsidRPr="00C50D9B">
        <w:rPr>
          <w:rFonts w:ascii="Verdana" w:hAnsi="Verdana" w:cs="Times New Roman"/>
          <w:b/>
          <w:bCs/>
          <w:i/>
          <w:iCs/>
        </w:rPr>
        <w:t>POMACEA PALUDOSA</w:t>
      </w:r>
      <w:r w:rsidRPr="00C50D9B">
        <w:rPr>
          <w:rFonts w:ascii="Verdana" w:hAnsi="Verdana" w:cs="Times New Roman"/>
          <w:b/>
          <w:bCs/>
        </w:rPr>
        <w:t>) JUVENILE SURVIVAL AND GROWTH RATE</w:t>
      </w:r>
      <w:r w:rsidR="003A251E">
        <w:rPr>
          <w:rFonts w:ascii="Verdana" w:hAnsi="Verdana" w:cs="Times New Roman"/>
          <w:b/>
          <w:bCs/>
        </w:rPr>
        <w:t>S</w:t>
      </w:r>
      <w:r w:rsidRPr="00C50D9B">
        <w:rPr>
          <w:rFonts w:ascii="Verdana" w:hAnsi="Verdana" w:cs="Times New Roman"/>
          <w:b/>
          <w:bCs/>
        </w:rPr>
        <w:t xml:space="preserve"> USING A DEMOGRAPHIC ISOCLINE</w:t>
      </w:r>
    </w:p>
    <w:p w14:paraId="7946DC67" w14:textId="77777777" w:rsidR="00C50D9B" w:rsidRDefault="00C50D9B" w:rsidP="00C50D9B">
      <w:pPr>
        <w:spacing w:after="0" w:line="240" w:lineRule="auto"/>
        <w:rPr>
          <w:rFonts w:ascii="Times New Roman" w:hAnsi="Times New Roman" w:cs="Times New Roman"/>
          <w:b/>
          <w:bCs/>
        </w:rPr>
      </w:pPr>
    </w:p>
    <w:p w14:paraId="675D7824" w14:textId="1E7B12FD" w:rsidR="00C50D9B" w:rsidRPr="00C50D9B" w:rsidRDefault="00C50D9B" w:rsidP="00C50D9B">
      <w:pPr>
        <w:spacing w:after="0" w:line="240" w:lineRule="auto"/>
        <w:jc w:val="center"/>
        <w:rPr>
          <w:rFonts w:ascii="Times New Roman" w:hAnsi="Times New Roman" w:cs="Times New Roman"/>
          <w:vertAlign w:val="superscript"/>
        </w:rPr>
      </w:pPr>
      <w:r>
        <w:rPr>
          <w:rFonts w:ascii="Times New Roman" w:hAnsi="Times New Roman" w:cs="Times New Roman"/>
        </w:rPr>
        <w:t>N. T. Barrus</w:t>
      </w:r>
      <w:r>
        <w:rPr>
          <w:rFonts w:ascii="Times New Roman" w:hAnsi="Times New Roman" w:cs="Times New Roman"/>
          <w:vertAlign w:val="superscript"/>
        </w:rPr>
        <w:t>1</w:t>
      </w:r>
      <w:r>
        <w:rPr>
          <w:rFonts w:ascii="Times New Roman" w:hAnsi="Times New Roman" w:cs="Times New Roman"/>
        </w:rPr>
        <w:t>, M. I. Cook, N. J. Dorn</w:t>
      </w:r>
      <w:r>
        <w:rPr>
          <w:rFonts w:ascii="Times New Roman" w:hAnsi="Times New Roman" w:cs="Times New Roman"/>
          <w:vertAlign w:val="superscript"/>
        </w:rPr>
        <w:t>1</w:t>
      </w:r>
    </w:p>
    <w:p w14:paraId="48CAAD41" w14:textId="476FB919" w:rsidR="007D125D" w:rsidRPr="00C50D9B" w:rsidRDefault="007D125D" w:rsidP="006814A1">
      <w:pPr>
        <w:spacing w:before="240" w:after="240" w:line="240" w:lineRule="auto"/>
        <w:rPr>
          <w:rFonts w:ascii="Times New Roman" w:hAnsi="Times New Roman" w:cs="Times New Roman"/>
          <w:b/>
          <w:bCs/>
          <w:sz w:val="22"/>
          <w:szCs w:val="22"/>
        </w:rPr>
      </w:pPr>
      <w:r w:rsidRPr="00C50D9B">
        <w:rPr>
          <w:rFonts w:ascii="Verdana" w:hAnsi="Verdana" w:cs="Times New Roman"/>
          <w:b/>
          <w:bCs/>
          <w:sz w:val="22"/>
          <w:szCs w:val="22"/>
        </w:rPr>
        <w:t>Introduction</w:t>
      </w:r>
    </w:p>
    <w:p w14:paraId="0A32C799" w14:textId="3A91A59B" w:rsidR="008C13AB" w:rsidRDefault="001A3E93" w:rsidP="003052DA">
      <w:pPr>
        <w:spacing w:after="0" w:line="240" w:lineRule="auto"/>
        <w:ind w:firstLine="720"/>
        <w:rPr>
          <w:rFonts w:ascii="Times New Roman" w:hAnsi="Times New Roman" w:cs="Times New Roman"/>
        </w:rPr>
      </w:pPr>
      <w:r>
        <w:rPr>
          <w:rFonts w:ascii="Times New Roman" w:hAnsi="Times New Roman" w:cs="Times New Roman"/>
        </w:rPr>
        <w:t>Why are populations of Florida Apple Snail (</w:t>
      </w:r>
      <w:proofErr w:type="spellStart"/>
      <w:r w:rsidR="00352C50" w:rsidRPr="00352C50">
        <w:rPr>
          <w:rFonts w:ascii="Times New Roman" w:hAnsi="Times New Roman" w:cs="Times New Roman"/>
          <w:i/>
          <w:iCs/>
        </w:rPr>
        <w:t>Pomacea</w:t>
      </w:r>
      <w:proofErr w:type="spellEnd"/>
      <w:r w:rsidR="00352C50" w:rsidRPr="00352C50">
        <w:rPr>
          <w:rFonts w:ascii="Times New Roman" w:hAnsi="Times New Roman" w:cs="Times New Roman"/>
          <w:i/>
          <w:iCs/>
        </w:rPr>
        <w:t xml:space="preserve"> paludosa</w:t>
      </w:r>
      <w:r w:rsidR="00352C50">
        <w:rPr>
          <w:rFonts w:ascii="Times New Roman" w:hAnsi="Times New Roman" w:cs="Times New Roman"/>
        </w:rPr>
        <w:t xml:space="preserve">, </w:t>
      </w:r>
      <w:r>
        <w:rPr>
          <w:rFonts w:ascii="Times New Roman" w:hAnsi="Times New Roman" w:cs="Times New Roman"/>
        </w:rPr>
        <w:t xml:space="preserve">FAS) so small in the Everglades and can we do anything to improve their numbers?  </w:t>
      </w:r>
      <w:r w:rsidR="00195A65">
        <w:rPr>
          <w:rFonts w:ascii="Times New Roman" w:hAnsi="Times New Roman" w:cs="Times New Roman"/>
        </w:rPr>
        <w:t>Similar</w:t>
      </w:r>
      <w:r>
        <w:rPr>
          <w:rFonts w:ascii="Times New Roman" w:hAnsi="Times New Roman" w:cs="Times New Roman"/>
        </w:rPr>
        <w:t xml:space="preserve"> questions are common</w:t>
      </w:r>
      <w:r w:rsidR="00195A65">
        <w:rPr>
          <w:rFonts w:ascii="Times New Roman" w:hAnsi="Times New Roman" w:cs="Times New Roman"/>
        </w:rPr>
        <w:t>ly</w:t>
      </w:r>
      <w:r>
        <w:rPr>
          <w:rFonts w:ascii="Times New Roman" w:hAnsi="Times New Roman" w:cs="Times New Roman"/>
        </w:rPr>
        <w:t xml:space="preserve"> </w:t>
      </w:r>
      <w:r w:rsidR="00195A65">
        <w:rPr>
          <w:rFonts w:ascii="Times New Roman" w:hAnsi="Times New Roman" w:cs="Times New Roman"/>
        </w:rPr>
        <w:t xml:space="preserve">asked </w:t>
      </w:r>
      <w:r>
        <w:rPr>
          <w:rFonts w:ascii="Times New Roman" w:hAnsi="Times New Roman" w:cs="Times New Roman"/>
        </w:rPr>
        <w:t>for many species with sparse and/or small populations</w:t>
      </w:r>
      <w:r w:rsidR="00195A65">
        <w:rPr>
          <w:rFonts w:ascii="Times New Roman" w:hAnsi="Times New Roman" w:cs="Times New Roman"/>
        </w:rPr>
        <w:t>,</w:t>
      </w:r>
      <w:r>
        <w:rPr>
          <w:rFonts w:ascii="Times New Roman" w:hAnsi="Times New Roman" w:cs="Times New Roman"/>
        </w:rPr>
        <w:t xml:space="preserve"> </w:t>
      </w:r>
      <w:r w:rsidR="00195A65">
        <w:rPr>
          <w:rFonts w:ascii="Times New Roman" w:hAnsi="Times New Roman" w:cs="Times New Roman"/>
        </w:rPr>
        <w:t>but</w:t>
      </w:r>
      <w:r>
        <w:rPr>
          <w:rFonts w:ascii="Times New Roman" w:hAnsi="Times New Roman" w:cs="Times New Roman"/>
        </w:rPr>
        <w:t xml:space="preserve"> in the case of FAS </w:t>
      </w:r>
      <w:r w:rsidR="00195A65">
        <w:rPr>
          <w:rFonts w:ascii="Times New Roman" w:hAnsi="Times New Roman" w:cs="Times New Roman"/>
        </w:rPr>
        <w:t>they</w:t>
      </w:r>
      <w:r>
        <w:rPr>
          <w:rFonts w:ascii="Times New Roman" w:hAnsi="Times New Roman" w:cs="Times New Roman"/>
        </w:rPr>
        <w:t xml:space="preserve"> </w:t>
      </w:r>
      <w:r w:rsidR="003A251E">
        <w:rPr>
          <w:rFonts w:ascii="Times New Roman" w:hAnsi="Times New Roman" w:cs="Times New Roman"/>
        </w:rPr>
        <w:t>are important</w:t>
      </w:r>
      <w:r>
        <w:rPr>
          <w:rFonts w:ascii="Times New Roman" w:hAnsi="Times New Roman" w:cs="Times New Roman"/>
        </w:rPr>
        <w:t xml:space="preserve"> questions for the rejuvenation of the prey</w:t>
      </w:r>
      <w:r w:rsidR="00195A65">
        <w:rPr>
          <w:rFonts w:ascii="Times New Roman" w:hAnsi="Times New Roman" w:cs="Times New Roman"/>
        </w:rPr>
        <w:t xml:space="preserve"> resources</w:t>
      </w:r>
      <w:r>
        <w:rPr>
          <w:rFonts w:ascii="Times New Roman" w:hAnsi="Times New Roman" w:cs="Times New Roman"/>
        </w:rPr>
        <w:t xml:space="preserve"> </w:t>
      </w:r>
      <w:r w:rsidR="00195A65">
        <w:rPr>
          <w:rFonts w:ascii="Times New Roman" w:hAnsi="Times New Roman" w:cs="Times New Roman"/>
        </w:rPr>
        <w:t>(</w:t>
      </w:r>
      <w:r w:rsidR="00352C50">
        <w:rPr>
          <w:rFonts w:ascii="Times New Roman" w:hAnsi="Times New Roman" w:cs="Times New Roman"/>
        </w:rPr>
        <w:t xml:space="preserve">i.e., </w:t>
      </w:r>
      <w:r w:rsidR="00195A65">
        <w:rPr>
          <w:rFonts w:ascii="Times New Roman" w:hAnsi="Times New Roman" w:cs="Times New Roman"/>
        </w:rPr>
        <w:t xml:space="preserve">large sized FAS) </w:t>
      </w:r>
      <w:r>
        <w:rPr>
          <w:rFonts w:ascii="Times New Roman" w:hAnsi="Times New Roman" w:cs="Times New Roman"/>
        </w:rPr>
        <w:t>of the federally endangered Everglades Snail Kites (</w:t>
      </w:r>
      <w:proofErr w:type="spellStart"/>
      <w:r w:rsidR="00195A65" w:rsidRPr="00195A65">
        <w:rPr>
          <w:rFonts w:ascii="Times New Roman" w:hAnsi="Times New Roman" w:cs="Times New Roman"/>
          <w:i/>
          <w:iCs/>
        </w:rPr>
        <w:t>Rostrhamus</w:t>
      </w:r>
      <w:proofErr w:type="spellEnd"/>
      <w:r w:rsidR="00195A65" w:rsidRPr="00195A65">
        <w:rPr>
          <w:rFonts w:ascii="Times New Roman" w:hAnsi="Times New Roman" w:cs="Times New Roman"/>
          <w:i/>
          <w:iCs/>
        </w:rPr>
        <w:t xml:space="preserve"> </w:t>
      </w:r>
      <w:proofErr w:type="spellStart"/>
      <w:r w:rsidR="00195A65" w:rsidRPr="00195A65">
        <w:rPr>
          <w:rFonts w:ascii="Times New Roman" w:hAnsi="Times New Roman" w:cs="Times New Roman"/>
          <w:i/>
          <w:iCs/>
        </w:rPr>
        <w:t>sociabilis</w:t>
      </w:r>
      <w:proofErr w:type="spellEnd"/>
      <w:r w:rsidR="00195A65">
        <w:rPr>
          <w:rFonts w:ascii="Times New Roman" w:hAnsi="Times New Roman" w:cs="Times New Roman"/>
        </w:rPr>
        <w:t xml:space="preserve">).  Snail Kites rarely breed in the Everglades </w:t>
      </w:r>
      <w:r w:rsidR="00EF1C18">
        <w:rPr>
          <w:rFonts w:ascii="Times New Roman" w:hAnsi="Times New Roman" w:cs="Times New Roman"/>
        </w:rPr>
        <w:t xml:space="preserve">anymore </w:t>
      </w:r>
      <w:r w:rsidR="003A251E">
        <w:rPr>
          <w:rFonts w:ascii="Times New Roman" w:hAnsi="Times New Roman" w:cs="Times New Roman"/>
        </w:rPr>
        <w:t>because</w:t>
      </w:r>
      <w:r w:rsidR="00352C50">
        <w:rPr>
          <w:rFonts w:ascii="Times New Roman" w:hAnsi="Times New Roman" w:cs="Times New Roman"/>
        </w:rPr>
        <w:t xml:space="preserve"> FAS</w:t>
      </w:r>
      <w:r w:rsidR="003A251E">
        <w:rPr>
          <w:rFonts w:ascii="Times New Roman" w:hAnsi="Times New Roman" w:cs="Times New Roman"/>
        </w:rPr>
        <w:t xml:space="preserve"> populations are</w:t>
      </w:r>
      <w:r w:rsidR="00EF1C18">
        <w:rPr>
          <w:rFonts w:ascii="Times New Roman" w:hAnsi="Times New Roman" w:cs="Times New Roman"/>
        </w:rPr>
        <w:t xml:space="preserve"> so</w:t>
      </w:r>
      <w:r w:rsidR="003A251E">
        <w:rPr>
          <w:rFonts w:ascii="Times New Roman" w:hAnsi="Times New Roman" w:cs="Times New Roman"/>
        </w:rPr>
        <w:t xml:space="preserve"> small</w:t>
      </w:r>
      <w:r w:rsidR="00352C50">
        <w:rPr>
          <w:rFonts w:ascii="Times New Roman" w:hAnsi="Times New Roman" w:cs="Times New Roman"/>
        </w:rPr>
        <w:t xml:space="preserve"> </w:t>
      </w:r>
      <w:r w:rsidR="00352C50">
        <w:rPr>
          <w:rFonts w:ascii="Times New Roman" w:hAnsi="Times New Roman" w:cs="Times New Roman"/>
        </w:rPr>
        <w:fldChar w:fldCharType="begin"/>
      </w:r>
      <w:r w:rsidR="00C50D9B">
        <w:rPr>
          <w:rFonts w:ascii="Times New Roman" w:hAnsi="Times New Roman" w:cs="Times New Roman"/>
        </w:rPr>
        <w:instrText xml:space="preserve"> ADDIN ZOTERO_ITEM CSL_CITATION {"citationID":"gSUkf2rQ","properties":{"formattedCitation":"(Cattau {\\i{}et al.} 2014; Gutierre {\\i{}et al.} 2019)","plainCitation":"(Cattau et al. 2014; Gutierre et al. 2019)","noteIndex":0},"citationItems":[{"id":20,"uris":["http://zotero.org/users/9972654/items/Y3STRHPS"],"itemData":{"id":20,"type":"article-journal","abstract":"Understanding how predators respond to ﬂuctuations in prey density has important conservation and management implications, particularly for threatened and endangered specialists. However, directly linking prey densities to predator behavior and demography over broad spatial and temporal scales is rare, in part, because it can be prohibitively expensive and time-consuming to quantify prey density over large areas. We link nesting data collected by a long-term monitoring program for the endangered snail kite (Rostrhamus sociabilis plumbeus) with 44 density estimates of its primary prey, the Florida apple snail (Pomacea paludosa), collected by multiple, smaller-scale studies from 2002 to 2010. We found evidence that key components of kite breeding biology—nest density and the number of young ﬂedged per successful nest—were positively related to snail density. Although previous studies have shown that densities greater than approximately 0.1–0.2 snails/m2 may be necessary to sustain proﬁtable foraging and that capture times for individual foraging kites begin to level off as snail densities exceed approximately 0.4 snails/m2, we found continued numerical responses in snail kite reproductive parameters at greater snail densities. At occupied sites (i.e., snail-sampling sites in which !1 snail kite nest was present within a 2-km radius during the primary sampling period: Mar–May), the average snail density was 0.45 snails/m2 (SE ¼ 0.12, n ¼ 17), whereas that of unoccupied sites was 0.12 snails/m2 (SE ¼ 0.02, n ¼ 27). Along the snail density gradient from 0.2 to 0.4 to 1.2 snails/m2, model predictions indicated that 1) the probability of site occupancy (by nesting kites) increased from 0.48 to 0.69 to 0.90, 2) local nest abundance of occupied sites increased from 4 to 7 to 16 nests, and 3) the probability of a successful nesting attempt ﬂedging more than 1 young increased from 0.02 to 0.07 to 0.43. We found no evidence of a snail density effect on nest survival. Understanding the differential effects of snail density on various components of snail kite breeding biology is essential to the development and implementation of management tools used for snail kite conservation and Everglades restoration. Published 2014. This article is a U.S. Government work and is in the public domain in the USA.","container-title":"The Journal of Wildlife Management","DOI":"10.1002/jwmg.706","ISSN":"0022541X","issue":"4","journalAbbreviation":"Jour. Wild. Mgmt.","language":"en","page":"620-631","source":"DOI.org (Crossref)","title":"Reproductive responses of the endangered snail kite to variations in prey density: Effects of Prey Density on Kite Reproduction","title-short":"Reproductive responses of the endangered snail kite to variations in prey density","volume":"78","author":[{"family":"Cattau","given":"Christopher E."},{"family":"Darby","given":"Philip C."},{"family":"Fletcher","given":"Robert J."},{"family":"Kitchens","given":"Wiley M."}],"issued":{"date-parts":[["2014",5]]}}},{"id":343,"uris":["http://zotero.org/users/9972654/items/7FXXSMLG"],"itemData":{"id":343,"type":"article-journal","abstract":"The spread of non-native species raises concerns about native species displacement, while other negative eﬀects on native species (e.g., habitat degradation) should also be considered. The highly invasive non-native apple snail Pomacea maculata has raised such concerns as it has become established in a wide range of aquatic systems worldwide. While monitoring native Florida P. paludosa populations in Lake Tohopekaliga (LTOHO) from 2001 to 2009 and in Water Conservation Area 3A (WCA3A, Everglades) from 2006 to 2015, we opportunistically documented the establishment and distribution of P. maculata. We estimated snail densities and recorded egg cluster presence in three study sites (12 total plots, LTOHO) and 137 sites (WCA3). On LTOHO, native snails were absent or at very low densities prior to ﬁnding P. maculata. Few snails of either species were found in high-stem-density vegetation of the littoral zone. Pomacea maculata immigration into the littoral zone occurred following managed vegetation removal, and Hydrilla verticillata proliferation in LTOHO likely contributed to the spread of P. maculata. We found both native and non-native apple snail species in many WCA3A sites following P. maculata invasion. We initially found the non-native snail in two sites in southern WCA3A; they were mostly restricted to within three kilometers of initial sites over the next four years. Overall plant community compositions in LTOHO and WCA3A appeared less impacted than expected based on previous reports of P. maculata invasions.","container-title":"Diversity","DOI":"10.3390/d11100183","ISSN":"1424-2818","issue":"183","journalAbbreviation":"Diversity","language":"en","page":"1-20","source":"DOI.org (Crossref)","title":"Contrasting Patterns of Pomacea maculata Establishment and Dispersal in an Everglades Wetland Unit and a Central Florida Lake","volume":"11","author":[{"literal":"Gutierre"},{"literal":"Darby"},{"literal":"Valentine-Darby"},{"literal":"Mellow"},{"literal":"Therrien"},{"literal":"Watford"}],"issued":{"date-parts":[["2019",10,1]]}}}],"schema":"https://github.com/citation-style-language/schema/raw/master/csl-citation.json"} </w:instrText>
      </w:r>
      <w:r w:rsidR="00352C50">
        <w:rPr>
          <w:rFonts w:ascii="Times New Roman" w:hAnsi="Times New Roman" w:cs="Times New Roman"/>
        </w:rPr>
        <w:fldChar w:fldCharType="separate"/>
      </w:r>
      <w:r w:rsidR="00C50D9B" w:rsidRPr="00C50D9B">
        <w:rPr>
          <w:rFonts w:ascii="Times New Roman" w:hAnsi="Times New Roman" w:cs="Times New Roman"/>
          <w:kern w:val="0"/>
        </w:rPr>
        <w:t xml:space="preserve">(Cattau </w:t>
      </w:r>
      <w:r w:rsidR="00C50D9B" w:rsidRPr="003A251E">
        <w:rPr>
          <w:rFonts w:ascii="Times New Roman" w:hAnsi="Times New Roman" w:cs="Times New Roman"/>
          <w:kern w:val="0"/>
        </w:rPr>
        <w:t>et al.</w:t>
      </w:r>
      <w:r w:rsidR="00C50D9B" w:rsidRPr="00C50D9B">
        <w:rPr>
          <w:rFonts w:ascii="Times New Roman" w:hAnsi="Times New Roman" w:cs="Times New Roman"/>
          <w:kern w:val="0"/>
        </w:rPr>
        <w:t xml:space="preserve"> 2014; Gutierre </w:t>
      </w:r>
      <w:r w:rsidR="00C50D9B" w:rsidRPr="003A251E">
        <w:rPr>
          <w:rFonts w:ascii="Times New Roman" w:hAnsi="Times New Roman" w:cs="Times New Roman"/>
          <w:kern w:val="0"/>
        </w:rPr>
        <w:t xml:space="preserve">et al. </w:t>
      </w:r>
      <w:r w:rsidR="00C50D9B" w:rsidRPr="00C50D9B">
        <w:rPr>
          <w:rFonts w:ascii="Times New Roman" w:hAnsi="Times New Roman" w:cs="Times New Roman"/>
          <w:kern w:val="0"/>
        </w:rPr>
        <w:t>2019)</w:t>
      </w:r>
      <w:r w:rsidR="00352C50">
        <w:rPr>
          <w:rFonts w:ascii="Times New Roman" w:hAnsi="Times New Roman" w:cs="Times New Roman"/>
        </w:rPr>
        <w:fldChar w:fldCharType="end"/>
      </w:r>
      <w:r w:rsidR="00195A65">
        <w:rPr>
          <w:rFonts w:ascii="Times New Roman" w:hAnsi="Times New Roman" w:cs="Times New Roman"/>
        </w:rPr>
        <w:t>.</w:t>
      </w:r>
      <w:r>
        <w:rPr>
          <w:rFonts w:ascii="Times New Roman" w:hAnsi="Times New Roman" w:cs="Times New Roman"/>
        </w:rPr>
        <w:t xml:space="preserve">  </w:t>
      </w:r>
      <w:r w:rsidR="00195A65">
        <w:rPr>
          <w:rFonts w:ascii="Times New Roman" w:hAnsi="Times New Roman" w:cs="Times New Roman"/>
        </w:rPr>
        <w:t>FAS</w:t>
      </w:r>
      <w:r w:rsidR="00352C50">
        <w:rPr>
          <w:rFonts w:ascii="Times New Roman" w:hAnsi="Times New Roman" w:cs="Times New Roman"/>
        </w:rPr>
        <w:t>, like many aquatic animals,</w:t>
      </w:r>
      <w:r w:rsidR="00195A65">
        <w:rPr>
          <w:rFonts w:ascii="Times New Roman" w:hAnsi="Times New Roman" w:cs="Times New Roman"/>
        </w:rPr>
        <w:t xml:space="preserve"> </w:t>
      </w:r>
      <w:r w:rsidR="00352C50">
        <w:rPr>
          <w:rFonts w:ascii="Times New Roman" w:hAnsi="Times New Roman" w:cs="Times New Roman"/>
        </w:rPr>
        <w:t>experience</w:t>
      </w:r>
      <w:r w:rsidR="00195A65">
        <w:rPr>
          <w:rFonts w:ascii="Times New Roman" w:hAnsi="Times New Roman" w:cs="Times New Roman"/>
        </w:rPr>
        <w:t xml:space="preserve"> extreme changes in size from </w:t>
      </w:r>
      <w:proofErr w:type="gramStart"/>
      <w:r w:rsidR="00195A65">
        <w:rPr>
          <w:rFonts w:ascii="Times New Roman" w:hAnsi="Times New Roman" w:cs="Times New Roman"/>
        </w:rPr>
        <w:t>hatchling</w:t>
      </w:r>
      <w:proofErr w:type="gramEnd"/>
      <w:r w:rsidR="00195A65">
        <w:rPr>
          <w:rFonts w:ascii="Times New Roman" w:hAnsi="Times New Roman" w:cs="Times New Roman"/>
        </w:rPr>
        <w:t xml:space="preserve"> to adult (4-40 mm)</w:t>
      </w:r>
      <w:r w:rsidR="00826F51">
        <w:rPr>
          <w:rFonts w:ascii="Times New Roman" w:hAnsi="Times New Roman" w:cs="Times New Roman"/>
        </w:rPr>
        <w:t>. F</w:t>
      </w:r>
      <w:r w:rsidR="00195A65">
        <w:rPr>
          <w:rFonts w:ascii="Times New Roman" w:hAnsi="Times New Roman" w:cs="Times New Roman"/>
        </w:rPr>
        <w:t>or such size-structu</w:t>
      </w:r>
      <w:r w:rsidR="00093D17">
        <w:rPr>
          <w:rFonts w:ascii="Times New Roman" w:hAnsi="Times New Roman" w:cs="Times New Roman"/>
        </w:rPr>
        <w:t>red populations</w:t>
      </w:r>
      <w:r w:rsidR="00195A65">
        <w:rPr>
          <w:rFonts w:ascii="Times New Roman" w:hAnsi="Times New Roman" w:cs="Times New Roman"/>
        </w:rPr>
        <w:t xml:space="preserve"> the predators of hatchlings are completely different from those that consum</w:t>
      </w:r>
      <w:r w:rsidR="00EF7705">
        <w:rPr>
          <w:rFonts w:ascii="Times New Roman" w:hAnsi="Times New Roman" w:cs="Times New Roman"/>
        </w:rPr>
        <w:t>e</w:t>
      </w:r>
      <w:r w:rsidR="00195A65">
        <w:rPr>
          <w:rFonts w:ascii="Times New Roman" w:hAnsi="Times New Roman" w:cs="Times New Roman"/>
        </w:rPr>
        <w:t xml:space="preserve"> adults because adult-sized FAS have outgrown the juvenile</w:t>
      </w:r>
      <w:r w:rsidR="008C13AB">
        <w:rPr>
          <w:rFonts w:ascii="Times New Roman" w:hAnsi="Times New Roman" w:cs="Times New Roman"/>
        </w:rPr>
        <w:t>-</w:t>
      </w:r>
      <w:r w:rsidR="00195A65">
        <w:rPr>
          <w:rFonts w:ascii="Times New Roman" w:hAnsi="Times New Roman" w:cs="Times New Roman"/>
        </w:rPr>
        <w:t>stage predators (</w:t>
      </w:r>
      <w:r w:rsidR="00352C50">
        <w:rPr>
          <w:rFonts w:ascii="Times New Roman" w:hAnsi="Times New Roman" w:cs="Times New Roman"/>
        </w:rPr>
        <w:t xml:space="preserve">e.g., </w:t>
      </w:r>
      <w:r w:rsidR="00195A65">
        <w:rPr>
          <w:rFonts w:ascii="Times New Roman" w:hAnsi="Times New Roman" w:cs="Times New Roman"/>
        </w:rPr>
        <w:t xml:space="preserve">fish, crayfish and giant water bugs).  </w:t>
      </w:r>
      <w:r w:rsidR="008C13AB">
        <w:rPr>
          <w:rFonts w:ascii="Times New Roman" w:hAnsi="Times New Roman" w:cs="Times New Roman"/>
        </w:rPr>
        <w:t xml:space="preserve">Recent work has demonstrated that FAS can survive and grow if they are protected from early life stage predators in the LILA wetlands (Barrus et al. 2023), but the </w:t>
      </w:r>
      <w:r w:rsidR="00352C50">
        <w:rPr>
          <w:rFonts w:ascii="Times New Roman" w:hAnsi="Times New Roman" w:cs="Times New Roman"/>
        </w:rPr>
        <w:t xml:space="preserve">fates of </w:t>
      </w:r>
      <w:r w:rsidR="008C13AB">
        <w:rPr>
          <w:rFonts w:ascii="Times New Roman" w:hAnsi="Times New Roman" w:cs="Times New Roman"/>
        </w:rPr>
        <w:t xml:space="preserve">small juveniles cannot be </w:t>
      </w:r>
      <w:r w:rsidR="00352C50">
        <w:rPr>
          <w:rFonts w:ascii="Times New Roman" w:hAnsi="Times New Roman" w:cs="Times New Roman"/>
        </w:rPr>
        <w:t xml:space="preserve">easily </w:t>
      </w:r>
      <w:r w:rsidR="008C13AB">
        <w:rPr>
          <w:rFonts w:ascii="Times New Roman" w:hAnsi="Times New Roman" w:cs="Times New Roman"/>
        </w:rPr>
        <w:t xml:space="preserve">tracked.  To understand the current </w:t>
      </w:r>
      <w:r w:rsidR="00352C50">
        <w:rPr>
          <w:rFonts w:ascii="Times New Roman" w:hAnsi="Times New Roman" w:cs="Times New Roman"/>
        </w:rPr>
        <w:t>juvenile conditions affecting FAS population growth</w:t>
      </w:r>
      <w:r w:rsidR="00002473">
        <w:rPr>
          <w:rFonts w:ascii="Times New Roman" w:hAnsi="Times New Roman" w:cs="Times New Roman"/>
        </w:rPr>
        <w:t>,</w:t>
      </w:r>
      <w:r w:rsidR="008C13AB">
        <w:rPr>
          <w:rFonts w:ascii="Times New Roman" w:hAnsi="Times New Roman" w:cs="Times New Roman"/>
        </w:rPr>
        <w:t xml:space="preserve"> we developed a novel approach to combine</w:t>
      </w:r>
      <w:r w:rsidR="00C55BCE" w:rsidRPr="00C55BCE">
        <w:rPr>
          <w:rFonts w:ascii="Times New Roman" w:hAnsi="Times New Roman" w:cs="Times New Roman"/>
        </w:rPr>
        <w:t xml:space="preserve"> juvenile growth and survival</w:t>
      </w:r>
      <w:r w:rsidR="004051DC">
        <w:rPr>
          <w:rFonts w:ascii="Times New Roman" w:hAnsi="Times New Roman" w:cs="Times New Roman"/>
        </w:rPr>
        <w:t xml:space="preserve"> </w:t>
      </w:r>
      <w:r w:rsidR="00352C50">
        <w:rPr>
          <w:rFonts w:ascii="Times New Roman" w:hAnsi="Times New Roman" w:cs="Times New Roman"/>
        </w:rPr>
        <w:t>founded</w:t>
      </w:r>
      <w:r w:rsidR="008C13AB">
        <w:rPr>
          <w:rFonts w:ascii="Times New Roman" w:hAnsi="Times New Roman" w:cs="Times New Roman"/>
        </w:rPr>
        <w:t xml:space="preserve"> on well-studied </w:t>
      </w:r>
      <w:r w:rsidR="00352C50">
        <w:rPr>
          <w:rFonts w:ascii="Times New Roman" w:hAnsi="Times New Roman" w:cs="Times New Roman"/>
        </w:rPr>
        <w:t xml:space="preserve">concepts of </w:t>
      </w:r>
      <w:r w:rsidR="008C13AB">
        <w:rPr>
          <w:rFonts w:ascii="Times New Roman" w:hAnsi="Times New Roman" w:cs="Times New Roman"/>
        </w:rPr>
        <w:t>size</w:t>
      </w:r>
      <w:r w:rsidR="00EF1C18">
        <w:rPr>
          <w:rFonts w:ascii="Times New Roman" w:hAnsi="Times New Roman" w:cs="Times New Roman"/>
        </w:rPr>
        <w:t>-</w:t>
      </w:r>
      <w:r w:rsidR="008C13AB">
        <w:rPr>
          <w:rFonts w:ascii="Times New Roman" w:hAnsi="Times New Roman" w:cs="Times New Roman"/>
        </w:rPr>
        <w:t xml:space="preserve">dependent </w:t>
      </w:r>
      <w:r w:rsidR="00EF1C18">
        <w:rPr>
          <w:rFonts w:ascii="Times New Roman" w:hAnsi="Times New Roman" w:cs="Times New Roman"/>
        </w:rPr>
        <w:t xml:space="preserve">predator-prey </w:t>
      </w:r>
      <w:r w:rsidR="008C13AB">
        <w:rPr>
          <w:rFonts w:ascii="Times New Roman" w:hAnsi="Times New Roman" w:cs="Times New Roman"/>
        </w:rPr>
        <w:t xml:space="preserve">interactions </w:t>
      </w:r>
      <w:r w:rsidR="00097CEC">
        <w:rPr>
          <w:rFonts w:ascii="Times New Roman" w:hAnsi="Times New Roman" w:cs="Times New Roman"/>
        </w:rPr>
        <w:fldChar w:fldCharType="begin"/>
      </w:r>
      <w:r w:rsidR="00C50D9B">
        <w:rPr>
          <w:rFonts w:ascii="Times New Roman" w:hAnsi="Times New Roman" w:cs="Times New Roman"/>
        </w:rPr>
        <w:instrText xml:space="preserve"> ADDIN ZOTERO_ITEM CSL_CITATION {"citationID":"cF9tamWG","properties":{"formattedCitation":"(Werner and Gilliam 1984; Craig {\\i{}et al.} 2006; McCoy {\\i{}et al.} 2011; Davidson {\\i{}et al.} 2024)","plainCitation":"(Werner and Gilliam 1984; Craig et al. 2006; McCoy et al. 2011; Davidson et al. 2024)","noteIndex":0},"citationItems":[{"id":331,"uris":["http://zotero.org/users/9972654/items/TIMXE88Y"],"itemData":{"id":331,"type":"article-journal","container-title":"Annual Review of Ecology and Systematics","language":"en","page":"393-425","source":"Zotero","title":"The Ontogenetic Niche and Species Interactions in Size-Structured Populations","volume":"15","author":[{"family":"Werner","given":"Earl E"},{"family":"Gilliam","given":"James F"}],"issued":{"date-parts":[["1984"]]}}},{"id":2604,"uris":["http://zotero.org/users/9972654/items/RVJ9DSK7"],"itemData":{"id":2604,"type":"article-journal","abstract":"The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A."}],"issued":{"date-parts":[["2006",9]]}}},{"id":283,"uris":["http://zotero.org/users/9972654/items/2QPBA486"],"itemData":{"id":283,"type":"article-journal","abstract":"The functional response is a critical link between consumer and resource dynamics, describing how a consumer’s feeding rate varies with prey density. Functional response models often assume homogenous prey size and size-independent feeding rates. However, variation in prey size due to ontogeny and competition is ubiquitous, and predation rates are often size dependent. Thus, functional responses that ignore prey size may not effectively predict predation rates through ontogeny or in heterogeneous populations. Here, we use short-term response-surface experiments and statistical modeling to develop and test prey size–dependent functional responses for water bugs and dragonﬂy larvae feeding on red-eyed treefrog tadpoles. We then extend these models through simulations to predict mortality through time for growing prey. Both conventional and size-dependent functional response models predicted average overall mortality in short-term mixed-cohort experiments, but only the size-dependent models accurately captured how mortality was spread across sizes. As a result, simulations that extrapolated these results through prey ontogeny showed that differences in sizespeciﬁc mortality are compounded as prey grow, causing predictions from conventional and size-dependent functional response models to diverge dramatically through time. Our results highlight the importance of incorporating prey size when modeling consumer-prey dynamics in size-structured, growing prey populations.","container-title":"The American Naturalist","issue":"6","language":"en","page":"17","source":"Zotero","title":"Predicting Predation through Prey Ontogeny Using Size-Dependent Functional Response Models","volume":"177","author":[{"family":"McCoy","given":"Michael W"},{"family":"Bolker","given":"Benjamin M"},{"family":"Warkentin","given":"Karen M"},{"family":"Vonesh","given":"James R"}],"issued":{"date-parts":[["2011",4,27]]}}},{"id":3971,"uris":["http://zotero.org/users/9972654/items/X49RRKPX"],"itemData":{"id":3971,"type":"article-journal","abstract":"Warming has broad and often nonlinear impacts on organismal physiology and traits, allowing it to impact species interactions like predation through a variety of pathways that may be difficult to predict. Predictions are commonly based on short-term experiments and models, and these studies often yield conflicting results depending on the environmental context, spatiotemporal scale, and the predator and prey species considered. Thus, the accuracy of predicted changes in interaction strength, and their importance to the broader ecosystems they take place in, remain unclear. Here, we attempted to link one such set of predictions generated using theory, modeling, and controlled experiments to patterns in the natural abundance of prey across a broad thermal gradient. To do so, we first predicted how warming would impact a stage-structured predator–prey interaction in riverine rock pools between Pantala spp. dragonfly nymph predators and Aedes atropalpus mosquito larval prey. We then described temperature variation across a set of hundreds of riverine rock pools (n = 775) and leveraged this natural gradient to look for evidence for or against our model’s predictions. Our model’s predictions suggested that warming should weaken predator control of mosquito larval prey by accelerating their development and shrinking the window of time during which aquatic dragonfly nymphs could consume them. This was consistent with data collected in rock pool ecosystems, where the negative effects of dragonfly nymph predators on mosquito larval abundance were weaker in warmer pools. Our findings provide additional evidence to substantiate our model-derived predictions while emphasizing the importance of assessing similar predictions using natural gradients of temperature whenever possible.","container-title":"Ecology","DOI":"10.1002/ecy.4213","ISSN":"0012-9658, 1939-9170","issue":"1","journalAbbreviation":"Ecology","language":"en","page":"e4213","source":"DOI.org (Crossref)","title":"Warming and top‐down control of stage‐structured prey: Linking theory to patterns in natural systems","title-short":"Warming and top‐down control of stage‐structured prey","volume":"105","author":[{"family":"Davidson","given":"Andrew T."},{"family":"Stunkle","given":"C. Ryland"},{"family":"Armstrong","given":"Joshua T."},{"family":"Hamman","given":"Elizabeth A."},{"family":"McCoy","given":"Michael W."},{"family":"Vonesh","given":"James R."}],"issued":{"date-parts":[["2024",1]]}}}],"schema":"https://github.com/citation-style-language/schema/raw/master/csl-citation.json"} </w:instrText>
      </w:r>
      <w:r w:rsidR="00097CEC">
        <w:rPr>
          <w:rFonts w:ascii="Times New Roman" w:hAnsi="Times New Roman" w:cs="Times New Roman"/>
        </w:rPr>
        <w:fldChar w:fldCharType="separate"/>
      </w:r>
      <w:r w:rsidR="00C50D9B" w:rsidRPr="00C50D9B">
        <w:rPr>
          <w:rFonts w:ascii="Times New Roman" w:hAnsi="Times New Roman" w:cs="Times New Roman"/>
          <w:kern w:val="0"/>
        </w:rPr>
        <w:t xml:space="preserve">(Werner and Gilliam 1984; Craig </w:t>
      </w:r>
      <w:r w:rsidR="00C50D9B" w:rsidRPr="003A578B">
        <w:rPr>
          <w:rFonts w:ascii="Times New Roman" w:hAnsi="Times New Roman" w:cs="Times New Roman"/>
          <w:kern w:val="0"/>
        </w:rPr>
        <w:t>et al.</w:t>
      </w:r>
      <w:r w:rsidR="00C50D9B" w:rsidRPr="00C50D9B">
        <w:rPr>
          <w:rFonts w:ascii="Times New Roman" w:hAnsi="Times New Roman" w:cs="Times New Roman"/>
          <w:kern w:val="0"/>
        </w:rPr>
        <w:t xml:space="preserve"> 2006; McCoy </w:t>
      </w:r>
      <w:r w:rsidR="00C50D9B" w:rsidRPr="003A578B">
        <w:rPr>
          <w:rFonts w:ascii="Times New Roman" w:hAnsi="Times New Roman" w:cs="Times New Roman"/>
          <w:kern w:val="0"/>
        </w:rPr>
        <w:t>et al.</w:t>
      </w:r>
      <w:r w:rsidR="00C50D9B" w:rsidRPr="00C50D9B">
        <w:rPr>
          <w:rFonts w:ascii="Times New Roman" w:hAnsi="Times New Roman" w:cs="Times New Roman"/>
          <w:kern w:val="0"/>
        </w:rPr>
        <w:t xml:space="preserve"> 2011; Davidson </w:t>
      </w:r>
      <w:r w:rsidR="00C50D9B" w:rsidRPr="003A578B">
        <w:rPr>
          <w:rFonts w:ascii="Times New Roman" w:hAnsi="Times New Roman" w:cs="Times New Roman"/>
          <w:kern w:val="0"/>
        </w:rPr>
        <w:t>et al.</w:t>
      </w:r>
      <w:r w:rsidR="00C50D9B" w:rsidRPr="00C50D9B">
        <w:rPr>
          <w:rFonts w:ascii="Times New Roman" w:hAnsi="Times New Roman" w:cs="Times New Roman"/>
          <w:kern w:val="0"/>
        </w:rPr>
        <w:t xml:space="preserve"> 2024)</w:t>
      </w:r>
      <w:r w:rsidR="00097CEC">
        <w:rPr>
          <w:rFonts w:ascii="Times New Roman" w:hAnsi="Times New Roman" w:cs="Times New Roman"/>
        </w:rPr>
        <w:fldChar w:fldCharType="end"/>
      </w:r>
      <w:r w:rsidR="008C13AB">
        <w:rPr>
          <w:rFonts w:ascii="Times New Roman" w:hAnsi="Times New Roman" w:cs="Times New Roman"/>
        </w:rPr>
        <w:t>.  We used z</w:t>
      </w:r>
      <w:r w:rsidR="00C55BCE" w:rsidRPr="00C55BCE">
        <w:rPr>
          <w:rFonts w:ascii="Times New Roman" w:hAnsi="Times New Roman" w:cs="Times New Roman"/>
        </w:rPr>
        <w:t>ero-population growth isoclines</w:t>
      </w:r>
      <w:r w:rsidR="00C20332">
        <w:rPr>
          <w:rFonts w:ascii="Times New Roman" w:hAnsi="Times New Roman" w:cs="Times New Roman"/>
        </w:rPr>
        <w:t xml:space="preserve"> </w:t>
      </w:r>
      <w:r w:rsidR="008C13AB">
        <w:rPr>
          <w:rFonts w:ascii="Times New Roman" w:hAnsi="Times New Roman" w:cs="Times New Roman"/>
        </w:rPr>
        <w:t xml:space="preserve">built from a demographic model as </w:t>
      </w:r>
      <w:r w:rsidR="00352C50">
        <w:rPr>
          <w:rFonts w:ascii="Times New Roman" w:hAnsi="Times New Roman" w:cs="Times New Roman"/>
        </w:rPr>
        <w:t xml:space="preserve">a </w:t>
      </w:r>
      <w:r w:rsidR="00E621C1">
        <w:rPr>
          <w:rFonts w:ascii="Times New Roman" w:hAnsi="Times New Roman" w:cs="Times New Roman"/>
        </w:rPr>
        <w:t xml:space="preserve">framework </w:t>
      </w:r>
      <w:r w:rsidR="00C55BCE" w:rsidRPr="00C55BCE">
        <w:rPr>
          <w:rFonts w:ascii="Times New Roman" w:hAnsi="Times New Roman" w:cs="Times New Roman"/>
        </w:rPr>
        <w:t xml:space="preserve">to visualize and interpret how </w:t>
      </w:r>
      <w:r w:rsidR="008216E4">
        <w:rPr>
          <w:rFonts w:ascii="Times New Roman" w:hAnsi="Times New Roman" w:cs="Times New Roman"/>
        </w:rPr>
        <w:t>juvenile growth and survival</w:t>
      </w:r>
      <w:r w:rsidR="00C55BCE" w:rsidRPr="00C55BCE">
        <w:rPr>
          <w:rFonts w:ascii="Times New Roman" w:hAnsi="Times New Roman" w:cs="Times New Roman"/>
        </w:rPr>
        <w:t xml:space="preserve"> interact to</w:t>
      </w:r>
      <w:r w:rsidR="00F4448A">
        <w:rPr>
          <w:rFonts w:ascii="Times New Roman" w:hAnsi="Times New Roman" w:cs="Times New Roman"/>
        </w:rPr>
        <w:t xml:space="preserve"> influence</w:t>
      </w:r>
      <w:r w:rsidR="00C55BCE" w:rsidRPr="00C55BCE">
        <w:rPr>
          <w:rFonts w:ascii="Times New Roman" w:hAnsi="Times New Roman" w:cs="Times New Roman"/>
        </w:rPr>
        <w:t xml:space="preserve"> </w:t>
      </w:r>
      <w:r w:rsidR="00616949">
        <w:rPr>
          <w:rFonts w:ascii="Times New Roman" w:hAnsi="Times New Roman" w:cs="Times New Roman"/>
        </w:rPr>
        <w:t>population growth</w:t>
      </w:r>
      <w:r w:rsidR="008C13AB">
        <w:rPr>
          <w:rFonts w:ascii="Times New Roman" w:hAnsi="Times New Roman" w:cs="Times New Roman"/>
        </w:rPr>
        <w:t>.  D</w:t>
      </w:r>
      <w:r w:rsidR="008C13AB" w:rsidRPr="00C55BCE">
        <w:rPr>
          <w:rFonts w:ascii="Times New Roman" w:hAnsi="Times New Roman" w:cs="Times New Roman"/>
        </w:rPr>
        <w:t xml:space="preserve">emographic isoclines identify combinations of juvenile </w:t>
      </w:r>
      <w:r w:rsidR="008C13AB">
        <w:rPr>
          <w:rFonts w:ascii="Times New Roman" w:hAnsi="Times New Roman" w:cs="Times New Roman"/>
        </w:rPr>
        <w:t xml:space="preserve">daily </w:t>
      </w:r>
      <w:r w:rsidR="008C13AB" w:rsidRPr="00C55BCE">
        <w:rPr>
          <w:rFonts w:ascii="Times New Roman" w:hAnsi="Times New Roman" w:cs="Times New Roman"/>
        </w:rPr>
        <w:t>survival and</w:t>
      </w:r>
      <w:r w:rsidR="008C13AB">
        <w:rPr>
          <w:rFonts w:ascii="Times New Roman" w:hAnsi="Times New Roman" w:cs="Times New Roman"/>
        </w:rPr>
        <w:t xml:space="preserve"> </w:t>
      </w:r>
      <w:r w:rsidR="008C13AB" w:rsidRPr="00C55BCE">
        <w:rPr>
          <w:rFonts w:ascii="Times New Roman" w:hAnsi="Times New Roman" w:cs="Times New Roman"/>
        </w:rPr>
        <w:t xml:space="preserve">growth rates that </w:t>
      </w:r>
      <w:r w:rsidR="008C13AB">
        <w:rPr>
          <w:rFonts w:ascii="Times New Roman" w:hAnsi="Times New Roman" w:cs="Times New Roman"/>
        </w:rPr>
        <w:t xml:space="preserve">produce increasing or decreasing </w:t>
      </w:r>
      <w:r w:rsidR="008C13AB" w:rsidRPr="00C55BCE">
        <w:rPr>
          <w:rFonts w:ascii="Times New Roman" w:hAnsi="Times New Roman" w:cs="Times New Roman"/>
        </w:rPr>
        <w:t>population</w:t>
      </w:r>
      <w:r w:rsidR="008C13AB">
        <w:rPr>
          <w:rFonts w:ascii="Times New Roman" w:hAnsi="Times New Roman" w:cs="Times New Roman"/>
        </w:rPr>
        <w:t>s assuming an unchanging adult life history</w:t>
      </w:r>
      <w:r w:rsidR="008C13AB" w:rsidRPr="00C55BCE">
        <w:rPr>
          <w:rFonts w:ascii="Times New Roman" w:hAnsi="Times New Roman" w:cs="Times New Roman"/>
        </w:rPr>
        <w:t>.</w:t>
      </w:r>
      <w:r w:rsidR="008C13AB">
        <w:rPr>
          <w:rFonts w:ascii="Times New Roman" w:hAnsi="Times New Roman" w:cs="Times New Roman"/>
        </w:rPr>
        <w:t xml:space="preserve"> Given an extensive literature examining the consequences of the interactions between juvenile growth and survival for cohort survival </w:t>
      </w:r>
      <w:r w:rsidR="008C13AB">
        <w:rPr>
          <w:rFonts w:ascii="Times New Roman" w:hAnsi="Times New Roman" w:cs="Times New Roman"/>
        </w:rPr>
        <w:fldChar w:fldCharType="begin"/>
      </w:r>
      <w:r w:rsidR="00C50D9B">
        <w:rPr>
          <w:rFonts w:ascii="Times New Roman" w:hAnsi="Times New Roman" w:cs="Times New Roman"/>
        </w:rPr>
        <w:instrText xml:space="preserve"> ADDIN ZOTERO_ITEM CSL_CITATION {"citationID":"juHBD4Bh","properties":{"formattedCitation":"(Werner and Gilliam 1984; Craig {\\i{}et al.} 2006; McCoy {\\i{}et al.} 2011; Davidson {\\i{}et al.} 2024)","plainCitation":"(Werner and Gilliam 1984; Craig et al. 2006; McCoy et al. 2011; Davidson et al. 2024)","noteIndex":0},"citationItems":[{"id":331,"uris":["http://zotero.org/users/9972654/items/TIMXE88Y"],"itemData":{"id":331,"type":"article-journal","container-title":"Annual Review of Ecology and Systematics","language":"en","page":"393-425","source":"Zotero","title":"The Ontogenetic Niche and Species Interactions in Size-Structured Populations","volume":"15","author":[{"family":"Werner","given":"Earl E"},{"family":"Gilliam","given":"James F"}],"issued":{"date-parts":[["1984"]]}}},{"id":2604,"uris":["http://zotero.org/users/9972654/items/RVJ9DSK7"],"itemData":{"id":2604,"type":"article-journal","abstract":"The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A."}],"issued":{"date-parts":[["2006",9]]}}},{"id":283,"uris":["http://zotero.org/users/9972654/items/2QPBA486"],"itemData":{"id":283,"type":"article-journal","abstract":"The functional response is a critical link between consumer and resource dynamics, describing how a consumer’s feeding rate varies with prey density. Functional response models often assume homogenous prey size and size-independent feeding rates. However, variation in prey size due to ontogeny and competition is ubiquitous, and predation rates are often size dependent. Thus, functional responses that ignore prey size may not effectively predict predation rates through ontogeny or in heterogeneous populations. Here, we use short-term response-surface experiments and statistical modeling to develop and test prey size–dependent functional responses for water bugs and dragonﬂy larvae feeding on red-eyed treefrog tadpoles. We then extend these models through simulations to predict mortality through time for growing prey. Both conventional and size-dependent functional response models predicted average overall mortality in short-term mixed-cohort experiments, but only the size-dependent models accurately captured how mortality was spread across sizes. As a result, simulations that extrapolated these results through prey ontogeny showed that differences in sizespeciﬁc mortality are compounded as prey grow, causing predictions from conventional and size-dependent functional response models to diverge dramatically through time. Our results highlight the importance of incorporating prey size when modeling consumer-prey dynamics in size-structured, growing prey populations.","container-title":"The American Naturalist","issue":"6","language":"en","page":"17","source":"Zotero","title":"Predicting Predation through Prey Ontogeny Using Size-Dependent Functional Response Models","volume":"177","author":[{"family":"McCoy","given":"Michael W"},{"family":"Bolker","given":"Benjamin M"},{"family":"Warkentin","given":"Karen M"},{"family":"Vonesh","given":"James R"}],"issued":{"date-parts":[["2011",4,27]]}}},{"id":3971,"uris":["http://zotero.org/users/9972654/items/X49RRKPX"],"itemData":{"id":3971,"type":"article-journal","abstract":"Warming has broad and often nonlinear impacts on organismal physiology and traits, allowing it to impact species interactions like predation through a variety of pathways that may be difficult to predict. Predictions are commonly based on short-term experiments and models, and these studies often yield conflicting results depending on the environmental context, spatiotemporal scale, and the predator and prey species considered. Thus, the accuracy of predicted changes in interaction strength, and their importance to the broader ecosystems they take place in, remain unclear. Here, we attempted to link one such set of predictions generated using theory, modeling, and controlled experiments to patterns in the natural abundance of prey across a broad thermal gradient. To do so, we first predicted how warming would impact a stage-structured predator–prey interaction in riverine rock pools between Pantala spp. dragonfly nymph predators and Aedes atropalpus mosquito larval prey. We then described temperature variation across a set of hundreds of riverine rock pools (n = 775) and leveraged this natural gradient to look for evidence for or against our model’s predictions. Our model’s predictions suggested that warming should weaken predator control of mosquito larval prey by accelerating their development and shrinking the window of time during which aquatic dragonfly nymphs could consume them. This was consistent with data collected in rock pool ecosystems, where the negative effects of dragonfly nymph predators on mosquito larval abundance were weaker in warmer pools. Our findings provide additional evidence to substantiate our model-derived predictions while emphasizing the importance of assessing similar predictions using natural gradients of temperature whenever possible.","container-title":"Ecology","DOI":"10.1002/ecy.4213","ISSN":"0012-9658, 1939-9170","issue":"1","journalAbbreviation":"Ecology","language":"en","page":"e4213","source":"DOI.org (Crossref)","title":"Warming and top‐down control of stage‐structured prey: Linking theory to patterns in natural systems","title-short":"Warming and top‐down control of stage‐structured prey","volume":"105","author":[{"family":"Davidson","given":"Andrew T."},{"family":"Stunkle","given":"C. Ryland"},{"family":"Armstrong","given":"Joshua T."},{"family":"Hamman","given":"Elizabeth A."},{"family":"McCoy","given":"Michael W."},{"family":"Vonesh","given":"James R."}],"issued":{"date-parts":[["2024",1]]}}}],"schema":"https://github.com/citation-style-language/schema/raw/master/csl-citation.json"} </w:instrText>
      </w:r>
      <w:r w:rsidR="008C13AB">
        <w:rPr>
          <w:rFonts w:ascii="Times New Roman" w:hAnsi="Times New Roman" w:cs="Times New Roman"/>
        </w:rPr>
        <w:fldChar w:fldCharType="separate"/>
      </w:r>
      <w:r w:rsidR="00C50D9B" w:rsidRPr="00C50D9B">
        <w:rPr>
          <w:rFonts w:ascii="Times New Roman" w:hAnsi="Times New Roman" w:cs="Times New Roman"/>
          <w:kern w:val="0"/>
        </w:rPr>
        <w:t xml:space="preserve">(Werner and Gilliam 1984; Craig </w:t>
      </w:r>
      <w:r w:rsidR="00C50D9B" w:rsidRPr="003A578B">
        <w:rPr>
          <w:rFonts w:ascii="Times New Roman" w:hAnsi="Times New Roman" w:cs="Times New Roman"/>
          <w:kern w:val="0"/>
        </w:rPr>
        <w:t>et al.</w:t>
      </w:r>
      <w:r w:rsidR="00C50D9B" w:rsidRPr="00C50D9B">
        <w:rPr>
          <w:rFonts w:ascii="Times New Roman" w:hAnsi="Times New Roman" w:cs="Times New Roman"/>
          <w:kern w:val="0"/>
        </w:rPr>
        <w:t xml:space="preserve"> 2006; McCoy </w:t>
      </w:r>
      <w:r w:rsidR="00C50D9B" w:rsidRPr="003A578B">
        <w:rPr>
          <w:rFonts w:ascii="Times New Roman" w:hAnsi="Times New Roman" w:cs="Times New Roman"/>
          <w:kern w:val="0"/>
        </w:rPr>
        <w:t>et al.</w:t>
      </w:r>
      <w:r w:rsidR="00C50D9B" w:rsidRPr="00C50D9B">
        <w:rPr>
          <w:rFonts w:ascii="Times New Roman" w:hAnsi="Times New Roman" w:cs="Times New Roman"/>
          <w:kern w:val="0"/>
        </w:rPr>
        <w:t xml:space="preserve"> 2011; Davidson </w:t>
      </w:r>
      <w:r w:rsidR="00C50D9B" w:rsidRPr="003A578B">
        <w:rPr>
          <w:rFonts w:ascii="Times New Roman" w:hAnsi="Times New Roman" w:cs="Times New Roman"/>
          <w:kern w:val="0"/>
        </w:rPr>
        <w:t>et al.</w:t>
      </w:r>
      <w:r w:rsidR="00C50D9B" w:rsidRPr="00C50D9B">
        <w:rPr>
          <w:rFonts w:ascii="Times New Roman" w:hAnsi="Times New Roman" w:cs="Times New Roman"/>
          <w:kern w:val="0"/>
        </w:rPr>
        <w:t xml:space="preserve"> 2024)</w:t>
      </w:r>
      <w:r w:rsidR="008C13AB">
        <w:rPr>
          <w:rFonts w:ascii="Times New Roman" w:hAnsi="Times New Roman" w:cs="Times New Roman"/>
        </w:rPr>
        <w:fldChar w:fldCharType="end"/>
      </w:r>
      <w:r w:rsidR="008C13AB">
        <w:rPr>
          <w:rFonts w:ascii="Times New Roman" w:hAnsi="Times New Roman" w:cs="Times New Roman"/>
        </w:rPr>
        <w:t>, a demographic isocline can be expected to have a negative slope.  A negative slop</w:t>
      </w:r>
      <w:r w:rsidR="00352C50">
        <w:rPr>
          <w:rFonts w:ascii="Times New Roman" w:hAnsi="Times New Roman" w:cs="Times New Roman"/>
        </w:rPr>
        <w:t>ing isocline</w:t>
      </w:r>
      <w:r w:rsidR="008C13AB">
        <w:rPr>
          <w:rFonts w:ascii="Times New Roman" w:hAnsi="Times New Roman" w:cs="Times New Roman"/>
        </w:rPr>
        <w:t xml:space="preserve"> indicates that higher daily growth rates </w:t>
      </w:r>
      <w:r w:rsidR="00EF1C18">
        <w:rPr>
          <w:rFonts w:ascii="Times New Roman" w:hAnsi="Times New Roman" w:cs="Times New Roman"/>
        </w:rPr>
        <w:t xml:space="preserve">(x axis of Fig. 6-1A) </w:t>
      </w:r>
      <w:r w:rsidR="008C13AB">
        <w:rPr>
          <w:rFonts w:ascii="Times New Roman" w:hAnsi="Times New Roman" w:cs="Times New Roman"/>
        </w:rPr>
        <w:t>enable small individuals to escape (i.e., pass through) vulnerable sizes more quickly, compensating for lower survival rates</w:t>
      </w:r>
      <w:r w:rsidR="00EF1C18">
        <w:rPr>
          <w:rFonts w:ascii="Times New Roman" w:hAnsi="Times New Roman" w:cs="Times New Roman"/>
        </w:rPr>
        <w:t xml:space="preserve"> (y axis in Fig. 6-1A)</w:t>
      </w:r>
      <w:r w:rsidR="008C13AB">
        <w:rPr>
          <w:rFonts w:ascii="Times New Roman" w:hAnsi="Times New Roman" w:cs="Times New Roman"/>
        </w:rPr>
        <w:t xml:space="preserve">.  </w:t>
      </w:r>
      <w:r w:rsidR="00EF1C18">
        <w:rPr>
          <w:rFonts w:ascii="Times New Roman" w:hAnsi="Times New Roman" w:cs="Times New Roman"/>
        </w:rPr>
        <w:t>Our recently</w:t>
      </w:r>
      <w:r w:rsidR="00C23D4B">
        <w:rPr>
          <w:rFonts w:ascii="Times New Roman" w:hAnsi="Times New Roman" w:cs="Times New Roman"/>
        </w:rPr>
        <w:t xml:space="preserve"> published paper</w:t>
      </w:r>
      <w:r w:rsidR="003052DA">
        <w:rPr>
          <w:rFonts w:ascii="Times New Roman" w:hAnsi="Times New Roman" w:cs="Times New Roman"/>
        </w:rPr>
        <w:t xml:space="preserve"> (Barrus et al. 2025)</w:t>
      </w:r>
      <w:r w:rsidR="00B5364B">
        <w:rPr>
          <w:rFonts w:ascii="Times New Roman" w:hAnsi="Times New Roman" w:cs="Times New Roman"/>
        </w:rPr>
        <w:t xml:space="preserve"> demonstrates</w:t>
      </w:r>
      <w:r w:rsidR="003052DA">
        <w:rPr>
          <w:rFonts w:ascii="Times New Roman" w:hAnsi="Times New Roman" w:cs="Times New Roman"/>
        </w:rPr>
        <w:t xml:space="preserve"> the conceptual utility of a demographic isocline </w:t>
      </w:r>
      <w:r w:rsidR="00634D3C">
        <w:rPr>
          <w:rFonts w:ascii="Times New Roman" w:hAnsi="Times New Roman" w:cs="Times New Roman"/>
        </w:rPr>
        <w:t>using</w:t>
      </w:r>
      <w:r w:rsidR="003052DA">
        <w:rPr>
          <w:rFonts w:ascii="Times New Roman" w:hAnsi="Times New Roman" w:cs="Times New Roman"/>
        </w:rPr>
        <w:t xml:space="preserve"> a case study of the Florida Apple Snail (hereafter FAS, </w:t>
      </w:r>
      <w:proofErr w:type="spellStart"/>
      <w:r w:rsidR="003052DA" w:rsidRPr="008206FB">
        <w:rPr>
          <w:rFonts w:ascii="Times New Roman" w:hAnsi="Times New Roman" w:cs="Times New Roman"/>
          <w:i/>
          <w:iCs/>
        </w:rPr>
        <w:t>Pomacea</w:t>
      </w:r>
      <w:proofErr w:type="spellEnd"/>
      <w:r w:rsidR="003052DA" w:rsidRPr="008206FB">
        <w:rPr>
          <w:rFonts w:ascii="Times New Roman" w:hAnsi="Times New Roman" w:cs="Times New Roman"/>
          <w:i/>
          <w:iCs/>
        </w:rPr>
        <w:t xml:space="preserve"> paludosa</w:t>
      </w:r>
      <w:r w:rsidR="003052DA">
        <w:rPr>
          <w:rFonts w:ascii="Times New Roman" w:hAnsi="Times New Roman" w:cs="Times New Roman"/>
        </w:rPr>
        <w:t xml:space="preserve">) within the Everglades.  </w:t>
      </w:r>
      <w:r w:rsidR="008C13AB">
        <w:rPr>
          <w:rFonts w:ascii="Times New Roman" w:hAnsi="Times New Roman" w:cs="Times New Roman"/>
        </w:rPr>
        <w:t>A specific model developed for FAS was used to interpret measured growth and survival rates of FAS in the field at LILA and in</w:t>
      </w:r>
      <w:r w:rsidR="00140258">
        <w:rPr>
          <w:rFonts w:ascii="Times New Roman" w:hAnsi="Times New Roman" w:cs="Times New Roman"/>
        </w:rPr>
        <w:t xml:space="preserve"> a</w:t>
      </w:r>
      <w:r w:rsidR="008C13AB">
        <w:rPr>
          <w:rFonts w:ascii="Times New Roman" w:hAnsi="Times New Roman" w:cs="Times New Roman"/>
        </w:rPr>
        <w:t xml:space="preserve"> site in western Water Conservation Area 3A. </w:t>
      </w:r>
      <w:r w:rsidR="00231C1C" w:rsidRPr="00231C1C">
        <w:rPr>
          <w:rFonts w:ascii="Times New Roman" w:hAnsi="Times New Roman" w:cs="Times New Roman"/>
        </w:rPr>
        <w:t xml:space="preserve"> </w:t>
      </w:r>
    </w:p>
    <w:p w14:paraId="686B021B" w14:textId="57C01E7C" w:rsidR="001A0FD6" w:rsidRDefault="00525ADB" w:rsidP="00C50D9B">
      <w:pPr>
        <w:spacing w:after="0" w:line="240" w:lineRule="auto"/>
        <w:ind w:firstLine="720"/>
        <w:rPr>
          <w:rFonts w:ascii="Times New Roman" w:hAnsi="Times New Roman" w:cs="Times New Roman"/>
        </w:rPr>
      </w:pPr>
      <w:r>
        <w:rPr>
          <w:rFonts w:ascii="Times New Roman" w:hAnsi="Times New Roman" w:cs="Times New Roman"/>
        </w:rPr>
        <w:t>A</w:t>
      </w:r>
      <w:r w:rsidR="004A2EB2">
        <w:rPr>
          <w:rFonts w:ascii="Times New Roman" w:hAnsi="Times New Roman" w:cs="Times New Roman"/>
        </w:rPr>
        <w:t xml:space="preserve"> </w:t>
      </w:r>
      <w:r w:rsidR="00094BF3">
        <w:rPr>
          <w:rFonts w:ascii="Times New Roman" w:hAnsi="Times New Roman" w:cs="Times New Roman"/>
        </w:rPr>
        <w:t xml:space="preserve">published </w:t>
      </w:r>
      <w:r w:rsidR="00352C50">
        <w:rPr>
          <w:rFonts w:ascii="Times New Roman" w:hAnsi="Times New Roman" w:cs="Times New Roman"/>
        </w:rPr>
        <w:t xml:space="preserve">size-indexed </w:t>
      </w:r>
      <w:r w:rsidR="00985205">
        <w:rPr>
          <w:rFonts w:ascii="Times New Roman" w:hAnsi="Times New Roman" w:cs="Times New Roman"/>
        </w:rPr>
        <w:t>demographic population</w:t>
      </w:r>
      <w:r w:rsidR="00094BF3">
        <w:rPr>
          <w:rFonts w:ascii="Times New Roman" w:hAnsi="Times New Roman" w:cs="Times New Roman"/>
        </w:rPr>
        <w:t xml:space="preserve"> model fo</w:t>
      </w:r>
      <w:r w:rsidR="00985205">
        <w:rPr>
          <w:rFonts w:ascii="Times New Roman" w:hAnsi="Times New Roman" w:cs="Times New Roman"/>
        </w:rPr>
        <w:t>r FAS</w:t>
      </w:r>
      <w:r w:rsidR="00094BF3">
        <w:rPr>
          <w:rFonts w:ascii="Times New Roman" w:hAnsi="Times New Roman" w:cs="Times New Roman"/>
        </w:rPr>
        <w:t xml:space="preserve"> (</w:t>
      </w:r>
      <w:r w:rsidR="00985205">
        <w:rPr>
          <w:rFonts w:ascii="Times New Roman" w:hAnsi="Times New Roman" w:cs="Times New Roman"/>
        </w:rPr>
        <w:t xml:space="preserve">i.e., </w:t>
      </w:r>
      <w:r w:rsidR="00094BF3">
        <w:rPr>
          <w:rFonts w:ascii="Times New Roman" w:hAnsi="Times New Roman" w:cs="Times New Roman"/>
        </w:rPr>
        <w:t>EVERSNAIL</w:t>
      </w:r>
      <w:r w:rsidR="00EF1C18">
        <w:rPr>
          <w:rFonts w:ascii="Times New Roman" w:hAnsi="Times New Roman" w:cs="Times New Roman"/>
        </w:rPr>
        <w:t>, Darby et al. 2015</w:t>
      </w:r>
      <w:r w:rsidR="00094BF3">
        <w:rPr>
          <w:rFonts w:ascii="Times New Roman" w:hAnsi="Times New Roman" w:cs="Times New Roman"/>
        </w:rPr>
        <w:t>)</w:t>
      </w:r>
      <w:r>
        <w:rPr>
          <w:rFonts w:ascii="Times New Roman" w:hAnsi="Times New Roman" w:cs="Times New Roman"/>
        </w:rPr>
        <w:t xml:space="preserve"> was adapted</w:t>
      </w:r>
      <w:r w:rsidR="00B01221">
        <w:rPr>
          <w:rFonts w:ascii="Times New Roman" w:hAnsi="Times New Roman" w:cs="Times New Roman"/>
        </w:rPr>
        <w:t xml:space="preserve"> for </w:t>
      </w:r>
      <w:r w:rsidR="00352C50">
        <w:rPr>
          <w:rFonts w:ascii="Times New Roman" w:hAnsi="Times New Roman" w:cs="Times New Roman"/>
        </w:rPr>
        <w:t xml:space="preserve">our </w:t>
      </w:r>
      <w:r w:rsidR="00352667">
        <w:rPr>
          <w:rFonts w:ascii="Times New Roman" w:hAnsi="Times New Roman" w:cs="Times New Roman"/>
        </w:rPr>
        <w:t>research purposes</w:t>
      </w:r>
      <w:r w:rsidR="00352C50">
        <w:rPr>
          <w:rFonts w:ascii="Times New Roman" w:hAnsi="Times New Roman" w:cs="Times New Roman"/>
        </w:rPr>
        <w:t>,</w:t>
      </w:r>
      <w:r>
        <w:rPr>
          <w:rFonts w:ascii="Times New Roman" w:hAnsi="Times New Roman" w:cs="Times New Roman"/>
        </w:rPr>
        <w:t xml:space="preserve"> </w:t>
      </w:r>
      <w:r w:rsidR="00352C50">
        <w:rPr>
          <w:rFonts w:ascii="Times New Roman" w:hAnsi="Times New Roman" w:cs="Times New Roman"/>
        </w:rPr>
        <w:t>though it</w:t>
      </w:r>
      <w:r w:rsidR="00985205">
        <w:rPr>
          <w:rFonts w:ascii="Times New Roman" w:hAnsi="Times New Roman" w:cs="Times New Roman"/>
        </w:rPr>
        <w:t xml:space="preserve"> was originally </w:t>
      </w:r>
      <w:r w:rsidR="00AE3019">
        <w:rPr>
          <w:rFonts w:ascii="Times New Roman" w:hAnsi="Times New Roman" w:cs="Times New Roman"/>
        </w:rPr>
        <w:t>used</w:t>
      </w:r>
      <w:r w:rsidR="00985205">
        <w:rPr>
          <w:rFonts w:ascii="Times New Roman" w:hAnsi="Times New Roman" w:cs="Times New Roman"/>
        </w:rPr>
        <w:t xml:space="preserve"> </w:t>
      </w:r>
      <w:r w:rsidR="001F2EDB">
        <w:rPr>
          <w:rFonts w:ascii="Times New Roman" w:hAnsi="Times New Roman" w:cs="Times New Roman"/>
        </w:rPr>
        <w:t xml:space="preserve">to </w:t>
      </w:r>
      <w:r w:rsidR="00985205">
        <w:rPr>
          <w:rFonts w:ascii="Times New Roman" w:hAnsi="Times New Roman" w:cs="Times New Roman"/>
        </w:rPr>
        <w:t>assess</w:t>
      </w:r>
      <w:r w:rsidR="001F2EDB">
        <w:rPr>
          <w:rFonts w:ascii="Times New Roman" w:hAnsi="Times New Roman" w:cs="Times New Roman"/>
        </w:rPr>
        <w:t xml:space="preserve"> FAS responses to</w:t>
      </w:r>
      <w:r w:rsidR="00985205">
        <w:rPr>
          <w:rFonts w:ascii="Times New Roman" w:hAnsi="Times New Roman" w:cs="Times New Roman"/>
        </w:rPr>
        <w:t xml:space="preserve"> hydrologic </w:t>
      </w:r>
      <w:r w:rsidR="001F2EDB">
        <w:rPr>
          <w:rFonts w:ascii="Times New Roman" w:hAnsi="Times New Roman" w:cs="Times New Roman"/>
        </w:rPr>
        <w:t xml:space="preserve">conditions </w:t>
      </w:r>
      <w:r w:rsidR="00B01221">
        <w:rPr>
          <w:rFonts w:ascii="Times New Roman" w:hAnsi="Times New Roman" w:cs="Times New Roman"/>
        </w:rPr>
        <w:t xml:space="preserve">across the </w:t>
      </w:r>
      <w:r w:rsidR="00C46C45">
        <w:rPr>
          <w:rFonts w:ascii="Times New Roman" w:hAnsi="Times New Roman" w:cs="Times New Roman"/>
        </w:rPr>
        <w:t xml:space="preserve">Everglades.  Using numerical </w:t>
      </w:r>
      <w:r w:rsidR="002E124F">
        <w:rPr>
          <w:rFonts w:ascii="Times New Roman" w:hAnsi="Times New Roman" w:cs="Times New Roman"/>
        </w:rPr>
        <w:t>simulations,</w:t>
      </w:r>
      <w:r w:rsidR="00C46C45">
        <w:rPr>
          <w:rFonts w:ascii="Times New Roman" w:hAnsi="Times New Roman" w:cs="Times New Roman"/>
        </w:rPr>
        <w:t xml:space="preserve"> </w:t>
      </w:r>
      <w:r w:rsidR="00352C50">
        <w:rPr>
          <w:rFonts w:ascii="Times New Roman" w:hAnsi="Times New Roman" w:cs="Times New Roman"/>
        </w:rPr>
        <w:t>we</w:t>
      </w:r>
      <w:r w:rsidR="00C46C45">
        <w:rPr>
          <w:rFonts w:ascii="Times New Roman" w:hAnsi="Times New Roman" w:cs="Times New Roman"/>
        </w:rPr>
        <w:t xml:space="preserve"> c</w:t>
      </w:r>
      <w:r w:rsidR="00352C50">
        <w:rPr>
          <w:rFonts w:ascii="Times New Roman" w:hAnsi="Times New Roman" w:cs="Times New Roman"/>
        </w:rPr>
        <w:t>onstructed</w:t>
      </w:r>
      <w:r w:rsidR="00C46C45">
        <w:rPr>
          <w:rFonts w:ascii="Times New Roman" w:hAnsi="Times New Roman" w:cs="Times New Roman"/>
        </w:rPr>
        <w:t xml:space="preserve"> a demographic isocline </w:t>
      </w:r>
      <w:r w:rsidR="005E40CB">
        <w:rPr>
          <w:rFonts w:ascii="Times New Roman" w:hAnsi="Times New Roman" w:cs="Times New Roman"/>
        </w:rPr>
        <w:t xml:space="preserve">for juvenile growth and survival under </w:t>
      </w:r>
      <w:r w:rsidR="002E124F">
        <w:rPr>
          <w:rFonts w:ascii="Times New Roman" w:hAnsi="Times New Roman" w:cs="Times New Roman"/>
        </w:rPr>
        <w:t xml:space="preserve">three </w:t>
      </w:r>
      <w:r w:rsidR="005E40CB">
        <w:rPr>
          <w:rFonts w:ascii="Times New Roman" w:hAnsi="Times New Roman" w:cs="Times New Roman"/>
        </w:rPr>
        <w:t>different hydrologic scenarios</w:t>
      </w:r>
      <w:r w:rsidR="002E124F">
        <w:rPr>
          <w:rFonts w:ascii="Times New Roman" w:hAnsi="Times New Roman" w:cs="Times New Roman"/>
        </w:rPr>
        <w:t>: one that was considered better for egg laying, one that was considered worse for egg laying, and one that was statically set at the optimal depths for egg laying</w:t>
      </w:r>
      <w:r w:rsidR="00A47954">
        <w:rPr>
          <w:rFonts w:ascii="Times New Roman" w:hAnsi="Times New Roman" w:cs="Times New Roman"/>
        </w:rPr>
        <w:t xml:space="preserve"> (</w:t>
      </w:r>
      <w:r w:rsidR="00352C50">
        <w:rPr>
          <w:rFonts w:ascii="Times New Roman" w:hAnsi="Times New Roman" w:cs="Times New Roman"/>
        </w:rPr>
        <w:t>Darby et al. 2015</w:t>
      </w:r>
      <w:r w:rsidR="002E124F">
        <w:rPr>
          <w:rFonts w:ascii="Times New Roman" w:hAnsi="Times New Roman" w:cs="Times New Roman"/>
        </w:rPr>
        <w:t>). Then,</w:t>
      </w:r>
      <w:r w:rsidR="000916EB">
        <w:rPr>
          <w:rFonts w:ascii="Times New Roman" w:hAnsi="Times New Roman" w:cs="Times New Roman"/>
        </w:rPr>
        <w:t xml:space="preserve"> </w:t>
      </w:r>
      <w:r w:rsidR="007C2F70">
        <w:rPr>
          <w:rFonts w:ascii="Times New Roman" w:hAnsi="Times New Roman" w:cs="Times New Roman"/>
        </w:rPr>
        <w:t xml:space="preserve">measured field </w:t>
      </w:r>
      <w:r w:rsidR="00EF1C18">
        <w:rPr>
          <w:rFonts w:ascii="Times New Roman" w:hAnsi="Times New Roman" w:cs="Times New Roman"/>
        </w:rPr>
        <w:t xml:space="preserve">growth and survival </w:t>
      </w:r>
      <w:r w:rsidR="007C2F70">
        <w:rPr>
          <w:rFonts w:ascii="Times New Roman" w:hAnsi="Times New Roman" w:cs="Times New Roman"/>
        </w:rPr>
        <w:t>rates</w:t>
      </w:r>
      <w:r w:rsidR="002E124F">
        <w:rPr>
          <w:rFonts w:ascii="Times New Roman" w:hAnsi="Times New Roman" w:cs="Times New Roman"/>
        </w:rPr>
        <w:t xml:space="preserve"> were </w:t>
      </w:r>
      <w:r w:rsidR="00EF1C18">
        <w:rPr>
          <w:rFonts w:ascii="Times New Roman" w:hAnsi="Times New Roman" w:cs="Times New Roman"/>
        </w:rPr>
        <w:t>interpreted using</w:t>
      </w:r>
      <w:r w:rsidR="002E124F">
        <w:rPr>
          <w:rFonts w:ascii="Times New Roman" w:hAnsi="Times New Roman" w:cs="Times New Roman"/>
        </w:rPr>
        <w:t xml:space="preserve"> the isocline</w:t>
      </w:r>
      <w:r w:rsidR="007C2F70">
        <w:rPr>
          <w:rFonts w:ascii="Times New Roman" w:hAnsi="Times New Roman" w:cs="Times New Roman"/>
        </w:rPr>
        <w:t>.  Juvenile FAS</w:t>
      </w:r>
      <w:r w:rsidR="006C47E8" w:rsidRPr="00C55BCE">
        <w:rPr>
          <w:rFonts w:ascii="Times New Roman" w:hAnsi="Times New Roman" w:cs="Times New Roman"/>
        </w:rPr>
        <w:t xml:space="preserve"> survival and growth were </w:t>
      </w:r>
      <w:r w:rsidR="007C2F70">
        <w:rPr>
          <w:rFonts w:ascii="Times New Roman" w:hAnsi="Times New Roman" w:cs="Times New Roman"/>
        </w:rPr>
        <w:t>quantified</w:t>
      </w:r>
      <w:r w:rsidR="006C47E8" w:rsidRPr="00C55BCE">
        <w:rPr>
          <w:rFonts w:ascii="Times New Roman" w:hAnsi="Times New Roman" w:cs="Times New Roman"/>
        </w:rPr>
        <w:t xml:space="preserve"> from </w:t>
      </w:r>
      <w:r w:rsidR="00352C50">
        <w:rPr>
          <w:rFonts w:ascii="Times New Roman" w:hAnsi="Times New Roman" w:cs="Times New Roman"/>
        </w:rPr>
        <w:t xml:space="preserve">the </w:t>
      </w:r>
      <w:r w:rsidR="006C47E8" w:rsidRPr="00C55BCE">
        <w:rPr>
          <w:rFonts w:ascii="Times New Roman" w:hAnsi="Times New Roman" w:cs="Times New Roman"/>
        </w:rPr>
        <w:t>two Everglades wetland</w:t>
      </w:r>
      <w:r w:rsidR="007C2F70">
        <w:rPr>
          <w:rFonts w:ascii="Times New Roman" w:hAnsi="Times New Roman" w:cs="Times New Roman"/>
        </w:rPr>
        <w:t>s</w:t>
      </w:r>
      <w:r w:rsidR="006C47E8" w:rsidRPr="00C55BCE">
        <w:rPr>
          <w:rFonts w:ascii="Times New Roman" w:hAnsi="Times New Roman" w:cs="Times New Roman"/>
        </w:rPr>
        <w:t>—</w:t>
      </w:r>
      <w:r w:rsidR="0081616C">
        <w:rPr>
          <w:rFonts w:ascii="Times New Roman" w:hAnsi="Times New Roman" w:cs="Times New Roman"/>
        </w:rPr>
        <w:t xml:space="preserve">Loxahatchee </w:t>
      </w:r>
      <w:r w:rsidR="001A0FD6">
        <w:rPr>
          <w:rFonts w:ascii="Times New Roman" w:hAnsi="Times New Roman" w:cs="Times New Roman"/>
        </w:rPr>
        <w:t>Impoundment</w:t>
      </w:r>
      <w:r w:rsidR="0081616C">
        <w:rPr>
          <w:rFonts w:ascii="Times New Roman" w:hAnsi="Times New Roman" w:cs="Times New Roman"/>
        </w:rPr>
        <w:t xml:space="preserve"> Landscape Assessment (LILA)</w:t>
      </w:r>
      <w:r w:rsidR="006C47E8" w:rsidRPr="00C55BCE">
        <w:rPr>
          <w:rFonts w:ascii="Times New Roman" w:hAnsi="Times New Roman" w:cs="Times New Roman"/>
        </w:rPr>
        <w:t xml:space="preserve"> and W</w:t>
      </w:r>
      <w:r w:rsidR="0081616C">
        <w:rPr>
          <w:rFonts w:ascii="Times New Roman" w:hAnsi="Times New Roman" w:cs="Times New Roman"/>
        </w:rPr>
        <w:t xml:space="preserve">ater Conservation Area </w:t>
      </w:r>
      <w:r w:rsidR="006C47E8" w:rsidRPr="00C55BCE">
        <w:rPr>
          <w:rFonts w:ascii="Times New Roman" w:hAnsi="Times New Roman" w:cs="Times New Roman"/>
        </w:rPr>
        <w:t>3A</w:t>
      </w:r>
      <w:r w:rsidR="0081616C">
        <w:rPr>
          <w:rFonts w:ascii="Times New Roman" w:hAnsi="Times New Roman" w:cs="Times New Roman"/>
        </w:rPr>
        <w:t xml:space="preserve"> </w:t>
      </w:r>
      <w:r w:rsidR="0081616C">
        <w:rPr>
          <w:rFonts w:ascii="Times New Roman" w:hAnsi="Times New Roman" w:cs="Times New Roman"/>
        </w:rPr>
        <w:lastRenderedPageBreak/>
        <w:t>(WCA3A</w:t>
      </w:r>
      <w:r w:rsidR="00E11C87">
        <w:rPr>
          <w:rFonts w:ascii="Times New Roman" w:hAnsi="Times New Roman" w:cs="Times New Roman"/>
        </w:rPr>
        <w:t>)</w:t>
      </w:r>
      <w:r w:rsidR="006C47E8" w:rsidRPr="00C55BCE">
        <w:rPr>
          <w:rFonts w:ascii="Times New Roman" w:hAnsi="Times New Roman" w:cs="Times New Roman"/>
        </w:rPr>
        <w:t>—</w:t>
      </w:r>
      <w:r w:rsidR="00352C50">
        <w:rPr>
          <w:rFonts w:ascii="Times New Roman" w:hAnsi="Times New Roman" w:cs="Times New Roman"/>
        </w:rPr>
        <w:t>during egg laying seasons (dry season and early wet season</w:t>
      </w:r>
      <w:r w:rsidR="007C2F70">
        <w:rPr>
          <w:rFonts w:ascii="Times New Roman" w:hAnsi="Times New Roman" w:cs="Times New Roman"/>
        </w:rPr>
        <w:t>)</w:t>
      </w:r>
      <w:r w:rsidR="006C47E8" w:rsidRPr="00C55BCE">
        <w:rPr>
          <w:rFonts w:ascii="Times New Roman" w:hAnsi="Times New Roman" w:cs="Times New Roman"/>
        </w:rPr>
        <w:t xml:space="preserve">. </w:t>
      </w:r>
      <w:r w:rsidR="00352C50">
        <w:rPr>
          <w:rFonts w:ascii="Times New Roman" w:hAnsi="Times New Roman" w:cs="Times New Roman"/>
        </w:rPr>
        <w:t>Daily s</w:t>
      </w:r>
      <w:r w:rsidR="006C47E8" w:rsidRPr="00C55BCE">
        <w:rPr>
          <w:rFonts w:ascii="Times New Roman" w:hAnsi="Times New Roman" w:cs="Times New Roman"/>
        </w:rPr>
        <w:t xml:space="preserve">urvival was </w:t>
      </w:r>
      <w:r w:rsidR="00352C50">
        <w:rPr>
          <w:rFonts w:ascii="Times New Roman" w:hAnsi="Times New Roman" w:cs="Times New Roman"/>
        </w:rPr>
        <w:t>quantified</w:t>
      </w:r>
      <w:r w:rsidR="006C47E8" w:rsidRPr="00C55BCE">
        <w:rPr>
          <w:rFonts w:ascii="Times New Roman" w:hAnsi="Times New Roman" w:cs="Times New Roman"/>
        </w:rPr>
        <w:t xml:space="preserve"> using tethering experiments, while growth was measured with in-situ mesh cages and </w:t>
      </w:r>
      <w:r w:rsidR="001F0C18">
        <w:rPr>
          <w:rFonts w:ascii="Times New Roman" w:hAnsi="Times New Roman" w:cs="Times New Roman"/>
        </w:rPr>
        <w:t xml:space="preserve">regressions for FAS growth predicted by </w:t>
      </w:r>
      <w:r w:rsidR="006C47E8" w:rsidRPr="00C55BCE">
        <w:rPr>
          <w:rFonts w:ascii="Times New Roman" w:hAnsi="Times New Roman" w:cs="Times New Roman"/>
        </w:rPr>
        <w:t xml:space="preserve">periphyton </w:t>
      </w:r>
      <w:r w:rsidR="00B90024">
        <w:rPr>
          <w:rFonts w:ascii="Times New Roman" w:hAnsi="Times New Roman" w:cs="Times New Roman"/>
        </w:rPr>
        <w:t>total phosphorus</w:t>
      </w:r>
      <w:r w:rsidR="001F0C18">
        <w:rPr>
          <w:rFonts w:ascii="Times New Roman" w:hAnsi="Times New Roman" w:cs="Times New Roman"/>
        </w:rPr>
        <w:t xml:space="preserve"> (TP)</w:t>
      </w:r>
      <w:r w:rsidR="00352C50">
        <w:rPr>
          <w:rFonts w:ascii="Times New Roman" w:hAnsi="Times New Roman" w:cs="Times New Roman"/>
        </w:rPr>
        <w:t xml:space="preserve"> concentrations (Barrus et al. 2023)</w:t>
      </w:r>
      <w:r w:rsidR="006C47E8" w:rsidRPr="00C55BCE">
        <w:rPr>
          <w:rFonts w:ascii="Times New Roman" w:hAnsi="Times New Roman" w:cs="Times New Roman"/>
        </w:rPr>
        <w:t xml:space="preserve">. </w:t>
      </w:r>
      <w:r w:rsidR="003A251E">
        <w:rPr>
          <w:rFonts w:ascii="Times New Roman" w:hAnsi="Times New Roman" w:cs="Times New Roman"/>
        </w:rPr>
        <w:t xml:space="preserve">Daily survival was also calculated within </w:t>
      </w:r>
      <w:r w:rsidR="003A251E" w:rsidRPr="003A251E">
        <w:rPr>
          <w:rFonts w:ascii="Times New Roman" w:hAnsi="Times New Roman" w:cs="Times New Roman"/>
          <w:i/>
          <w:iCs/>
        </w:rPr>
        <w:t>in situ</w:t>
      </w:r>
      <w:r w:rsidR="003A251E">
        <w:rPr>
          <w:rFonts w:ascii="Times New Roman" w:hAnsi="Times New Roman" w:cs="Times New Roman"/>
        </w:rPr>
        <w:t xml:space="preserve"> mesh cages that excluded predators. </w:t>
      </w:r>
      <w:r w:rsidR="0065581C">
        <w:rPr>
          <w:rFonts w:ascii="Times New Roman" w:hAnsi="Times New Roman" w:cs="Times New Roman"/>
        </w:rPr>
        <w:t>The isocline and t</w:t>
      </w:r>
      <w:r w:rsidR="00CA3BB9">
        <w:rPr>
          <w:rFonts w:ascii="Times New Roman" w:hAnsi="Times New Roman" w:cs="Times New Roman"/>
        </w:rPr>
        <w:t xml:space="preserve">he measured rates were plotted on rate-space graphs to assess the potential for FAS population growth. Supplementary field work was performed to </w:t>
      </w:r>
      <w:r w:rsidR="007C2F70">
        <w:rPr>
          <w:rFonts w:ascii="Times New Roman" w:hAnsi="Times New Roman" w:cs="Times New Roman"/>
        </w:rPr>
        <w:t xml:space="preserve">consider predators and </w:t>
      </w:r>
      <w:r w:rsidR="00EF1C18">
        <w:rPr>
          <w:rFonts w:ascii="Times New Roman" w:hAnsi="Times New Roman" w:cs="Times New Roman"/>
        </w:rPr>
        <w:t xml:space="preserve">other </w:t>
      </w:r>
      <w:r w:rsidR="007C2F70">
        <w:rPr>
          <w:rFonts w:ascii="Times New Roman" w:hAnsi="Times New Roman" w:cs="Times New Roman"/>
        </w:rPr>
        <w:t>conditions</w:t>
      </w:r>
      <w:r w:rsidR="00CA3BB9">
        <w:rPr>
          <w:rFonts w:ascii="Times New Roman" w:hAnsi="Times New Roman" w:cs="Times New Roman"/>
        </w:rPr>
        <w:t xml:space="preserve"> driving the observed variation in survival and growth.</w:t>
      </w:r>
    </w:p>
    <w:p w14:paraId="77B978CF" w14:textId="77777777" w:rsidR="00C50D9B" w:rsidRDefault="00C50D9B" w:rsidP="00C50D9B">
      <w:pPr>
        <w:spacing w:after="0" w:line="240" w:lineRule="auto"/>
        <w:ind w:firstLine="720"/>
        <w:rPr>
          <w:rFonts w:ascii="Times New Roman" w:hAnsi="Times New Roman" w:cs="Times New Roman"/>
        </w:rPr>
      </w:pPr>
    </w:p>
    <w:p w14:paraId="78E9EBEB" w14:textId="5F1F1FD8" w:rsidR="00C50D9B" w:rsidRPr="00C50D9B" w:rsidDel="00EF1C18" w:rsidRDefault="00C50D9B" w:rsidP="00C50D9B">
      <w:pPr>
        <w:spacing w:after="0" w:line="240" w:lineRule="auto"/>
        <w:ind w:firstLine="720"/>
        <w:rPr>
          <w:del w:id="0" w:author="Nathan Dorn" w:date="2025-08-11T15:29:00Z" w16du:dateUtc="2025-08-11T19:29:00Z"/>
          <w:rFonts w:ascii="Times New Roman" w:hAnsi="Times New Roman" w:cs="Times New Roman"/>
        </w:rPr>
      </w:pPr>
      <w:r>
        <w:rPr>
          <w:rFonts w:ascii="Times New Roman" w:hAnsi="Times New Roman" w:cs="Times New Roman"/>
          <w:vertAlign w:val="superscript"/>
        </w:rPr>
        <w:t>1</w:t>
      </w:r>
      <w:r>
        <w:rPr>
          <w:rFonts w:ascii="Times New Roman" w:hAnsi="Times New Roman" w:cs="Times New Roman"/>
        </w:rPr>
        <w:t xml:space="preserve">Florida International University, North Miami, </w:t>
      </w:r>
      <w:proofErr w:type="spellStart"/>
      <w:r>
        <w:rPr>
          <w:rFonts w:ascii="Times New Roman" w:hAnsi="Times New Roman" w:cs="Times New Roman"/>
        </w:rPr>
        <w:t>Florida</w:t>
      </w:r>
    </w:p>
    <w:p w14:paraId="2D50DAEB" w14:textId="1A7CD6C8" w:rsidR="00261789" w:rsidRPr="006814A1" w:rsidRDefault="00261789" w:rsidP="006814A1">
      <w:pPr>
        <w:spacing w:before="240" w:after="240" w:line="240" w:lineRule="auto"/>
        <w:rPr>
          <w:rFonts w:ascii="Verdana" w:hAnsi="Verdana" w:cs="Times New Roman"/>
          <w:b/>
          <w:bCs/>
          <w:sz w:val="22"/>
          <w:szCs w:val="22"/>
        </w:rPr>
      </w:pPr>
      <w:r w:rsidRPr="006814A1">
        <w:rPr>
          <w:rFonts w:ascii="Verdana" w:hAnsi="Verdana" w:cs="Times New Roman"/>
          <w:b/>
          <w:bCs/>
          <w:sz w:val="22"/>
          <w:szCs w:val="22"/>
        </w:rPr>
        <w:t>Major</w:t>
      </w:r>
      <w:proofErr w:type="spellEnd"/>
      <w:r w:rsidRPr="006814A1">
        <w:rPr>
          <w:rFonts w:ascii="Verdana" w:hAnsi="Verdana" w:cs="Times New Roman"/>
          <w:b/>
          <w:bCs/>
          <w:sz w:val="22"/>
          <w:szCs w:val="22"/>
        </w:rPr>
        <w:t xml:space="preserve"> Results</w:t>
      </w:r>
    </w:p>
    <w:p w14:paraId="716E5F4E" w14:textId="64221AB3" w:rsidR="001A0FD6" w:rsidRDefault="006850ED" w:rsidP="00C50D9B">
      <w:pPr>
        <w:spacing w:after="0" w:line="240" w:lineRule="auto"/>
        <w:ind w:firstLine="720"/>
        <w:rPr>
          <w:rFonts w:ascii="Times New Roman" w:hAnsi="Times New Roman" w:cs="Times New Roman"/>
        </w:rPr>
      </w:pPr>
      <w:r w:rsidRPr="00C55BCE">
        <w:rPr>
          <w:rFonts w:ascii="Times New Roman" w:hAnsi="Times New Roman" w:cs="Times New Roman"/>
        </w:rPr>
        <w:t>The model outputs revealed the expected negative slope of the isocline: populations with slower juvenile growth require higher survival to persist, and vice versa</w:t>
      </w:r>
      <w:r w:rsidR="007C2F70">
        <w:rPr>
          <w:rFonts w:ascii="Times New Roman" w:hAnsi="Times New Roman" w:cs="Times New Roman"/>
        </w:rPr>
        <w:t xml:space="preserve"> (Figure 1</w:t>
      </w:r>
      <w:r w:rsidR="00867380">
        <w:rPr>
          <w:rFonts w:ascii="Times New Roman" w:hAnsi="Times New Roman" w:cs="Times New Roman"/>
        </w:rPr>
        <w:t>A</w:t>
      </w:r>
      <w:r w:rsidR="007C2F70">
        <w:rPr>
          <w:rFonts w:ascii="Times New Roman" w:hAnsi="Times New Roman" w:cs="Times New Roman"/>
        </w:rPr>
        <w:t>)</w:t>
      </w:r>
      <w:r w:rsidRPr="00C55BCE">
        <w:rPr>
          <w:rFonts w:ascii="Times New Roman" w:hAnsi="Times New Roman" w:cs="Times New Roman"/>
        </w:rPr>
        <w:t>.</w:t>
      </w:r>
      <w:r w:rsidR="0047785F">
        <w:rPr>
          <w:rFonts w:ascii="Times New Roman" w:hAnsi="Times New Roman" w:cs="Times New Roman"/>
        </w:rPr>
        <w:t xml:space="preserve"> Hydrologic </w:t>
      </w:r>
      <w:r w:rsidR="007E0FA8">
        <w:rPr>
          <w:rFonts w:ascii="Times New Roman" w:hAnsi="Times New Roman" w:cs="Times New Roman"/>
        </w:rPr>
        <w:t xml:space="preserve">conditions that improved egg laying </w:t>
      </w:r>
      <w:proofErr w:type="gramStart"/>
      <w:r w:rsidR="007E0FA8">
        <w:rPr>
          <w:rFonts w:ascii="Times New Roman" w:hAnsi="Times New Roman" w:cs="Times New Roman"/>
        </w:rPr>
        <w:t>rates</w:t>
      </w:r>
      <w:r w:rsidR="006F6516">
        <w:rPr>
          <w:rFonts w:ascii="Times New Roman" w:hAnsi="Times New Roman" w:cs="Times New Roman"/>
        </w:rPr>
        <w:t>,</w:t>
      </w:r>
      <w:proofErr w:type="gramEnd"/>
      <w:r w:rsidR="006F6516">
        <w:rPr>
          <w:rFonts w:ascii="Times New Roman" w:hAnsi="Times New Roman" w:cs="Times New Roman"/>
        </w:rPr>
        <w:t xml:space="preserve"> </w:t>
      </w:r>
      <w:r w:rsidR="00BC61A3">
        <w:rPr>
          <w:rFonts w:ascii="Times New Roman" w:hAnsi="Times New Roman" w:cs="Times New Roman"/>
        </w:rPr>
        <w:t>shifted the isocline to become more negative effectively</w:t>
      </w:r>
      <w:r w:rsidR="007E0FA8">
        <w:rPr>
          <w:rFonts w:ascii="Times New Roman" w:hAnsi="Times New Roman" w:cs="Times New Roman"/>
        </w:rPr>
        <w:t xml:space="preserve"> </w:t>
      </w:r>
      <w:r w:rsidR="000240BD">
        <w:rPr>
          <w:rFonts w:ascii="Times New Roman" w:hAnsi="Times New Roman" w:cs="Times New Roman"/>
        </w:rPr>
        <w:t>increas</w:t>
      </w:r>
      <w:r w:rsidR="00BC61A3">
        <w:rPr>
          <w:rFonts w:ascii="Times New Roman" w:hAnsi="Times New Roman" w:cs="Times New Roman"/>
        </w:rPr>
        <w:t>ing</w:t>
      </w:r>
      <w:r w:rsidR="007E0FA8">
        <w:rPr>
          <w:rFonts w:ascii="Times New Roman" w:hAnsi="Times New Roman" w:cs="Times New Roman"/>
        </w:rPr>
        <w:t xml:space="preserve"> the survival and growth rate space </w:t>
      </w:r>
      <w:r w:rsidR="00EE097A">
        <w:rPr>
          <w:rFonts w:ascii="Times New Roman" w:hAnsi="Times New Roman" w:cs="Times New Roman"/>
        </w:rPr>
        <w:t xml:space="preserve">that </w:t>
      </w:r>
      <w:r w:rsidR="005B4870">
        <w:rPr>
          <w:rFonts w:ascii="Times New Roman" w:hAnsi="Times New Roman" w:cs="Times New Roman"/>
        </w:rPr>
        <w:t>resulted in FAS populations</w:t>
      </w:r>
      <w:r w:rsidR="006E4EE0">
        <w:rPr>
          <w:rFonts w:ascii="Times New Roman" w:hAnsi="Times New Roman" w:cs="Times New Roman"/>
        </w:rPr>
        <w:t xml:space="preserve"> at replacement</w:t>
      </w:r>
      <w:r w:rsidR="005B4870">
        <w:rPr>
          <w:rFonts w:ascii="Times New Roman" w:hAnsi="Times New Roman" w:cs="Times New Roman"/>
        </w:rPr>
        <w:t xml:space="preserve"> (λ</w:t>
      </w:r>
      <w:r w:rsidR="007C2F70">
        <w:rPr>
          <w:rFonts w:ascii="Times New Roman" w:hAnsi="Times New Roman" w:cs="Times New Roman"/>
        </w:rPr>
        <w:t xml:space="preserve"> </w:t>
      </w:r>
      <w:r w:rsidR="006E4EE0">
        <w:rPr>
          <w:rFonts w:ascii="Times New Roman" w:hAnsi="Times New Roman" w:cs="Times New Roman"/>
        </w:rPr>
        <w:t>=</w:t>
      </w:r>
      <w:r w:rsidR="007C2F70">
        <w:rPr>
          <w:rFonts w:ascii="Times New Roman" w:hAnsi="Times New Roman" w:cs="Times New Roman"/>
        </w:rPr>
        <w:t xml:space="preserve"> </w:t>
      </w:r>
      <w:r w:rsidR="005B4870">
        <w:rPr>
          <w:rFonts w:ascii="Times New Roman" w:hAnsi="Times New Roman" w:cs="Times New Roman"/>
        </w:rPr>
        <w:t>1</w:t>
      </w:r>
      <w:r w:rsidR="006E4EE0">
        <w:rPr>
          <w:rFonts w:ascii="Times New Roman" w:hAnsi="Times New Roman" w:cs="Times New Roman"/>
        </w:rPr>
        <w:t>) or that resulted in growing FAS populations (λ &gt; 1).</w:t>
      </w:r>
    </w:p>
    <w:p w14:paraId="01FCF9E2" w14:textId="77777777" w:rsidR="003A251E" w:rsidRDefault="003A251E" w:rsidP="00C50D9B">
      <w:pPr>
        <w:spacing w:after="0" w:line="240" w:lineRule="auto"/>
        <w:ind w:firstLine="720"/>
        <w:rPr>
          <w:rFonts w:ascii="Times New Roman" w:hAnsi="Times New Roman" w:cs="Times New Roman"/>
        </w:rPr>
      </w:pPr>
    </w:p>
    <w:p w14:paraId="7CB80814" w14:textId="1369E225" w:rsidR="003A251E" w:rsidRDefault="00491E4E" w:rsidP="003A251E">
      <w:pPr>
        <w:spacing w:after="0" w:line="240" w:lineRule="auto"/>
        <w:rPr>
          <w:rFonts w:ascii="Times New Roman" w:hAnsi="Times New Roman" w:cs="Times New Roman"/>
        </w:rPr>
      </w:pPr>
      <w:r>
        <w:rPr>
          <w:rFonts w:ascii="Times New Roman" w:hAnsi="Times New Roman" w:cs="Times New Roman"/>
          <w:noProof/>
        </w:rPr>
        <w:drawing>
          <wp:inline distT="0" distB="0" distL="0" distR="0" wp14:anchorId="6E3B03D4" wp14:editId="574199AA">
            <wp:extent cx="6004560" cy="2601976"/>
            <wp:effectExtent l="0" t="0" r="0" b="8255"/>
            <wp:docPr id="9882458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45868" name="Picture 2"/>
                    <pic:cNvPicPr/>
                  </pic:nvPicPr>
                  <pic:blipFill>
                    <a:blip r:embed="rId5">
                      <a:extLst>
                        <a:ext uri="{28A0092B-C50C-407E-A947-70E740481C1C}">
                          <a14:useLocalDpi xmlns:a14="http://schemas.microsoft.com/office/drawing/2010/main" val="0"/>
                        </a:ext>
                      </a:extLst>
                    </a:blip>
                    <a:srcRect t="11481" b="11481"/>
                    <a:stretch>
                      <a:fillRect/>
                    </a:stretch>
                  </pic:blipFill>
                  <pic:spPr bwMode="auto">
                    <a:xfrm>
                      <a:off x="0" y="0"/>
                      <a:ext cx="6006166" cy="2602672"/>
                    </a:xfrm>
                    <a:prstGeom prst="rect">
                      <a:avLst/>
                    </a:prstGeom>
                    <a:ln>
                      <a:noFill/>
                    </a:ln>
                    <a:extLst>
                      <a:ext uri="{53640926-AAD7-44D8-BBD7-CCE9431645EC}">
                        <a14:shadowObscured xmlns:a14="http://schemas.microsoft.com/office/drawing/2010/main"/>
                      </a:ext>
                    </a:extLst>
                  </pic:spPr>
                </pic:pic>
              </a:graphicData>
            </a:graphic>
          </wp:inline>
        </w:drawing>
      </w:r>
    </w:p>
    <w:p w14:paraId="108DEB2C" w14:textId="464F352B" w:rsidR="003A251E" w:rsidRDefault="00577CDC" w:rsidP="00577CDC">
      <w:pPr>
        <w:spacing w:after="0" w:line="240" w:lineRule="auto"/>
        <w:ind w:firstLine="720"/>
        <w:jc w:val="center"/>
        <w:rPr>
          <w:rFonts w:ascii="Times New Roman" w:hAnsi="Times New Roman" w:cs="Times New Roman"/>
        </w:rPr>
      </w:pPr>
      <w:r w:rsidRPr="00577CDC">
        <w:rPr>
          <w:rFonts w:ascii="Times New Roman" w:hAnsi="Times New Roman" w:cs="Times New Roman"/>
          <w:b/>
          <w:bCs/>
        </w:rPr>
        <w:t>Figure 6-1</w:t>
      </w:r>
      <w:r>
        <w:rPr>
          <w:rFonts w:ascii="Times New Roman" w:hAnsi="Times New Roman" w:cs="Times New Roman"/>
        </w:rPr>
        <w:t xml:space="preserve">. A) the juvenile survival and growth rate space graph with three demographic isoclines (i.e., </w:t>
      </w:r>
      <w:r w:rsidR="00346CE1">
        <w:rPr>
          <w:rFonts w:ascii="Times New Roman" w:hAnsi="Times New Roman" w:cs="Times New Roman"/>
        </w:rPr>
        <w:t xml:space="preserve">negative sloping </w:t>
      </w:r>
      <w:r>
        <w:rPr>
          <w:rFonts w:ascii="Times New Roman" w:hAnsi="Times New Roman" w:cs="Times New Roman"/>
        </w:rPr>
        <w:t xml:space="preserve">lines). The black isocline was created using the </w:t>
      </w:r>
      <w:r w:rsidR="00E70D4F">
        <w:rPr>
          <w:rFonts w:ascii="Times New Roman" w:hAnsi="Times New Roman" w:cs="Times New Roman"/>
        </w:rPr>
        <w:t xml:space="preserve">worse hydrologic conditions for egg laying, the dark grey isocline was created using the better hydrologic conditions for egg laying, and the light grey isocline was created using hydrologic conditions that were statically set at the best possible depth for egg laying.  The points are the measured juvenile survival and growth in the wetlands in LILA (circles) and two sites in Water Conservation Area 3A (triangle was site 2 and square is site 3). Points colored brown were measured in the dry season, points colored blue were measured in the wet season, and points colored green are the weighted averages of the dry and wet season. B) Bar graph depicting the counts of the different tethering remain artifacts. Crushed remains are represented in blue, Empty Shells are represented in purple, and shells missing from the tether are represented in brown. Experimental work and diet analyses linked these artefacts to different predators as shown in </w:t>
      </w:r>
      <w:r w:rsidR="00090A3A">
        <w:rPr>
          <w:rFonts w:ascii="Times New Roman" w:hAnsi="Times New Roman" w:cs="Times New Roman"/>
        </w:rPr>
        <w:t>parentheses</w:t>
      </w:r>
      <w:r w:rsidR="00E70D4F">
        <w:rPr>
          <w:rFonts w:ascii="Times New Roman" w:hAnsi="Times New Roman" w:cs="Times New Roman"/>
        </w:rPr>
        <w:t xml:space="preserve"> in the legend.  C) Bar graph depicting the changes in predator abundance between </w:t>
      </w:r>
      <w:r w:rsidR="004904EE">
        <w:rPr>
          <w:rFonts w:ascii="Times New Roman" w:hAnsi="Times New Roman" w:cs="Times New Roman"/>
        </w:rPr>
        <w:t>seasons</w:t>
      </w:r>
      <w:r w:rsidR="00E70D4F">
        <w:rPr>
          <w:rFonts w:ascii="Times New Roman" w:hAnsi="Times New Roman" w:cs="Times New Roman"/>
        </w:rPr>
        <w:t>. Crayfish</w:t>
      </w:r>
      <w:r w:rsidR="00986D68">
        <w:rPr>
          <w:rFonts w:ascii="Times New Roman" w:hAnsi="Times New Roman" w:cs="Times New Roman"/>
        </w:rPr>
        <w:t xml:space="preserve"> (</w:t>
      </w:r>
      <w:r w:rsidR="00986D68" w:rsidRPr="00986D68">
        <w:rPr>
          <w:rFonts w:ascii="Times New Roman" w:hAnsi="Times New Roman" w:cs="Times New Roman"/>
          <w:i/>
          <w:iCs/>
        </w:rPr>
        <w:t>Procambarus fa</w:t>
      </w:r>
      <w:r w:rsidR="007E0E73">
        <w:rPr>
          <w:rFonts w:ascii="Times New Roman" w:hAnsi="Times New Roman" w:cs="Times New Roman"/>
          <w:i/>
          <w:iCs/>
        </w:rPr>
        <w:t>l</w:t>
      </w:r>
      <w:r w:rsidR="00986D68" w:rsidRPr="00986D68">
        <w:rPr>
          <w:rFonts w:ascii="Times New Roman" w:hAnsi="Times New Roman" w:cs="Times New Roman"/>
          <w:i/>
          <w:iCs/>
        </w:rPr>
        <w:t>lax</w:t>
      </w:r>
      <w:r w:rsidR="00986D68">
        <w:rPr>
          <w:rFonts w:ascii="Times New Roman" w:hAnsi="Times New Roman" w:cs="Times New Roman"/>
        </w:rPr>
        <w:t>)</w:t>
      </w:r>
      <w:r w:rsidR="00E70D4F">
        <w:rPr>
          <w:rFonts w:ascii="Times New Roman" w:hAnsi="Times New Roman" w:cs="Times New Roman"/>
        </w:rPr>
        <w:t xml:space="preserve"> are represented in blue, </w:t>
      </w:r>
      <w:r w:rsidR="007E0E73">
        <w:rPr>
          <w:rFonts w:ascii="Times New Roman" w:hAnsi="Times New Roman" w:cs="Times New Roman"/>
        </w:rPr>
        <w:t>g</w:t>
      </w:r>
      <w:r w:rsidR="00E70D4F">
        <w:rPr>
          <w:rFonts w:ascii="Times New Roman" w:hAnsi="Times New Roman" w:cs="Times New Roman"/>
        </w:rPr>
        <w:t xml:space="preserve">iant </w:t>
      </w:r>
      <w:r w:rsidR="007E0E73">
        <w:rPr>
          <w:rFonts w:ascii="Times New Roman" w:hAnsi="Times New Roman" w:cs="Times New Roman"/>
        </w:rPr>
        <w:t>w</w:t>
      </w:r>
      <w:r w:rsidR="00E70D4F">
        <w:rPr>
          <w:rFonts w:ascii="Times New Roman" w:hAnsi="Times New Roman" w:cs="Times New Roman"/>
        </w:rPr>
        <w:t xml:space="preserve">ater </w:t>
      </w:r>
      <w:r w:rsidR="007E0E73">
        <w:rPr>
          <w:rFonts w:ascii="Times New Roman" w:hAnsi="Times New Roman" w:cs="Times New Roman"/>
        </w:rPr>
        <w:t>b</w:t>
      </w:r>
      <w:r w:rsidR="00E70D4F">
        <w:rPr>
          <w:rFonts w:ascii="Times New Roman" w:hAnsi="Times New Roman" w:cs="Times New Roman"/>
        </w:rPr>
        <w:t>ugs</w:t>
      </w:r>
      <w:r w:rsidR="007E0E73">
        <w:rPr>
          <w:rFonts w:ascii="Times New Roman" w:hAnsi="Times New Roman" w:cs="Times New Roman"/>
        </w:rPr>
        <w:t xml:space="preserve"> (</w:t>
      </w:r>
      <w:proofErr w:type="spellStart"/>
      <w:r w:rsidR="007E0E73" w:rsidRPr="007E0E73">
        <w:rPr>
          <w:rFonts w:ascii="Times New Roman" w:hAnsi="Times New Roman" w:cs="Times New Roman"/>
          <w:i/>
          <w:iCs/>
        </w:rPr>
        <w:t>Belastoma</w:t>
      </w:r>
      <w:proofErr w:type="spellEnd"/>
      <w:r w:rsidR="007E0E73" w:rsidRPr="007E0E73">
        <w:rPr>
          <w:rFonts w:ascii="Times New Roman" w:hAnsi="Times New Roman" w:cs="Times New Roman"/>
          <w:i/>
          <w:iCs/>
        </w:rPr>
        <w:t xml:space="preserve"> </w:t>
      </w:r>
      <w:proofErr w:type="spellStart"/>
      <w:r w:rsidR="00B25FCF" w:rsidRPr="00B25FCF">
        <w:rPr>
          <w:rFonts w:ascii="Times New Roman" w:hAnsi="Times New Roman" w:cs="Times New Roman"/>
          <w:i/>
          <w:iCs/>
        </w:rPr>
        <w:lastRenderedPageBreak/>
        <w:t>lutarium</w:t>
      </w:r>
      <w:proofErr w:type="spellEnd"/>
      <w:r w:rsidR="007E0E73">
        <w:rPr>
          <w:rFonts w:ascii="Times New Roman" w:hAnsi="Times New Roman" w:cs="Times New Roman"/>
        </w:rPr>
        <w:t>)</w:t>
      </w:r>
      <w:r w:rsidR="00E70D4F">
        <w:rPr>
          <w:rFonts w:ascii="Times New Roman" w:hAnsi="Times New Roman" w:cs="Times New Roman"/>
        </w:rPr>
        <w:t xml:space="preserve"> are represented in purple, and greater sirens</w:t>
      </w:r>
      <w:r w:rsidR="007E0E73">
        <w:rPr>
          <w:rFonts w:ascii="Times New Roman" w:hAnsi="Times New Roman" w:cs="Times New Roman"/>
        </w:rPr>
        <w:t xml:space="preserve"> (</w:t>
      </w:r>
      <w:r w:rsidR="00B25FCF" w:rsidRPr="00B25FCF">
        <w:rPr>
          <w:rFonts w:ascii="Times New Roman" w:hAnsi="Times New Roman" w:cs="Times New Roman"/>
          <w:i/>
          <w:iCs/>
        </w:rPr>
        <w:t xml:space="preserve">Siren </w:t>
      </w:r>
      <w:proofErr w:type="spellStart"/>
      <w:r w:rsidR="00B25FCF" w:rsidRPr="00B25FCF">
        <w:rPr>
          <w:rFonts w:ascii="Times New Roman" w:hAnsi="Times New Roman" w:cs="Times New Roman"/>
          <w:i/>
          <w:iCs/>
        </w:rPr>
        <w:t>lacertina</w:t>
      </w:r>
      <w:proofErr w:type="spellEnd"/>
      <w:r w:rsidR="00B25FCF">
        <w:rPr>
          <w:rFonts w:ascii="Times New Roman" w:hAnsi="Times New Roman" w:cs="Times New Roman"/>
        </w:rPr>
        <w:t>)</w:t>
      </w:r>
      <w:r w:rsidR="00E70D4F">
        <w:rPr>
          <w:rFonts w:ascii="Times New Roman" w:hAnsi="Times New Roman" w:cs="Times New Roman"/>
        </w:rPr>
        <w:t xml:space="preserve"> are represented in brown. The colors </w:t>
      </w:r>
      <w:r w:rsidR="0037372E">
        <w:rPr>
          <w:rFonts w:ascii="Times New Roman" w:hAnsi="Times New Roman" w:cs="Times New Roman"/>
        </w:rPr>
        <w:t>for each predator match their corresponding artifact.</w:t>
      </w:r>
    </w:p>
    <w:p w14:paraId="3B3CB01E" w14:textId="77777777" w:rsidR="00E70D4F" w:rsidRDefault="00E70D4F" w:rsidP="00577CDC">
      <w:pPr>
        <w:spacing w:after="0" w:line="240" w:lineRule="auto"/>
        <w:ind w:firstLine="720"/>
        <w:jc w:val="center"/>
        <w:rPr>
          <w:rFonts w:ascii="Times New Roman" w:hAnsi="Times New Roman" w:cs="Times New Roman"/>
        </w:rPr>
      </w:pPr>
    </w:p>
    <w:p w14:paraId="252B1D56" w14:textId="0420C570" w:rsidR="00C55BCE" w:rsidRDefault="006C47E8" w:rsidP="00C50D9B">
      <w:pPr>
        <w:spacing w:after="0" w:line="240" w:lineRule="auto"/>
        <w:rPr>
          <w:rFonts w:ascii="Times New Roman" w:hAnsi="Times New Roman" w:cs="Times New Roman"/>
        </w:rPr>
      </w:pPr>
      <w:r w:rsidRPr="00C55BCE">
        <w:rPr>
          <w:rFonts w:ascii="Times New Roman" w:hAnsi="Times New Roman" w:cs="Times New Roman"/>
        </w:rPr>
        <w:t xml:space="preserve">Juvenile survival and growth </w:t>
      </w:r>
      <w:r w:rsidR="007C2F70">
        <w:rPr>
          <w:rFonts w:ascii="Times New Roman" w:hAnsi="Times New Roman" w:cs="Times New Roman"/>
        </w:rPr>
        <w:t xml:space="preserve">rates </w:t>
      </w:r>
      <w:r w:rsidRPr="00C55BCE">
        <w:rPr>
          <w:rFonts w:ascii="Times New Roman" w:hAnsi="Times New Roman" w:cs="Times New Roman"/>
        </w:rPr>
        <w:t xml:space="preserve">were consistently lower during the </w:t>
      </w:r>
      <w:r w:rsidR="007C2F70">
        <w:rPr>
          <w:rFonts w:ascii="Times New Roman" w:hAnsi="Times New Roman" w:cs="Times New Roman"/>
        </w:rPr>
        <w:t xml:space="preserve">spring </w:t>
      </w:r>
      <w:r w:rsidRPr="00C55BCE">
        <w:rPr>
          <w:rFonts w:ascii="Times New Roman" w:hAnsi="Times New Roman" w:cs="Times New Roman"/>
        </w:rPr>
        <w:t xml:space="preserve">dry season, when most </w:t>
      </w:r>
      <w:r w:rsidR="007C2F70">
        <w:rPr>
          <w:rFonts w:ascii="Times New Roman" w:hAnsi="Times New Roman" w:cs="Times New Roman"/>
        </w:rPr>
        <w:t>egg laying and hatching</w:t>
      </w:r>
      <w:r w:rsidRPr="00C55BCE">
        <w:rPr>
          <w:rFonts w:ascii="Times New Roman" w:hAnsi="Times New Roman" w:cs="Times New Roman"/>
        </w:rPr>
        <w:t xml:space="preserve"> occurs. Consequently,</w:t>
      </w:r>
      <w:r w:rsidR="002962F4">
        <w:rPr>
          <w:rFonts w:ascii="Times New Roman" w:hAnsi="Times New Roman" w:cs="Times New Roman"/>
        </w:rPr>
        <w:t xml:space="preserve"> </w:t>
      </w:r>
      <w:r w:rsidRPr="00C55BCE">
        <w:rPr>
          <w:rFonts w:ascii="Times New Roman" w:hAnsi="Times New Roman" w:cs="Times New Roman"/>
        </w:rPr>
        <w:t xml:space="preserve">parameter combinations </w:t>
      </w:r>
      <w:r w:rsidR="002962F4">
        <w:rPr>
          <w:rFonts w:ascii="Times New Roman" w:hAnsi="Times New Roman" w:cs="Times New Roman"/>
        </w:rPr>
        <w:t xml:space="preserve">measured at </w:t>
      </w:r>
      <w:r w:rsidR="004A2EED">
        <w:rPr>
          <w:rFonts w:ascii="Times New Roman" w:hAnsi="Times New Roman" w:cs="Times New Roman"/>
        </w:rPr>
        <w:t>the</w:t>
      </w:r>
      <w:r w:rsidR="002962F4">
        <w:rPr>
          <w:rFonts w:ascii="Times New Roman" w:hAnsi="Times New Roman" w:cs="Times New Roman"/>
        </w:rPr>
        <w:t xml:space="preserve"> sites </w:t>
      </w:r>
      <w:r w:rsidRPr="00C55BCE">
        <w:rPr>
          <w:rFonts w:ascii="Times New Roman" w:hAnsi="Times New Roman" w:cs="Times New Roman"/>
        </w:rPr>
        <w:t>during</w:t>
      </w:r>
      <w:r w:rsidR="00EA0E03">
        <w:rPr>
          <w:rFonts w:ascii="Times New Roman" w:hAnsi="Times New Roman" w:cs="Times New Roman"/>
        </w:rPr>
        <w:t xml:space="preserve"> the dry season</w:t>
      </w:r>
      <w:r w:rsidRPr="00C55BCE">
        <w:rPr>
          <w:rFonts w:ascii="Times New Roman" w:hAnsi="Times New Roman" w:cs="Times New Roman"/>
        </w:rPr>
        <w:t xml:space="preserve"> fell below the isocline, predicting population decline</w:t>
      </w:r>
      <w:r w:rsidR="0037372E">
        <w:rPr>
          <w:rFonts w:ascii="Times New Roman" w:hAnsi="Times New Roman" w:cs="Times New Roman"/>
        </w:rPr>
        <w:t xml:space="preserve"> (Figure </w:t>
      </w:r>
      <w:ins w:id="1" w:author="Nathan Dorn" w:date="2025-08-11T15:30:00Z" w16du:dateUtc="2025-08-11T19:30:00Z">
        <w:r w:rsidR="00EF1C18">
          <w:rPr>
            <w:rFonts w:ascii="Times New Roman" w:hAnsi="Times New Roman" w:cs="Times New Roman"/>
          </w:rPr>
          <w:t>6-</w:t>
        </w:r>
      </w:ins>
      <w:r w:rsidR="0037372E">
        <w:rPr>
          <w:rFonts w:ascii="Times New Roman" w:hAnsi="Times New Roman" w:cs="Times New Roman"/>
        </w:rPr>
        <w:t>1A)</w:t>
      </w:r>
      <w:r w:rsidRPr="00C55BCE">
        <w:rPr>
          <w:rFonts w:ascii="Times New Roman" w:hAnsi="Times New Roman" w:cs="Times New Roman"/>
        </w:rPr>
        <w:t>.</w:t>
      </w:r>
      <w:r w:rsidR="008B31C6">
        <w:rPr>
          <w:rFonts w:ascii="Times New Roman" w:hAnsi="Times New Roman" w:cs="Times New Roman"/>
        </w:rPr>
        <w:t xml:space="preserve">  </w:t>
      </w:r>
      <w:r w:rsidR="00F2023A" w:rsidRPr="00C55BCE">
        <w:rPr>
          <w:rFonts w:ascii="Times New Roman" w:hAnsi="Times New Roman" w:cs="Times New Roman"/>
        </w:rPr>
        <w:t xml:space="preserve">By contrast, wet season conditions were more favorable, with higher growth and survival rates moving the </w:t>
      </w:r>
      <w:del w:id="2" w:author="Nathan Dorn" w:date="2025-08-11T15:30:00Z" w16du:dateUtc="2025-08-11T19:30:00Z">
        <w:r w:rsidR="00F2023A" w:rsidRPr="00C55BCE" w:rsidDel="00EF1C18">
          <w:rPr>
            <w:rFonts w:ascii="Times New Roman" w:hAnsi="Times New Roman" w:cs="Times New Roman"/>
          </w:rPr>
          <w:delText>demographic parameters</w:delText>
        </w:r>
      </w:del>
      <w:ins w:id="3" w:author="Nathan Dorn" w:date="2025-08-11T15:30:00Z" w16du:dateUtc="2025-08-11T19:30:00Z">
        <w:r w:rsidR="00EF1C18">
          <w:rPr>
            <w:rFonts w:ascii="Times New Roman" w:hAnsi="Times New Roman" w:cs="Times New Roman"/>
          </w:rPr>
          <w:t>rates</w:t>
        </w:r>
      </w:ins>
      <w:r w:rsidR="00F2023A" w:rsidRPr="00C55BCE">
        <w:rPr>
          <w:rFonts w:ascii="Times New Roman" w:hAnsi="Times New Roman" w:cs="Times New Roman"/>
        </w:rPr>
        <w:t xml:space="preserve"> closer to or even </w:t>
      </w:r>
      <w:del w:id="4" w:author="Nathan Dorn" w:date="2025-08-11T15:30:00Z" w16du:dateUtc="2025-08-11T19:30:00Z">
        <w:r w:rsidR="00F2023A" w:rsidRPr="00C55BCE" w:rsidDel="00EF1C18">
          <w:rPr>
            <w:rFonts w:ascii="Times New Roman" w:hAnsi="Times New Roman" w:cs="Times New Roman"/>
          </w:rPr>
          <w:delText xml:space="preserve">beyond </w:delText>
        </w:r>
      </w:del>
      <w:ins w:id="5" w:author="Nathan Dorn" w:date="2025-08-11T15:30:00Z" w16du:dateUtc="2025-08-11T19:30:00Z">
        <w:r w:rsidR="00EF1C18">
          <w:rPr>
            <w:rFonts w:ascii="Times New Roman" w:hAnsi="Times New Roman" w:cs="Times New Roman"/>
          </w:rPr>
          <w:t xml:space="preserve">above </w:t>
        </w:r>
      </w:ins>
      <w:r w:rsidR="00F2023A" w:rsidRPr="00C55BCE">
        <w:rPr>
          <w:rFonts w:ascii="Times New Roman" w:hAnsi="Times New Roman" w:cs="Times New Roman"/>
        </w:rPr>
        <w:t xml:space="preserve">the isocline </w:t>
      </w:r>
      <w:del w:id="6" w:author="Nathan Dorn" w:date="2025-08-11T15:30:00Z" w16du:dateUtc="2025-08-11T19:30:00Z">
        <w:r w:rsidR="00F2023A" w:rsidRPr="00C55BCE" w:rsidDel="00EF1C18">
          <w:rPr>
            <w:rFonts w:ascii="Times New Roman" w:hAnsi="Times New Roman" w:cs="Times New Roman"/>
          </w:rPr>
          <w:delText>in some instances</w:delText>
        </w:r>
        <w:r w:rsidR="0037372E" w:rsidDel="00EF1C18">
          <w:rPr>
            <w:rFonts w:ascii="Times New Roman" w:hAnsi="Times New Roman" w:cs="Times New Roman"/>
          </w:rPr>
          <w:delText xml:space="preserve"> </w:delText>
        </w:r>
      </w:del>
      <w:r w:rsidR="0037372E">
        <w:rPr>
          <w:rFonts w:ascii="Times New Roman" w:hAnsi="Times New Roman" w:cs="Times New Roman"/>
        </w:rPr>
        <w:t xml:space="preserve">(Figure </w:t>
      </w:r>
      <w:ins w:id="7" w:author="Nathan Dorn" w:date="2025-08-11T15:30:00Z" w16du:dateUtc="2025-08-11T19:30:00Z">
        <w:r w:rsidR="00EF1C18">
          <w:rPr>
            <w:rFonts w:ascii="Times New Roman" w:hAnsi="Times New Roman" w:cs="Times New Roman"/>
          </w:rPr>
          <w:t>6-</w:t>
        </w:r>
      </w:ins>
      <w:r w:rsidR="0037372E">
        <w:rPr>
          <w:rFonts w:ascii="Times New Roman" w:hAnsi="Times New Roman" w:cs="Times New Roman"/>
        </w:rPr>
        <w:t>1A)</w:t>
      </w:r>
      <w:r w:rsidR="00F2023A" w:rsidRPr="00C55BCE">
        <w:rPr>
          <w:rFonts w:ascii="Times New Roman" w:hAnsi="Times New Roman" w:cs="Times New Roman"/>
        </w:rPr>
        <w:t xml:space="preserve">. </w:t>
      </w:r>
      <w:r w:rsidR="007C2F70">
        <w:rPr>
          <w:rFonts w:ascii="Times New Roman" w:hAnsi="Times New Roman" w:cs="Times New Roman"/>
        </w:rPr>
        <w:t xml:space="preserve"> W</w:t>
      </w:r>
      <w:r w:rsidR="00F2023A" w:rsidRPr="00C55BCE">
        <w:rPr>
          <w:rFonts w:ascii="Times New Roman" w:hAnsi="Times New Roman" w:cs="Times New Roman"/>
        </w:rPr>
        <w:t xml:space="preserve">hen rates were weighted by seasonal egg-laying proportions (~70% dry season, ~30% wet), </w:t>
      </w:r>
      <w:r w:rsidR="007C2F70">
        <w:rPr>
          <w:rFonts w:ascii="Times New Roman" w:hAnsi="Times New Roman" w:cs="Times New Roman"/>
        </w:rPr>
        <w:t xml:space="preserve">the average conditions at </w:t>
      </w:r>
      <w:r w:rsidR="00F2023A" w:rsidRPr="00C55BCE">
        <w:rPr>
          <w:rFonts w:ascii="Times New Roman" w:hAnsi="Times New Roman" w:cs="Times New Roman"/>
        </w:rPr>
        <w:t>both sites predicted net population decline</w:t>
      </w:r>
      <w:r w:rsidR="007C2F70">
        <w:rPr>
          <w:rFonts w:ascii="Times New Roman" w:hAnsi="Times New Roman" w:cs="Times New Roman"/>
        </w:rPr>
        <w:t>;</w:t>
      </w:r>
      <w:r w:rsidR="00F2023A" w:rsidRPr="00C55BCE">
        <w:rPr>
          <w:rFonts w:ascii="Times New Roman" w:hAnsi="Times New Roman" w:cs="Times New Roman"/>
        </w:rPr>
        <w:t xml:space="preserve"> wit</w:t>
      </w:r>
      <w:r w:rsidR="007C2F70">
        <w:rPr>
          <w:rFonts w:ascii="Times New Roman" w:hAnsi="Times New Roman" w:cs="Times New Roman"/>
        </w:rPr>
        <w:t xml:space="preserve">h the rates in </w:t>
      </w:r>
      <w:r w:rsidR="00F2023A" w:rsidRPr="00C55BCE">
        <w:rPr>
          <w:rFonts w:ascii="Times New Roman" w:hAnsi="Times New Roman" w:cs="Times New Roman"/>
        </w:rPr>
        <w:t>WCA3A only marginally overlapping the isocline</w:t>
      </w:r>
      <w:r w:rsidR="006F3885">
        <w:rPr>
          <w:rFonts w:ascii="Times New Roman" w:hAnsi="Times New Roman" w:cs="Times New Roman"/>
        </w:rPr>
        <w:t>s</w:t>
      </w:r>
      <w:r w:rsidR="007C2F70">
        <w:rPr>
          <w:rFonts w:ascii="Times New Roman" w:hAnsi="Times New Roman" w:cs="Times New Roman"/>
        </w:rPr>
        <w:t xml:space="preserve"> when hydrologic conditions were good for egg laying</w:t>
      </w:r>
      <w:r w:rsidR="0037372E">
        <w:rPr>
          <w:rFonts w:ascii="Times New Roman" w:hAnsi="Times New Roman" w:cs="Times New Roman"/>
        </w:rPr>
        <w:t>. Juvenile survival and growth rates measured in predator free mesh cages fell above the isocline, resulting in a weighted average condition predicting an increasing population (Figure 1A).</w:t>
      </w:r>
    </w:p>
    <w:p w14:paraId="6A757580" w14:textId="797B1D56" w:rsidR="002E124F" w:rsidRPr="00C55BCE" w:rsidRDefault="002E124F" w:rsidP="00C50D9B">
      <w:pPr>
        <w:spacing w:after="0" w:line="240" w:lineRule="auto"/>
        <w:rPr>
          <w:rFonts w:ascii="Times New Roman" w:hAnsi="Times New Roman" w:cs="Times New Roman"/>
        </w:rPr>
      </w:pPr>
      <w:r>
        <w:rPr>
          <w:rFonts w:ascii="Times New Roman" w:hAnsi="Times New Roman" w:cs="Times New Roman"/>
        </w:rPr>
        <w:tab/>
        <w:t xml:space="preserve">We used the remains found on tethers and predator abundance surveys to understand </w:t>
      </w:r>
      <w:ins w:id="8" w:author="Nathan Dorn" w:date="2025-08-11T15:31:00Z" w16du:dateUtc="2025-08-11T19:31:00Z">
        <w:r w:rsidR="00EF1C18">
          <w:rPr>
            <w:rFonts w:ascii="Times New Roman" w:hAnsi="Times New Roman" w:cs="Times New Roman"/>
          </w:rPr>
          <w:t xml:space="preserve">what predators affected </w:t>
        </w:r>
      </w:ins>
      <w:del w:id="9" w:author="Nathan Dorn" w:date="2025-08-11T15:31:00Z" w16du:dateUtc="2025-08-11T19:31:00Z">
        <w:r w:rsidDel="00EF1C18">
          <w:rPr>
            <w:rFonts w:ascii="Times New Roman" w:hAnsi="Times New Roman" w:cs="Times New Roman"/>
          </w:rPr>
          <w:delText xml:space="preserve">what drove </w:delText>
        </w:r>
      </w:del>
      <w:r>
        <w:rPr>
          <w:rFonts w:ascii="Times New Roman" w:hAnsi="Times New Roman" w:cs="Times New Roman"/>
        </w:rPr>
        <w:t xml:space="preserve">survival of FAS across seasons. </w:t>
      </w:r>
      <w:moveToRangeStart w:id="10" w:author="Nathan Dorn" w:date="2025-08-11T15:31:00Z" w:name="move205818729"/>
      <w:moveTo w:id="11" w:author="Nathan Dorn" w:date="2025-08-11T15:31:00Z" w16du:dateUtc="2025-08-11T19:31:00Z">
        <w:r w:rsidR="00EF1C18">
          <w:rPr>
            <w:rFonts w:ascii="Times New Roman" w:hAnsi="Times New Roman" w:cs="Times New Roman"/>
          </w:rPr>
          <w:t xml:space="preserve">The remains found from the tethers were linked to the different predators by experimentation and stomach content analyses, and every predator declined in abundance from the dry to the wet season.  </w:t>
        </w:r>
      </w:moveTo>
      <w:moveToRangeEnd w:id="10"/>
      <w:r>
        <w:rPr>
          <w:rFonts w:ascii="Times New Roman" w:hAnsi="Times New Roman" w:cs="Times New Roman"/>
        </w:rPr>
        <w:t>We found that most of the tethering art</w:t>
      </w:r>
      <w:r w:rsidR="0037372E">
        <w:rPr>
          <w:rFonts w:ascii="Times New Roman" w:hAnsi="Times New Roman" w:cs="Times New Roman"/>
        </w:rPr>
        <w:t>i</w:t>
      </w:r>
      <w:r>
        <w:rPr>
          <w:rFonts w:ascii="Times New Roman" w:hAnsi="Times New Roman" w:cs="Times New Roman"/>
        </w:rPr>
        <w:t>facts were either empty</w:t>
      </w:r>
      <w:ins w:id="12" w:author="Nathan Dorn" w:date="2025-08-11T15:31:00Z" w16du:dateUtc="2025-08-11T19:31:00Z">
        <w:r w:rsidR="00EF1C18">
          <w:rPr>
            <w:rFonts w:ascii="Times New Roman" w:hAnsi="Times New Roman" w:cs="Times New Roman"/>
          </w:rPr>
          <w:t xml:space="preserve"> (bug predation)</w:t>
        </w:r>
      </w:ins>
      <w:r>
        <w:rPr>
          <w:rFonts w:ascii="Times New Roman" w:hAnsi="Times New Roman" w:cs="Times New Roman"/>
        </w:rPr>
        <w:t xml:space="preserve"> or missing </w:t>
      </w:r>
      <w:ins w:id="13" w:author="Nathan Dorn" w:date="2025-08-11T15:31:00Z" w16du:dateUtc="2025-08-11T19:31:00Z">
        <w:r w:rsidR="00EF1C18">
          <w:rPr>
            <w:rFonts w:ascii="Times New Roman" w:hAnsi="Times New Roman" w:cs="Times New Roman"/>
          </w:rPr>
          <w:t xml:space="preserve">(vertebrates) </w:t>
        </w:r>
      </w:ins>
      <w:r>
        <w:rPr>
          <w:rFonts w:ascii="Times New Roman" w:hAnsi="Times New Roman" w:cs="Times New Roman"/>
        </w:rPr>
        <w:t>and that all artifacts declined from the dry to the wet season</w:t>
      </w:r>
      <w:r w:rsidR="00577CDC">
        <w:rPr>
          <w:rFonts w:ascii="Times New Roman" w:hAnsi="Times New Roman" w:cs="Times New Roman"/>
        </w:rPr>
        <w:t xml:space="preserve"> (Figure 1B)</w:t>
      </w:r>
      <w:r>
        <w:rPr>
          <w:rFonts w:ascii="Times New Roman" w:hAnsi="Times New Roman" w:cs="Times New Roman"/>
        </w:rPr>
        <w:t>. The decline was most dramatic for the empty and missing artefacts</w:t>
      </w:r>
      <w:r w:rsidR="00577CDC">
        <w:rPr>
          <w:rFonts w:ascii="Times New Roman" w:hAnsi="Times New Roman" w:cs="Times New Roman"/>
        </w:rPr>
        <w:t xml:space="preserve"> (Figure 1B)</w:t>
      </w:r>
      <w:r>
        <w:rPr>
          <w:rFonts w:ascii="Times New Roman" w:hAnsi="Times New Roman" w:cs="Times New Roman"/>
        </w:rPr>
        <w:t>.</w:t>
      </w:r>
      <w:r w:rsidRPr="002E124F">
        <w:rPr>
          <w:rFonts w:ascii="Times New Roman" w:hAnsi="Times New Roman" w:cs="Times New Roman"/>
        </w:rPr>
        <w:t xml:space="preserve"> </w:t>
      </w:r>
      <w:moveFromRangeStart w:id="14" w:author="Nathan Dorn" w:date="2025-08-11T15:31:00Z" w:name="move205818729"/>
      <w:moveFrom w:id="15" w:author="Nathan Dorn" w:date="2025-08-11T15:31:00Z" w16du:dateUtc="2025-08-11T19:31:00Z">
        <w:r w:rsidDel="00EF1C18">
          <w:rPr>
            <w:rFonts w:ascii="Times New Roman" w:hAnsi="Times New Roman" w:cs="Times New Roman"/>
          </w:rPr>
          <w:t>The remains found from the tethers were linked to the different predators by experimentation and stomach content</w:t>
        </w:r>
        <w:r w:rsidR="00543D40" w:rsidDel="00EF1C18">
          <w:rPr>
            <w:rFonts w:ascii="Times New Roman" w:hAnsi="Times New Roman" w:cs="Times New Roman"/>
          </w:rPr>
          <w:t xml:space="preserve"> analyses</w:t>
        </w:r>
        <w:r w:rsidDel="00EF1C18">
          <w:rPr>
            <w:rFonts w:ascii="Times New Roman" w:hAnsi="Times New Roman" w:cs="Times New Roman"/>
          </w:rPr>
          <w:t xml:space="preserve">, and </w:t>
        </w:r>
        <w:r w:rsidR="00577CDC" w:rsidDel="00EF1C18">
          <w:rPr>
            <w:rFonts w:ascii="Times New Roman" w:hAnsi="Times New Roman" w:cs="Times New Roman"/>
          </w:rPr>
          <w:t xml:space="preserve">every predator declined in abundance from the dry to the wet season.  </w:t>
        </w:r>
      </w:moveFrom>
      <w:moveFromRangeEnd w:id="14"/>
      <w:r w:rsidR="00577CDC">
        <w:rPr>
          <w:rFonts w:ascii="Times New Roman" w:hAnsi="Times New Roman" w:cs="Times New Roman"/>
        </w:rPr>
        <w:t>Notably, giant water bugs had lower abundances relative to the other predators but were responsible for the most predation of FAS in the dry season.  Greater Sirens were also likely an important predator of juvenile FAS.</w:t>
      </w:r>
    </w:p>
    <w:p w14:paraId="02113C32" w14:textId="3B790164" w:rsidR="00C55BCE" w:rsidRPr="006814A1" w:rsidRDefault="00D37768" w:rsidP="006814A1">
      <w:pPr>
        <w:spacing w:before="240" w:after="240" w:line="240" w:lineRule="auto"/>
        <w:rPr>
          <w:rFonts w:ascii="Verdana" w:hAnsi="Verdana" w:cs="Times New Roman"/>
          <w:b/>
          <w:bCs/>
          <w:sz w:val="22"/>
          <w:szCs w:val="22"/>
        </w:rPr>
      </w:pPr>
      <w:r w:rsidRPr="006814A1">
        <w:rPr>
          <w:rFonts w:ascii="Verdana" w:hAnsi="Verdana" w:cs="Times New Roman"/>
          <w:b/>
          <w:bCs/>
          <w:sz w:val="22"/>
          <w:szCs w:val="22"/>
        </w:rPr>
        <w:t>Relevance to Water Management</w:t>
      </w:r>
    </w:p>
    <w:p w14:paraId="7E3A6A51" w14:textId="08538B8B" w:rsidR="001A0375" w:rsidRDefault="002749BF" w:rsidP="00C50D9B">
      <w:pPr>
        <w:spacing w:after="0" w:line="240" w:lineRule="auto"/>
        <w:ind w:firstLine="720"/>
        <w:rPr>
          <w:rFonts w:ascii="Times New Roman" w:hAnsi="Times New Roman" w:cs="Times New Roman"/>
        </w:rPr>
      </w:pPr>
      <w:r>
        <w:rPr>
          <w:rFonts w:ascii="Times New Roman" w:hAnsi="Times New Roman" w:cs="Times New Roman"/>
        </w:rPr>
        <w:t>Accordin</w:t>
      </w:r>
      <w:r w:rsidR="009228C0">
        <w:rPr>
          <w:rFonts w:ascii="Times New Roman" w:hAnsi="Times New Roman" w:cs="Times New Roman"/>
        </w:rPr>
        <w:t xml:space="preserve">g </w:t>
      </w:r>
      <w:r>
        <w:rPr>
          <w:rFonts w:ascii="Times New Roman" w:hAnsi="Times New Roman" w:cs="Times New Roman"/>
        </w:rPr>
        <w:t xml:space="preserve">to the </w:t>
      </w:r>
      <w:r w:rsidR="00616446">
        <w:rPr>
          <w:rFonts w:ascii="Times New Roman" w:hAnsi="Times New Roman" w:cs="Times New Roman"/>
        </w:rPr>
        <w:t>Ecosystem</w:t>
      </w:r>
      <w:r>
        <w:rPr>
          <w:rFonts w:ascii="Times New Roman" w:hAnsi="Times New Roman" w:cs="Times New Roman"/>
        </w:rPr>
        <w:t xml:space="preserve"> Based </w:t>
      </w:r>
      <w:r w:rsidR="00616446">
        <w:rPr>
          <w:rFonts w:ascii="Times New Roman" w:hAnsi="Times New Roman" w:cs="Times New Roman"/>
        </w:rPr>
        <w:t>Management</w:t>
      </w:r>
      <w:r>
        <w:rPr>
          <w:rFonts w:ascii="Times New Roman" w:hAnsi="Times New Roman" w:cs="Times New Roman"/>
        </w:rPr>
        <w:t xml:space="preserve"> (EBM) Multi-Species </w:t>
      </w:r>
      <w:r w:rsidR="00616446">
        <w:rPr>
          <w:rFonts w:ascii="Times New Roman" w:hAnsi="Times New Roman" w:cs="Times New Roman"/>
        </w:rPr>
        <w:t>Transition</w:t>
      </w:r>
      <w:r>
        <w:rPr>
          <w:rFonts w:ascii="Times New Roman" w:hAnsi="Times New Roman" w:cs="Times New Roman"/>
        </w:rPr>
        <w:t xml:space="preserve"> Strategy for WCA3A and COP BO performance and assessment metrics from the United States Fish and Wildlife Service, tar</w:t>
      </w:r>
      <w:r w:rsidR="00A13338">
        <w:rPr>
          <w:rFonts w:ascii="Times New Roman" w:hAnsi="Times New Roman" w:cs="Times New Roman"/>
        </w:rPr>
        <w:t>ge</w:t>
      </w:r>
      <w:r>
        <w:rPr>
          <w:rFonts w:ascii="Times New Roman" w:hAnsi="Times New Roman" w:cs="Times New Roman"/>
        </w:rPr>
        <w:t>ted hydro</w:t>
      </w:r>
      <w:r w:rsidR="00A13338">
        <w:rPr>
          <w:rFonts w:ascii="Times New Roman" w:hAnsi="Times New Roman" w:cs="Times New Roman"/>
        </w:rPr>
        <w:t>-</w:t>
      </w:r>
      <w:r>
        <w:rPr>
          <w:rFonts w:ascii="Times New Roman" w:hAnsi="Times New Roman" w:cs="Times New Roman"/>
        </w:rPr>
        <w:t>pattern</w:t>
      </w:r>
      <w:r w:rsidR="00A13338">
        <w:rPr>
          <w:rFonts w:ascii="Times New Roman" w:hAnsi="Times New Roman" w:cs="Times New Roman"/>
        </w:rPr>
        <w:t>s</w:t>
      </w:r>
      <w:r>
        <w:rPr>
          <w:rFonts w:ascii="Times New Roman" w:hAnsi="Times New Roman" w:cs="Times New Roman"/>
        </w:rPr>
        <w:t xml:space="preserve"> within the Everglades should maximize the number of days between water depths of </w:t>
      </w:r>
      <w:r w:rsidR="009228C0">
        <w:rPr>
          <w:rFonts w:ascii="Times New Roman" w:hAnsi="Times New Roman" w:cs="Times New Roman"/>
        </w:rPr>
        <w:t>20-50 cm from March 1</w:t>
      </w:r>
      <w:r w:rsidR="009228C0" w:rsidRPr="009228C0">
        <w:rPr>
          <w:rFonts w:ascii="Times New Roman" w:hAnsi="Times New Roman" w:cs="Times New Roman"/>
          <w:vertAlign w:val="superscript"/>
        </w:rPr>
        <w:t>st</w:t>
      </w:r>
      <w:r w:rsidR="009228C0">
        <w:rPr>
          <w:rFonts w:ascii="Times New Roman" w:hAnsi="Times New Roman" w:cs="Times New Roman"/>
        </w:rPr>
        <w:t xml:space="preserve"> to June 30</w:t>
      </w:r>
      <w:r w:rsidR="009228C0" w:rsidRPr="009228C0">
        <w:rPr>
          <w:rFonts w:ascii="Times New Roman" w:hAnsi="Times New Roman" w:cs="Times New Roman"/>
          <w:vertAlign w:val="superscript"/>
        </w:rPr>
        <w:t>th</w:t>
      </w:r>
      <w:r w:rsidR="009228C0">
        <w:rPr>
          <w:rFonts w:ascii="Times New Roman" w:hAnsi="Times New Roman" w:cs="Times New Roman"/>
        </w:rPr>
        <w:t xml:space="preserve"> </w:t>
      </w:r>
      <w:r w:rsidR="00A13338">
        <w:rPr>
          <w:rFonts w:ascii="Times New Roman" w:hAnsi="Times New Roman" w:cs="Times New Roman"/>
        </w:rPr>
        <w:t>to</w:t>
      </w:r>
      <w:r w:rsidR="009228C0">
        <w:rPr>
          <w:rFonts w:ascii="Times New Roman" w:hAnsi="Times New Roman" w:cs="Times New Roman"/>
        </w:rPr>
        <w:t xml:space="preserve"> maximize egg laying rates of FAS</w:t>
      </w:r>
      <w:r w:rsidR="001E6DE7">
        <w:rPr>
          <w:rFonts w:ascii="Times New Roman" w:hAnsi="Times New Roman" w:cs="Times New Roman"/>
        </w:rPr>
        <w:t xml:space="preserve"> </w:t>
      </w:r>
      <w:r w:rsidR="001E6DE7">
        <w:rPr>
          <w:rFonts w:ascii="Times New Roman" w:hAnsi="Times New Roman" w:cs="Times New Roman"/>
        </w:rPr>
        <w:fldChar w:fldCharType="begin"/>
      </w:r>
      <w:r w:rsidR="001E6DE7">
        <w:rPr>
          <w:rFonts w:ascii="Times New Roman" w:hAnsi="Times New Roman" w:cs="Times New Roman"/>
        </w:rPr>
        <w:instrText xml:space="preserve"> ADDIN ZOTERO_ITEM CSL_CITATION {"citationID":"L9BSjqTw","properties":{"formattedCitation":"(USFWS 2020)","plainCitation":"(USFWS 2020)","noteIndex":0},"citationItems":[{"id":4330,"uris":["http://zotero.org/users/9972654/items/WR64WB6C"],"itemData":{"id":4330,"type":"document","publisher":"U.S. Fish and Wildlife Service","title":"Ecosystem Based Management (EBM) Multi-Species Transition strategy (MSTS) for WCA-3A and COP BO Performance Measures and Assessment Metrics","author":[{"family":"USFWS","given":""}],"issued":{"date-parts":[["2020",5]]}}}],"schema":"https://github.com/citation-style-language/schema/raw/master/csl-citation.json"} </w:instrText>
      </w:r>
      <w:r w:rsidR="001E6DE7">
        <w:rPr>
          <w:rFonts w:ascii="Times New Roman" w:hAnsi="Times New Roman" w:cs="Times New Roman"/>
        </w:rPr>
        <w:fldChar w:fldCharType="separate"/>
      </w:r>
      <w:r w:rsidR="00C50D9B" w:rsidRPr="00C50D9B">
        <w:rPr>
          <w:rFonts w:ascii="Times New Roman" w:hAnsi="Times New Roman" w:cs="Times New Roman"/>
        </w:rPr>
        <w:t>(USFWS 2020)</w:t>
      </w:r>
      <w:r w:rsidR="001E6DE7">
        <w:rPr>
          <w:rFonts w:ascii="Times New Roman" w:hAnsi="Times New Roman" w:cs="Times New Roman"/>
        </w:rPr>
        <w:fldChar w:fldCharType="end"/>
      </w:r>
      <w:r w:rsidR="009228C0">
        <w:rPr>
          <w:rFonts w:ascii="Times New Roman" w:hAnsi="Times New Roman" w:cs="Times New Roman"/>
        </w:rPr>
        <w:t>.</w:t>
      </w:r>
      <w:r w:rsidR="00A13338">
        <w:rPr>
          <w:rFonts w:ascii="Times New Roman" w:hAnsi="Times New Roman" w:cs="Times New Roman"/>
        </w:rPr>
        <w:t xml:space="preserve"> </w:t>
      </w:r>
      <w:r w:rsidR="007C2F70">
        <w:rPr>
          <w:rFonts w:ascii="Times New Roman" w:hAnsi="Times New Roman" w:cs="Times New Roman"/>
        </w:rPr>
        <w:t xml:space="preserve">But the measured juvenile rates, interpreted using the isocline, </w:t>
      </w:r>
      <w:r w:rsidR="00A13338">
        <w:rPr>
          <w:rFonts w:ascii="Times New Roman" w:hAnsi="Times New Roman" w:cs="Times New Roman"/>
        </w:rPr>
        <w:t>indicate</w:t>
      </w:r>
      <w:r w:rsidR="00483046">
        <w:rPr>
          <w:rFonts w:ascii="Times New Roman" w:hAnsi="Times New Roman" w:cs="Times New Roman"/>
        </w:rPr>
        <w:t>d</w:t>
      </w:r>
      <w:r w:rsidR="00A13338">
        <w:rPr>
          <w:rFonts w:ascii="Times New Roman" w:hAnsi="Times New Roman" w:cs="Times New Roman"/>
        </w:rPr>
        <w:t xml:space="preserve"> that improving </w:t>
      </w:r>
      <w:r w:rsidR="00D74799">
        <w:rPr>
          <w:rFonts w:ascii="Times New Roman" w:hAnsi="Times New Roman" w:cs="Times New Roman"/>
        </w:rPr>
        <w:t xml:space="preserve">hydrologic conditions for </w:t>
      </w:r>
      <w:r w:rsidR="00A13338">
        <w:rPr>
          <w:rFonts w:ascii="Times New Roman" w:hAnsi="Times New Roman" w:cs="Times New Roman"/>
        </w:rPr>
        <w:t xml:space="preserve">egg laying can </w:t>
      </w:r>
      <w:r w:rsidR="007C2F70">
        <w:rPr>
          <w:rFonts w:ascii="Times New Roman" w:hAnsi="Times New Roman" w:cs="Times New Roman"/>
        </w:rPr>
        <w:t>only</w:t>
      </w:r>
      <w:r w:rsidR="00A13338">
        <w:rPr>
          <w:rFonts w:ascii="Times New Roman" w:hAnsi="Times New Roman" w:cs="Times New Roman"/>
        </w:rPr>
        <w:t xml:space="preserve"> maintain the</w:t>
      </w:r>
      <w:r w:rsidR="00552396">
        <w:rPr>
          <w:rFonts w:ascii="Times New Roman" w:hAnsi="Times New Roman" w:cs="Times New Roman"/>
        </w:rPr>
        <w:t xml:space="preserve"> already small populations of </w:t>
      </w:r>
      <w:r w:rsidR="00483046">
        <w:rPr>
          <w:rFonts w:ascii="Times New Roman" w:hAnsi="Times New Roman" w:cs="Times New Roman"/>
        </w:rPr>
        <w:t xml:space="preserve">FAS. </w:t>
      </w:r>
      <w:r w:rsidR="009228C0">
        <w:rPr>
          <w:rFonts w:ascii="Times New Roman" w:hAnsi="Times New Roman" w:cs="Times New Roman"/>
        </w:rPr>
        <w:t xml:space="preserve"> </w:t>
      </w:r>
      <w:r w:rsidR="00C61CBA">
        <w:rPr>
          <w:rFonts w:ascii="Times New Roman" w:hAnsi="Times New Roman" w:cs="Times New Roman"/>
        </w:rPr>
        <w:t>Future research that could lead to</w:t>
      </w:r>
      <w:r w:rsidR="007D74EA">
        <w:rPr>
          <w:rFonts w:ascii="Times New Roman" w:hAnsi="Times New Roman" w:cs="Times New Roman"/>
        </w:rPr>
        <w:t xml:space="preserve"> </w:t>
      </w:r>
      <w:r w:rsidR="008740AE">
        <w:rPr>
          <w:rFonts w:ascii="Times New Roman" w:hAnsi="Times New Roman" w:cs="Times New Roman"/>
        </w:rPr>
        <w:t xml:space="preserve">more </w:t>
      </w:r>
      <w:r w:rsidR="007D74EA">
        <w:rPr>
          <w:rFonts w:ascii="Times New Roman" w:hAnsi="Times New Roman" w:cs="Times New Roman"/>
        </w:rPr>
        <w:t>effective</w:t>
      </w:r>
      <w:r w:rsidR="00C61CBA">
        <w:rPr>
          <w:rFonts w:ascii="Times New Roman" w:hAnsi="Times New Roman" w:cs="Times New Roman"/>
        </w:rPr>
        <w:t xml:space="preserve"> FAS</w:t>
      </w:r>
      <w:r w:rsidR="007D74EA">
        <w:rPr>
          <w:rFonts w:ascii="Times New Roman" w:hAnsi="Times New Roman" w:cs="Times New Roman"/>
        </w:rPr>
        <w:t xml:space="preserve"> </w:t>
      </w:r>
      <w:r w:rsidR="008740AE">
        <w:rPr>
          <w:rFonts w:ascii="Times New Roman" w:hAnsi="Times New Roman" w:cs="Times New Roman"/>
        </w:rPr>
        <w:t xml:space="preserve">management </w:t>
      </w:r>
      <w:r w:rsidR="00C61CBA">
        <w:rPr>
          <w:rFonts w:ascii="Times New Roman" w:hAnsi="Times New Roman" w:cs="Times New Roman"/>
        </w:rPr>
        <w:t>sh</w:t>
      </w:r>
      <w:r w:rsidR="00DD1001">
        <w:rPr>
          <w:rFonts w:ascii="Times New Roman" w:hAnsi="Times New Roman" w:cs="Times New Roman"/>
        </w:rPr>
        <w:t xml:space="preserve">ould be </w:t>
      </w:r>
      <w:r w:rsidR="00C61CBA">
        <w:rPr>
          <w:rFonts w:ascii="Times New Roman" w:hAnsi="Times New Roman" w:cs="Times New Roman"/>
        </w:rPr>
        <w:t>considered</w:t>
      </w:r>
      <w:r w:rsidR="00DD1001">
        <w:rPr>
          <w:rFonts w:ascii="Times New Roman" w:hAnsi="Times New Roman" w:cs="Times New Roman"/>
        </w:rPr>
        <w:t xml:space="preserve"> along three </w:t>
      </w:r>
      <w:r w:rsidR="00D47F41">
        <w:rPr>
          <w:rFonts w:ascii="Times New Roman" w:hAnsi="Times New Roman" w:cs="Times New Roman"/>
        </w:rPr>
        <w:t>lines of reasoning</w:t>
      </w:r>
      <w:r w:rsidR="00C61CBA">
        <w:rPr>
          <w:rFonts w:ascii="Times New Roman" w:hAnsi="Times New Roman" w:cs="Times New Roman"/>
        </w:rPr>
        <w:t>:</w:t>
      </w:r>
      <w:r w:rsidR="00DF4A68">
        <w:rPr>
          <w:rFonts w:ascii="Times New Roman" w:hAnsi="Times New Roman" w:cs="Times New Roman"/>
        </w:rPr>
        <w:t xml:space="preserve"> </w:t>
      </w:r>
    </w:p>
    <w:p w14:paraId="3169B5DC" w14:textId="68D02270" w:rsidR="001A0375" w:rsidRDefault="001A0375" w:rsidP="001A0375">
      <w:pPr>
        <w:pStyle w:val="ListParagraph"/>
        <w:numPr>
          <w:ilvl w:val="0"/>
          <w:numId w:val="3"/>
        </w:numPr>
        <w:spacing w:after="0" w:line="240" w:lineRule="auto"/>
        <w:rPr>
          <w:rFonts w:ascii="Times New Roman" w:hAnsi="Times New Roman" w:cs="Times New Roman"/>
        </w:rPr>
      </w:pPr>
      <w:r w:rsidRPr="001A0375">
        <w:rPr>
          <w:rFonts w:ascii="Times New Roman" w:hAnsi="Times New Roman" w:cs="Times New Roman"/>
        </w:rPr>
        <w:t>D</w:t>
      </w:r>
      <w:r w:rsidR="00C61CBA" w:rsidRPr="001A0375">
        <w:rPr>
          <w:rFonts w:ascii="Times New Roman" w:hAnsi="Times New Roman" w:cs="Times New Roman"/>
        </w:rPr>
        <w:t xml:space="preserve">etermining whether </w:t>
      </w:r>
      <w:r w:rsidR="003E1B2F" w:rsidRPr="001A0375">
        <w:rPr>
          <w:rFonts w:ascii="Times New Roman" w:hAnsi="Times New Roman" w:cs="Times New Roman"/>
        </w:rPr>
        <w:t xml:space="preserve">hydrologic conditions </w:t>
      </w:r>
      <w:r w:rsidR="008740AE" w:rsidRPr="001A0375">
        <w:rPr>
          <w:rFonts w:ascii="Times New Roman" w:hAnsi="Times New Roman" w:cs="Times New Roman"/>
        </w:rPr>
        <w:t xml:space="preserve">in spring </w:t>
      </w:r>
      <w:r w:rsidR="00C61CBA" w:rsidRPr="001A0375">
        <w:rPr>
          <w:rFonts w:ascii="Times New Roman" w:hAnsi="Times New Roman" w:cs="Times New Roman"/>
        </w:rPr>
        <w:t>might</w:t>
      </w:r>
      <w:r w:rsidR="0043729C" w:rsidRPr="001A0375">
        <w:rPr>
          <w:rFonts w:ascii="Times New Roman" w:hAnsi="Times New Roman" w:cs="Times New Roman"/>
        </w:rPr>
        <w:t xml:space="preserve"> </w:t>
      </w:r>
      <w:r w:rsidR="00210125" w:rsidRPr="001A0375">
        <w:rPr>
          <w:rFonts w:ascii="Times New Roman" w:hAnsi="Times New Roman" w:cs="Times New Roman"/>
        </w:rPr>
        <w:t>s</w:t>
      </w:r>
      <w:r w:rsidR="00C55BCE" w:rsidRPr="001A0375">
        <w:rPr>
          <w:rFonts w:ascii="Times New Roman" w:hAnsi="Times New Roman" w:cs="Times New Roman"/>
        </w:rPr>
        <w:t>hift reproduction to the</w:t>
      </w:r>
      <w:r w:rsidR="00210125" w:rsidRPr="001A0375">
        <w:rPr>
          <w:rFonts w:ascii="Times New Roman" w:hAnsi="Times New Roman" w:cs="Times New Roman"/>
        </w:rPr>
        <w:t xml:space="preserve"> </w:t>
      </w:r>
      <w:r w:rsidR="003E1B2F" w:rsidRPr="001A0375">
        <w:rPr>
          <w:rFonts w:ascii="Times New Roman" w:hAnsi="Times New Roman" w:cs="Times New Roman"/>
        </w:rPr>
        <w:t xml:space="preserve">wet season </w:t>
      </w:r>
      <w:r w:rsidR="008740AE" w:rsidRPr="001A0375">
        <w:rPr>
          <w:rFonts w:ascii="Times New Roman" w:hAnsi="Times New Roman" w:cs="Times New Roman"/>
        </w:rPr>
        <w:t>so that</w:t>
      </w:r>
      <w:r w:rsidR="003E1B2F" w:rsidRPr="001A0375">
        <w:rPr>
          <w:rFonts w:ascii="Times New Roman" w:hAnsi="Times New Roman" w:cs="Times New Roman"/>
        </w:rPr>
        <w:t xml:space="preserve"> </w:t>
      </w:r>
      <w:r w:rsidR="000C207F" w:rsidRPr="001A0375">
        <w:rPr>
          <w:rFonts w:ascii="Times New Roman" w:hAnsi="Times New Roman" w:cs="Times New Roman"/>
        </w:rPr>
        <w:t>juvenile survival and growth conditions</w:t>
      </w:r>
      <w:r w:rsidR="003E1B2F" w:rsidRPr="001A0375">
        <w:rPr>
          <w:rFonts w:ascii="Times New Roman" w:hAnsi="Times New Roman" w:cs="Times New Roman"/>
        </w:rPr>
        <w:t xml:space="preserve"> </w:t>
      </w:r>
      <w:r w:rsidR="00756EB3" w:rsidRPr="001A0375">
        <w:rPr>
          <w:rFonts w:ascii="Times New Roman" w:hAnsi="Times New Roman" w:cs="Times New Roman"/>
        </w:rPr>
        <w:t>would</w:t>
      </w:r>
      <w:r w:rsidR="00255C7D" w:rsidRPr="001A0375">
        <w:rPr>
          <w:rFonts w:ascii="Times New Roman" w:hAnsi="Times New Roman" w:cs="Times New Roman"/>
        </w:rPr>
        <w:t xml:space="preserve"> </w:t>
      </w:r>
      <w:r w:rsidR="00C61CBA" w:rsidRPr="001A0375">
        <w:rPr>
          <w:rFonts w:ascii="Times New Roman" w:hAnsi="Times New Roman" w:cs="Times New Roman"/>
        </w:rPr>
        <w:t>be</w:t>
      </w:r>
      <w:r w:rsidR="008740AE" w:rsidRPr="001A0375">
        <w:rPr>
          <w:rFonts w:ascii="Times New Roman" w:hAnsi="Times New Roman" w:cs="Times New Roman"/>
        </w:rPr>
        <w:t xml:space="preserve"> more heavily</w:t>
      </w:r>
      <w:r w:rsidR="00C61CBA" w:rsidRPr="001A0375">
        <w:rPr>
          <w:rFonts w:ascii="Times New Roman" w:hAnsi="Times New Roman" w:cs="Times New Roman"/>
        </w:rPr>
        <w:t xml:space="preserve"> weighted to wet season parameters (</w:t>
      </w:r>
      <w:r w:rsidR="008740AE" w:rsidRPr="001A0375">
        <w:rPr>
          <w:rFonts w:ascii="Times New Roman" w:hAnsi="Times New Roman" w:cs="Times New Roman"/>
        </w:rPr>
        <w:t xml:space="preserve">i.e., above and </w:t>
      </w:r>
      <w:r w:rsidR="00B4144A" w:rsidRPr="001A0375">
        <w:rPr>
          <w:rFonts w:ascii="Times New Roman" w:hAnsi="Times New Roman" w:cs="Times New Roman"/>
        </w:rPr>
        <w:t>right</w:t>
      </w:r>
      <w:r w:rsidR="0082602C" w:rsidRPr="001A0375">
        <w:rPr>
          <w:rFonts w:ascii="Times New Roman" w:hAnsi="Times New Roman" w:cs="Times New Roman"/>
        </w:rPr>
        <w:t xml:space="preserve"> of</w:t>
      </w:r>
      <w:r w:rsidR="00B4144A" w:rsidRPr="001A0375">
        <w:rPr>
          <w:rFonts w:ascii="Times New Roman" w:hAnsi="Times New Roman" w:cs="Times New Roman"/>
        </w:rPr>
        <w:t xml:space="preserve"> the isocline</w:t>
      </w:r>
      <w:r w:rsidR="008740AE" w:rsidRPr="001A0375">
        <w:rPr>
          <w:rFonts w:ascii="Times New Roman" w:hAnsi="Times New Roman" w:cs="Times New Roman"/>
        </w:rPr>
        <w:t>, Fig</w:t>
      </w:r>
      <w:r w:rsidR="00EF3EE5">
        <w:rPr>
          <w:rFonts w:ascii="Times New Roman" w:hAnsi="Times New Roman" w:cs="Times New Roman"/>
        </w:rPr>
        <w:t xml:space="preserve">ure </w:t>
      </w:r>
      <w:ins w:id="16" w:author="Nathan Barrus" w:date="2025-08-11T16:07:00Z" w16du:dateUtc="2025-08-11T20:07:00Z">
        <w:r w:rsidR="001E221D">
          <w:rPr>
            <w:rFonts w:ascii="Times New Roman" w:hAnsi="Times New Roman" w:cs="Times New Roman"/>
          </w:rPr>
          <w:t>6-</w:t>
        </w:r>
      </w:ins>
      <w:r w:rsidR="008740AE" w:rsidRPr="001A0375">
        <w:rPr>
          <w:rFonts w:ascii="Times New Roman" w:hAnsi="Times New Roman" w:cs="Times New Roman"/>
        </w:rPr>
        <w:t>1</w:t>
      </w:r>
      <w:r w:rsidR="00EF3EE5">
        <w:rPr>
          <w:rFonts w:ascii="Times New Roman" w:hAnsi="Times New Roman" w:cs="Times New Roman"/>
        </w:rPr>
        <w:t>A</w:t>
      </w:r>
      <w:r w:rsidR="00C61CBA" w:rsidRPr="001A0375">
        <w:rPr>
          <w:rFonts w:ascii="Times New Roman" w:hAnsi="Times New Roman" w:cs="Times New Roman"/>
        </w:rPr>
        <w:t>),</w:t>
      </w:r>
      <w:r w:rsidR="00FF4C38" w:rsidRPr="001A0375">
        <w:rPr>
          <w:rFonts w:ascii="Times New Roman" w:hAnsi="Times New Roman" w:cs="Times New Roman"/>
        </w:rPr>
        <w:t xml:space="preserve"> </w:t>
      </w:r>
    </w:p>
    <w:p w14:paraId="02AA15BE" w14:textId="2A4BA8F0" w:rsidR="001A0375" w:rsidRDefault="001A0375" w:rsidP="001A0375">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E</w:t>
      </w:r>
      <w:r w:rsidR="00C61CBA" w:rsidRPr="001A0375">
        <w:rPr>
          <w:rFonts w:ascii="Times New Roman" w:hAnsi="Times New Roman" w:cs="Times New Roman"/>
        </w:rPr>
        <w:t xml:space="preserve">xamination of </w:t>
      </w:r>
      <w:r w:rsidR="008740AE" w:rsidRPr="001A0375">
        <w:rPr>
          <w:rFonts w:ascii="Times New Roman" w:hAnsi="Times New Roman" w:cs="Times New Roman"/>
        </w:rPr>
        <w:t xml:space="preserve">hydrologic </w:t>
      </w:r>
      <w:r w:rsidR="00C61CBA" w:rsidRPr="001A0375">
        <w:rPr>
          <w:rFonts w:ascii="Times New Roman" w:hAnsi="Times New Roman" w:cs="Times New Roman"/>
        </w:rPr>
        <w:t>factors</w:t>
      </w:r>
      <w:r w:rsidR="00E10B11" w:rsidRPr="001A0375">
        <w:rPr>
          <w:rFonts w:ascii="Times New Roman" w:hAnsi="Times New Roman" w:cs="Times New Roman"/>
        </w:rPr>
        <w:t xml:space="preserve"> that</w:t>
      </w:r>
      <w:r w:rsidR="009275BF" w:rsidRPr="001A0375">
        <w:rPr>
          <w:rFonts w:ascii="Times New Roman" w:hAnsi="Times New Roman" w:cs="Times New Roman"/>
        </w:rPr>
        <w:t xml:space="preserve"> could boost juvenile growth rates</w:t>
      </w:r>
      <w:r w:rsidR="008740AE" w:rsidRPr="001A0375">
        <w:rPr>
          <w:rFonts w:ascii="Times New Roman" w:hAnsi="Times New Roman" w:cs="Times New Roman"/>
        </w:rPr>
        <w:t xml:space="preserve"> in both seasons -</w:t>
      </w:r>
      <w:r w:rsidR="00C61CBA" w:rsidRPr="001A0375">
        <w:rPr>
          <w:rFonts w:ascii="Times New Roman" w:hAnsi="Times New Roman" w:cs="Times New Roman"/>
        </w:rPr>
        <w:t xml:space="preserve"> shifting </w:t>
      </w:r>
      <w:r w:rsidR="008740AE" w:rsidRPr="001A0375">
        <w:rPr>
          <w:rFonts w:ascii="Times New Roman" w:hAnsi="Times New Roman" w:cs="Times New Roman"/>
        </w:rPr>
        <w:t xml:space="preserve">growth </w:t>
      </w:r>
      <w:r w:rsidR="003229AE" w:rsidRPr="001A0375">
        <w:rPr>
          <w:rFonts w:ascii="Times New Roman" w:hAnsi="Times New Roman" w:cs="Times New Roman"/>
        </w:rPr>
        <w:t>to</w:t>
      </w:r>
      <w:r w:rsidR="00C61CBA" w:rsidRPr="001A0375">
        <w:rPr>
          <w:rFonts w:ascii="Times New Roman" w:hAnsi="Times New Roman" w:cs="Times New Roman"/>
        </w:rPr>
        <w:t xml:space="preserve"> the right </w:t>
      </w:r>
      <w:r>
        <w:rPr>
          <w:rFonts w:ascii="Times New Roman" w:hAnsi="Times New Roman" w:cs="Times New Roman"/>
        </w:rPr>
        <w:t>the right of the isocline</w:t>
      </w:r>
      <w:r w:rsidR="00EF3EE5">
        <w:rPr>
          <w:rFonts w:ascii="Times New Roman" w:hAnsi="Times New Roman" w:cs="Times New Roman"/>
        </w:rPr>
        <w:t xml:space="preserve"> (Figure 1A)</w:t>
      </w:r>
      <w:r w:rsidR="00C61CBA" w:rsidRPr="001A0375">
        <w:rPr>
          <w:rFonts w:ascii="Times New Roman" w:hAnsi="Times New Roman" w:cs="Times New Roman"/>
        </w:rPr>
        <w:t>.</w:t>
      </w:r>
      <w:r w:rsidR="003229AE" w:rsidRPr="001A0375">
        <w:rPr>
          <w:rFonts w:ascii="Times New Roman" w:hAnsi="Times New Roman" w:cs="Times New Roman"/>
        </w:rPr>
        <w:t xml:space="preserve"> </w:t>
      </w:r>
    </w:p>
    <w:p w14:paraId="66EB8424" w14:textId="6EC4BDA4" w:rsidR="001A0375" w:rsidRDefault="001A0375" w:rsidP="001A0375">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E</w:t>
      </w:r>
      <w:r w:rsidR="008740AE" w:rsidRPr="001A0375">
        <w:rPr>
          <w:rFonts w:ascii="Times New Roman" w:hAnsi="Times New Roman" w:cs="Times New Roman"/>
        </w:rPr>
        <w:t>xploring</w:t>
      </w:r>
      <w:r w:rsidR="00C55BCE" w:rsidRPr="001A0375">
        <w:rPr>
          <w:rFonts w:ascii="Times New Roman" w:hAnsi="Times New Roman" w:cs="Times New Roman"/>
        </w:rPr>
        <w:t xml:space="preserve"> </w:t>
      </w:r>
      <w:r w:rsidR="0090540B" w:rsidRPr="001A0375">
        <w:rPr>
          <w:rFonts w:ascii="Times New Roman" w:hAnsi="Times New Roman" w:cs="Times New Roman"/>
        </w:rPr>
        <w:t>hydrologic condition</w:t>
      </w:r>
      <w:r w:rsidR="00FF4C38" w:rsidRPr="001A0375">
        <w:rPr>
          <w:rFonts w:ascii="Times New Roman" w:hAnsi="Times New Roman" w:cs="Times New Roman"/>
        </w:rPr>
        <w:t>s that</w:t>
      </w:r>
      <w:r w:rsidR="00C55BCE" w:rsidRPr="001A0375">
        <w:rPr>
          <w:rFonts w:ascii="Times New Roman" w:hAnsi="Times New Roman" w:cs="Times New Roman"/>
        </w:rPr>
        <w:t xml:space="preserve"> </w:t>
      </w:r>
      <w:r w:rsidR="00C61CBA" w:rsidRPr="001A0375">
        <w:rPr>
          <w:rFonts w:ascii="Times New Roman" w:hAnsi="Times New Roman" w:cs="Times New Roman"/>
        </w:rPr>
        <w:t>reduce populations of</w:t>
      </w:r>
      <w:r w:rsidR="008740AE" w:rsidRPr="001A0375">
        <w:rPr>
          <w:rFonts w:ascii="Times New Roman" w:hAnsi="Times New Roman" w:cs="Times New Roman"/>
        </w:rPr>
        <w:t>, or effects of,</w:t>
      </w:r>
      <w:r w:rsidR="00C61CBA" w:rsidRPr="001A0375">
        <w:rPr>
          <w:rFonts w:ascii="Times New Roman" w:hAnsi="Times New Roman" w:cs="Times New Roman"/>
        </w:rPr>
        <w:t xml:space="preserve"> juvenile-stage</w:t>
      </w:r>
      <w:r w:rsidR="00C55BCE" w:rsidRPr="001A0375">
        <w:rPr>
          <w:rFonts w:ascii="Times New Roman" w:hAnsi="Times New Roman" w:cs="Times New Roman"/>
        </w:rPr>
        <w:t xml:space="preserve"> predators</w:t>
      </w:r>
      <w:r w:rsidR="0037372E">
        <w:rPr>
          <w:rFonts w:ascii="Times New Roman" w:hAnsi="Times New Roman" w:cs="Times New Roman"/>
        </w:rPr>
        <w:t xml:space="preserve"> (i.e., giant water bugs, greater sirens)</w:t>
      </w:r>
      <w:r w:rsidR="00C55BCE" w:rsidRPr="001A0375">
        <w:rPr>
          <w:rFonts w:ascii="Times New Roman" w:hAnsi="Times New Roman" w:cs="Times New Roman"/>
        </w:rPr>
        <w:t xml:space="preserve"> </w:t>
      </w:r>
      <w:r w:rsidR="00C61CBA" w:rsidRPr="001A0375">
        <w:rPr>
          <w:rFonts w:ascii="Times New Roman" w:hAnsi="Times New Roman" w:cs="Times New Roman"/>
        </w:rPr>
        <w:t xml:space="preserve">could push </w:t>
      </w:r>
      <w:r w:rsidR="00C55BCE" w:rsidRPr="001A0375">
        <w:rPr>
          <w:rFonts w:ascii="Times New Roman" w:hAnsi="Times New Roman" w:cs="Times New Roman"/>
        </w:rPr>
        <w:t>juvenile survival</w:t>
      </w:r>
      <w:r w:rsidR="00FF4C38" w:rsidRPr="001A0375">
        <w:rPr>
          <w:rFonts w:ascii="Times New Roman" w:hAnsi="Times New Roman" w:cs="Times New Roman"/>
        </w:rPr>
        <w:t xml:space="preserve"> </w:t>
      </w:r>
      <w:r w:rsidR="00C61CBA" w:rsidRPr="001A0375">
        <w:rPr>
          <w:rFonts w:ascii="Times New Roman" w:hAnsi="Times New Roman" w:cs="Times New Roman"/>
        </w:rPr>
        <w:t xml:space="preserve">upwards and </w:t>
      </w:r>
      <w:r w:rsidR="00660F9E" w:rsidRPr="001A0375">
        <w:rPr>
          <w:rFonts w:ascii="Times New Roman" w:hAnsi="Times New Roman" w:cs="Times New Roman"/>
        </w:rPr>
        <w:t>above the isocline</w:t>
      </w:r>
      <w:r w:rsidR="00EF3EE5">
        <w:rPr>
          <w:rFonts w:ascii="Times New Roman" w:hAnsi="Times New Roman" w:cs="Times New Roman"/>
        </w:rPr>
        <w:t xml:space="preserve"> (Figure 1A)</w:t>
      </w:r>
      <w:r w:rsidR="00660F9E" w:rsidRPr="001A0375">
        <w:rPr>
          <w:rFonts w:ascii="Times New Roman" w:hAnsi="Times New Roman" w:cs="Times New Roman"/>
        </w:rPr>
        <w:t>.</w:t>
      </w:r>
      <w:r w:rsidR="001E6DE7" w:rsidRPr="001A0375">
        <w:rPr>
          <w:rFonts w:ascii="Times New Roman" w:hAnsi="Times New Roman" w:cs="Times New Roman"/>
        </w:rPr>
        <w:t xml:space="preserve"> </w:t>
      </w:r>
    </w:p>
    <w:p w14:paraId="57CDBF61" w14:textId="7DAFFCB3" w:rsidR="00C55BCE" w:rsidRDefault="001374A0" w:rsidP="001A0375">
      <w:pPr>
        <w:spacing w:after="0" w:line="240" w:lineRule="auto"/>
        <w:rPr>
          <w:rFonts w:ascii="Times New Roman" w:hAnsi="Times New Roman" w:cs="Times New Roman"/>
        </w:rPr>
      </w:pPr>
      <w:r>
        <w:rPr>
          <w:rFonts w:ascii="Times New Roman" w:hAnsi="Times New Roman" w:cs="Times New Roman"/>
        </w:rPr>
        <w:t>Promisingly, r</w:t>
      </w:r>
      <w:r w:rsidR="001A0375" w:rsidRPr="001A0375">
        <w:rPr>
          <w:rFonts w:ascii="Times New Roman" w:hAnsi="Times New Roman" w:cs="Times New Roman"/>
        </w:rPr>
        <w:t xml:space="preserve">ecent work suggests restoring flowing water conditions could boost juvenile snail growth by improving food quality </w:t>
      </w:r>
      <w:r w:rsidR="001A0375" w:rsidRPr="001A0375">
        <w:rPr>
          <w:rFonts w:ascii="Times New Roman" w:hAnsi="Times New Roman" w:cs="Times New Roman"/>
        </w:rPr>
        <w:fldChar w:fldCharType="begin"/>
      </w:r>
      <w:r w:rsidR="001A0375" w:rsidRPr="001A0375">
        <w:rPr>
          <w:rFonts w:ascii="Times New Roman" w:hAnsi="Times New Roman" w:cs="Times New Roman"/>
        </w:rPr>
        <w:instrText xml:space="preserve"> ADDIN ZOTERO_ITEM CSL_CITATION {"citationID":"anz2uHal","properties":{"formattedCitation":"(Hansen {\\i{}et al.} 2022)","plainCitation":"(Hansen et al. 2022)","noteIndex":0},"citationItems":[{"id":1876,"uris":["http://zotero.org/users/9972654/items/PGW8WIPC"],"itemData":{"id":1876,"type":"article-journal","container-title":"Hydrobiologia","DOI":"10.1007/s10750-022-04923-8","ISSN":"0018-8158, 1573-5117","issue":"14","journalAbbreviation":"Hydrobiologia","language":"en","page":"3161-3173","source":"DOI.org (Crossref)","title":"Flow-mediated growth of an aquatic herbivore","volume":"849","author":[{"family":"Hansen","given":"Chris"},{"family":"Newman","given":"Sue"},{"family":"Saunders","given":"Colin J."},{"family":"Tate-Boldt","given":"Erik K."},{"family":"Dorn","given":"Nathan J."}],"issued":{"date-parts":[["2022",8]]}}}],"schema":"https://github.com/citation-style-language/schema/raw/master/csl-citation.json"} </w:instrText>
      </w:r>
      <w:r w:rsidR="001A0375" w:rsidRPr="001A0375">
        <w:rPr>
          <w:rFonts w:ascii="Times New Roman" w:hAnsi="Times New Roman" w:cs="Times New Roman"/>
        </w:rPr>
        <w:fldChar w:fldCharType="separate"/>
      </w:r>
      <w:r w:rsidR="001A0375" w:rsidRPr="001A0375">
        <w:rPr>
          <w:rFonts w:ascii="Times New Roman" w:hAnsi="Times New Roman" w:cs="Times New Roman"/>
          <w:kern w:val="0"/>
        </w:rPr>
        <w:t xml:space="preserve">(Hansen </w:t>
      </w:r>
      <w:r w:rsidR="001A0375" w:rsidRPr="004162E1">
        <w:rPr>
          <w:rFonts w:ascii="Times New Roman" w:hAnsi="Times New Roman" w:cs="Times New Roman"/>
          <w:kern w:val="0"/>
        </w:rPr>
        <w:t>et al.</w:t>
      </w:r>
      <w:r w:rsidR="001A0375" w:rsidRPr="001A0375">
        <w:rPr>
          <w:rFonts w:ascii="Times New Roman" w:hAnsi="Times New Roman" w:cs="Times New Roman"/>
          <w:kern w:val="0"/>
        </w:rPr>
        <w:t xml:space="preserve"> 2022)</w:t>
      </w:r>
      <w:r w:rsidR="001A0375" w:rsidRPr="001A0375">
        <w:rPr>
          <w:rFonts w:ascii="Times New Roman" w:hAnsi="Times New Roman" w:cs="Times New Roman"/>
        </w:rPr>
        <w:fldChar w:fldCharType="end"/>
      </w:r>
      <w:r w:rsidR="001A0375">
        <w:rPr>
          <w:rFonts w:ascii="Times New Roman" w:hAnsi="Times New Roman" w:cs="Times New Roman"/>
        </w:rPr>
        <w:t xml:space="preserve">, but more research is needed to </w:t>
      </w:r>
      <w:r w:rsidR="001A0375">
        <w:rPr>
          <w:rFonts w:ascii="Times New Roman" w:hAnsi="Times New Roman" w:cs="Times New Roman"/>
        </w:rPr>
        <w:lastRenderedPageBreak/>
        <w:t xml:space="preserve">understand factors that could benefit FAS. </w:t>
      </w:r>
      <w:r w:rsidR="008740AE" w:rsidRPr="001A0375">
        <w:rPr>
          <w:rFonts w:ascii="Times New Roman" w:hAnsi="Times New Roman" w:cs="Times New Roman"/>
        </w:rPr>
        <w:t>Our</w:t>
      </w:r>
      <w:r w:rsidR="00C61CBA" w:rsidRPr="001A0375">
        <w:rPr>
          <w:rFonts w:ascii="Times New Roman" w:hAnsi="Times New Roman" w:cs="Times New Roman"/>
        </w:rPr>
        <w:t xml:space="preserve"> results indicate that </w:t>
      </w:r>
      <w:r w:rsidR="001A38D8" w:rsidRPr="001A0375">
        <w:rPr>
          <w:rFonts w:ascii="Times New Roman" w:hAnsi="Times New Roman" w:cs="Times New Roman"/>
        </w:rPr>
        <w:t>focus</w:t>
      </w:r>
      <w:r w:rsidR="00C61CBA" w:rsidRPr="001A0375">
        <w:rPr>
          <w:rFonts w:ascii="Times New Roman" w:hAnsi="Times New Roman" w:cs="Times New Roman"/>
        </w:rPr>
        <w:t>ed</w:t>
      </w:r>
      <w:r w:rsidR="00F567EA" w:rsidRPr="001A0375">
        <w:rPr>
          <w:rFonts w:ascii="Times New Roman" w:hAnsi="Times New Roman" w:cs="Times New Roman"/>
        </w:rPr>
        <w:t xml:space="preserve"> research efforts </w:t>
      </w:r>
      <w:r w:rsidR="00E63662" w:rsidRPr="001A0375">
        <w:rPr>
          <w:rFonts w:ascii="Times New Roman" w:hAnsi="Times New Roman" w:cs="Times New Roman"/>
        </w:rPr>
        <w:t>on</w:t>
      </w:r>
      <w:r w:rsidR="00F567EA" w:rsidRPr="001A0375">
        <w:rPr>
          <w:rFonts w:ascii="Times New Roman" w:hAnsi="Times New Roman" w:cs="Times New Roman"/>
        </w:rPr>
        <w:t xml:space="preserve"> factors that could benefit </w:t>
      </w:r>
      <w:r w:rsidR="00C61CBA" w:rsidRPr="001A0375">
        <w:rPr>
          <w:rFonts w:ascii="Times New Roman" w:hAnsi="Times New Roman" w:cs="Times New Roman"/>
        </w:rPr>
        <w:t xml:space="preserve">juvenile </w:t>
      </w:r>
      <w:r w:rsidR="00F567EA" w:rsidRPr="001A0375">
        <w:rPr>
          <w:rFonts w:ascii="Times New Roman" w:hAnsi="Times New Roman" w:cs="Times New Roman"/>
        </w:rPr>
        <w:t>snail</w:t>
      </w:r>
      <w:r w:rsidR="00C61CBA" w:rsidRPr="001A0375">
        <w:rPr>
          <w:rFonts w:ascii="Times New Roman" w:hAnsi="Times New Roman" w:cs="Times New Roman"/>
        </w:rPr>
        <w:t xml:space="preserve"> </w:t>
      </w:r>
      <w:r w:rsidR="001A0375" w:rsidRPr="001A0375">
        <w:rPr>
          <w:rFonts w:ascii="Times New Roman" w:hAnsi="Times New Roman" w:cs="Times New Roman"/>
        </w:rPr>
        <w:t>survival and growth</w:t>
      </w:r>
      <w:r w:rsidR="008740AE" w:rsidRPr="001A0375">
        <w:rPr>
          <w:rFonts w:ascii="Times New Roman" w:hAnsi="Times New Roman" w:cs="Times New Roman"/>
        </w:rPr>
        <w:t xml:space="preserve"> </w:t>
      </w:r>
      <w:r w:rsidR="00C61CBA" w:rsidRPr="001A0375">
        <w:rPr>
          <w:rFonts w:ascii="Times New Roman" w:hAnsi="Times New Roman" w:cs="Times New Roman"/>
        </w:rPr>
        <w:t xml:space="preserve">rates will have </w:t>
      </w:r>
      <w:r w:rsidR="008740AE" w:rsidRPr="001A0375">
        <w:rPr>
          <w:rFonts w:ascii="Times New Roman" w:hAnsi="Times New Roman" w:cs="Times New Roman"/>
        </w:rPr>
        <w:t xml:space="preserve">a </w:t>
      </w:r>
      <w:r w:rsidR="00C61CBA" w:rsidRPr="001A0375">
        <w:rPr>
          <w:rFonts w:ascii="Times New Roman" w:hAnsi="Times New Roman" w:cs="Times New Roman"/>
        </w:rPr>
        <w:t xml:space="preserve">greater impact on </w:t>
      </w:r>
      <w:r w:rsidR="008740AE" w:rsidRPr="001A0375">
        <w:rPr>
          <w:rFonts w:ascii="Times New Roman" w:hAnsi="Times New Roman" w:cs="Times New Roman"/>
        </w:rPr>
        <w:t xml:space="preserve">FAS </w:t>
      </w:r>
      <w:r w:rsidR="00C61CBA" w:rsidRPr="001A0375">
        <w:rPr>
          <w:rFonts w:ascii="Times New Roman" w:hAnsi="Times New Roman" w:cs="Times New Roman"/>
        </w:rPr>
        <w:t xml:space="preserve">population </w:t>
      </w:r>
      <w:r w:rsidR="001E6DE7" w:rsidRPr="001A0375">
        <w:rPr>
          <w:rFonts w:ascii="Times New Roman" w:hAnsi="Times New Roman" w:cs="Times New Roman"/>
        </w:rPr>
        <w:t>than</w:t>
      </w:r>
      <w:r w:rsidR="008740AE" w:rsidRPr="001A0375">
        <w:rPr>
          <w:rFonts w:ascii="Times New Roman" w:hAnsi="Times New Roman" w:cs="Times New Roman"/>
        </w:rPr>
        <w:t xml:space="preserve"> </w:t>
      </w:r>
      <w:r w:rsidR="001E6DE7" w:rsidRPr="001A0375">
        <w:rPr>
          <w:rFonts w:ascii="Times New Roman" w:hAnsi="Times New Roman" w:cs="Times New Roman"/>
        </w:rPr>
        <w:t>improv</w:t>
      </w:r>
      <w:r w:rsidR="008740AE" w:rsidRPr="001A0375">
        <w:rPr>
          <w:rFonts w:ascii="Times New Roman" w:hAnsi="Times New Roman" w:cs="Times New Roman"/>
        </w:rPr>
        <w:t>ed</w:t>
      </w:r>
      <w:r w:rsidR="001E6DE7" w:rsidRPr="001A0375">
        <w:rPr>
          <w:rFonts w:ascii="Times New Roman" w:hAnsi="Times New Roman" w:cs="Times New Roman"/>
        </w:rPr>
        <w:t xml:space="preserve"> hydrologic conditions for egg laying</w:t>
      </w:r>
      <w:r w:rsidR="00C61CBA" w:rsidRPr="001A0375">
        <w:rPr>
          <w:rFonts w:ascii="Times New Roman" w:hAnsi="Times New Roman" w:cs="Times New Roman"/>
        </w:rPr>
        <w:t>.</w:t>
      </w:r>
    </w:p>
    <w:p w14:paraId="61384804" w14:textId="77777777" w:rsidR="004904EE" w:rsidRPr="001A0375" w:rsidRDefault="004904EE" w:rsidP="001A0375">
      <w:pPr>
        <w:spacing w:after="0" w:line="240" w:lineRule="auto"/>
        <w:rPr>
          <w:rFonts w:ascii="Times New Roman" w:hAnsi="Times New Roman" w:cs="Times New Roman"/>
        </w:rPr>
      </w:pPr>
    </w:p>
    <w:p w14:paraId="5E3EBD41" w14:textId="6B2929C6" w:rsidR="00F60EA2" w:rsidRDefault="0037372E" w:rsidP="00F60EA2">
      <w:pPr>
        <w:spacing w:after="0" w:line="480" w:lineRule="auto"/>
        <w:rPr>
          <w:rFonts w:ascii="Times New Roman" w:hAnsi="Times New Roman" w:cs="Times New Roman"/>
        </w:rPr>
      </w:pPr>
      <w:r>
        <w:rPr>
          <w:rFonts w:ascii="Times New Roman" w:hAnsi="Times New Roman" w:cs="Times New Roman"/>
        </w:rPr>
        <w:t>Literature Cited</w:t>
      </w:r>
    </w:p>
    <w:p w14:paraId="41399B14" w14:textId="521F89D2" w:rsidR="00352C50" w:rsidRPr="00352C50" w:rsidRDefault="00352C50" w:rsidP="004162E1">
      <w:pPr>
        <w:pStyle w:val="Bibliography"/>
        <w:spacing w:after="0"/>
        <w:rPr>
          <w:rFonts w:ascii="Times New Roman" w:hAnsi="Times New Roman" w:cs="Times New Roman"/>
          <w:color w:val="222222"/>
          <w:shd w:val="clear" w:color="auto" w:fill="FFFFFF"/>
        </w:rPr>
      </w:pPr>
      <w:r w:rsidRPr="00352C50">
        <w:rPr>
          <w:rFonts w:ascii="Times New Roman" w:hAnsi="Times New Roman" w:cs="Times New Roman"/>
        </w:rPr>
        <w:t xml:space="preserve">Barrus*, N. T., M. I. Cook, D. K. Drumheller, </w:t>
      </w:r>
      <w:r>
        <w:rPr>
          <w:rFonts w:ascii="Times New Roman" w:hAnsi="Times New Roman" w:cs="Times New Roman"/>
        </w:rPr>
        <w:t>and</w:t>
      </w:r>
      <w:r w:rsidRPr="00352C50">
        <w:rPr>
          <w:rFonts w:ascii="Times New Roman" w:hAnsi="Times New Roman" w:cs="Times New Roman"/>
        </w:rPr>
        <w:t xml:space="preserve"> N. J. Dorn</w:t>
      </w:r>
      <w:r w:rsidRPr="00352C50">
        <w:rPr>
          <w:rFonts w:ascii="Times New Roman" w:hAnsi="Times New Roman" w:cs="Times New Roman"/>
          <w:i/>
        </w:rPr>
        <w:t xml:space="preserve">. </w:t>
      </w:r>
      <w:r w:rsidRPr="00352C50">
        <w:rPr>
          <w:rFonts w:ascii="Times New Roman" w:hAnsi="Times New Roman" w:cs="Times New Roman"/>
          <w:iCs/>
        </w:rPr>
        <w:t>2023.</w:t>
      </w:r>
      <w:r w:rsidRPr="00352C50">
        <w:rPr>
          <w:rFonts w:ascii="Times New Roman" w:hAnsi="Times New Roman" w:cs="Times New Roman"/>
        </w:rPr>
        <w:t xml:space="preserve"> </w:t>
      </w:r>
      <w:bookmarkStart w:id="17" w:name="_Hlk89092304"/>
      <w:bookmarkEnd w:id="17"/>
      <w:r w:rsidRPr="00352C50">
        <w:rPr>
          <w:rFonts w:ascii="Times New Roman" w:hAnsi="Times New Roman" w:cs="Times New Roman"/>
        </w:rPr>
        <w:t>Life history responses of two co-occurring congeneric Apple Snails (</w:t>
      </w:r>
      <w:proofErr w:type="spellStart"/>
      <w:r w:rsidRPr="00352C50">
        <w:rPr>
          <w:rFonts w:ascii="Times New Roman" w:hAnsi="Times New Roman" w:cs="Times New Roman"/>
          <w:i/>
          <w:iCs/>
        </w:rPr>
        <w:t>Pomacea</w:t>
      </w:r>
      <w:proofErr w:type="spellEnd"/>
      <w:r w:rsidRPr="00352C50">
        <w:rPr>
          <w:rFonts w:ascii="Times New Roman" w:hAnsi="Times New Roman" w:cs="Times New Roman"/>
          <w:i/>
          <w:iCs/>
        </w:rPr>
        <w:t xml:space="preserve"> maculata</w:t>
      </w:r>
      <w:r w:rsidRPr="00352C50">
        <w:rPr>
          <w:rFonts w:ascii="Times New Roman" w:hAnsi="Times New Roman" w:cs="Times New Roman"/>
        </w:rPr>
        <w:t xml:space="preserve"> and </w:t>
      </w:r>
      <w:r w:rsidRPr="00352C50">
        <w:rPr>
          <w:rFonts w:ascii="Times New Roman" w:hAnsi="Times New Roman" w:cs="Times New Roman"/>
          <w:i/>
          <w:iCs/>
        </w:rPr>
        <w:t>P. paludosa</w:t>
      </w:r>
      <w:r w:rsidRPr="00352C50">
        <w:rPr>
          <w:rFonts w:ascii="Times New Roman" w:hAnsi="Times New Roman" w:cs="Times New Roman"/>
          <w:iCs/>
        </w:rPr>
        <w:t>)</w:t>
      </w:r>
      <w:r w:rsidRPr="00352C50">
        <w:rPr>
          <w:rFonts w:ascii="Times New Roman" w:hAnsi="Times New Roman" w:cs="Times New Roman"/>
        </w:rPr>
        <w:t xml:space="preserve"> to variation in water depth and </w:t>
      </w:r>
      <w:proofErr w:type="spellStart"/>
      <w:r w:rsidRPr="00352C50">
        <w:rPr>
          <w:rFonts w:ascii="Times New Roman" w:hAnsi="Times New Roman" w:cs="Times New Roman"/>
        </w:rPr>
        <w:t>metaphyton</w:t>
      </w:r>
      <w:proofErr w:type="spellEnd"/>
      <w:r w:rsidRPr="00352C50">
        <w:rPr>
          <w:rFonts w:ascii="Times New Roman" w:hAnsi="Times New Roman" w:cs="Times New Roman"/>
        </w:rPr>
        <w:t xml:space="preserve"> total phosphorus.  </w:t>
      </w:r>
      <w:proofErr w:type="spellStart"/>
      <w:r w:rsidRPr="00352C50">
        <w:rPr>
          <w:rFonts w:ascii="Times New Roman" w:hAnsi="Times New Roman" w:cs="Times New Roman"/>
          <w:i/>
          <w:iCs/>
        </w:rPr>
        <w:t>Hydrobiologia</w:t>
      </w:r>
      <w:proofErr w:type="spellEnd"/>
      <w:r w:rsidRPr="00352C50">
        <w:rPr>
          <w:rFonts w:ascii="Times New Roman" w:hAnsi="Times New Roman" w:cs="Times New Roman"/>
          <w:i/>
          <w:iCs/>
        </w:rPr>
        <w:t xml:space="preserve"> </w:t>
      </w:r>
      <w:r w:rsidRPr="00352C50">
        <w:rPr>
          <w:rFonts w:ascii="Times New Roman" w:hAnsi="Times New Roman" w:cs="Times New Roman"/>
        </w:rPr>
        <w:t>850: 841-860.</w:t>
      </w:r>
      <w:r w:rsidRPr="00352C50">
        <w:rPr>
          <w:rFonts w:ascii="Times New Roman" w:hAnsi="Times New Roman" w:cs="Times New Roman"/>
          <w:color w:val="222222"/>
          <w:shd w:val="clear" w:color="auto" w:fill="FFFFFF"/>
        </w:rPr>
        <w:t xml:space="preserve"> </w:t>
      </w:r>
    </w:p>
    <w:p w14:paraId="612E25F7" w14:textId="77777777" w:rsidR="00C50D9B" w:rsidRPr="00C50D9B" w:rsidRDefault="00F60EA2" w:rsidP="004162E1">
      <w:pPr>
        <w:pStyle w:val="Bibliography"/>
        <w:spacing w:after="0"/>
        <w:rPr>
          <w:rFonts w:ascii="Times New Roman" w:hAnsi="Times New Roman" w:cs="Times New Roman"/>
        </w:rPr>
      </w:pPr>
      <w:r>
        <w:fldChar w:fldCharType="begin"/>
      </w:r>
      <w:r w:rsidR="00C50D9B">
        <w:instrText xml:space="preserve"> ADDIN ZOTERO_BIBL {"uncited":[],"omitted":[],"custom":[]} CSL_BIBLIOGRAPHY </w:instrText>
      </w:r>
      <w:r>
        <w:fldChar w:fldCharType="separate"/>
      </w:r>
      <w:r w:rsidR="00C50D9B" w:rsidRPr="00C50D9B">
        <w:rPr>
          <w:rFonts w:ascii="Times New Roman" w:hAnsi="Times New Roman" w:cs="Times New Roman"/>
        </w:rPr>
        <w:t xml:space="preserve">Cattau CE, Darby PC, Fletcher RJ, Kitchens WM (2014). Reproductive responses of the endangered snail kite to variations in prey density: Effects of Prey Density on Kite Reproduction. </w:t>
      </w:r>
      <w:r w:rsidR="00C50D9B" w:rsidRPr="00C50D9B">
        <w:rPr>
          <w:rFonts w:ascii="Times New Roman" w:hAnsi="Times New Roman" w:cs="Times New Roman"/>
          <w:i/>
          <w:iCs/>
        </w:rPr>
        <w:t>The Journal of Wildlife Management</w:t>
      </w:r>
      <w:r w:rsidR="00C50D9B" w:rsidRPr="00C50D9B">
        <w:rPr>
          <w:rFonts w:ascii="Times New Roman" w:hAnsi="Times New Roman" w:cs="Times New Roman"/>
        </w:rPr>
        <w:t xml:space="preserve"> </w:t>
      </w:r>
      <w:r w:rsidR="00C50D9B" w:rsidRPr="00C50D9B">
        <w:rPr>
          <w:rFonts w:ascii="Times New Roman" w:hAnsi="Times New Roman" w:cs="Times New Roman"/>
          <w:b/>
          <w:bCs/>
        </w:rPr>
        <w:t>78</w:t>
      </w:r>
      <w:r w:rsidR="00C50D9B" w:rsidRPr="00C50D9B">
        <w:rPr>
          <w:rFonts w:ascii="Times New Roman" w:hAnsi="Times New Roman" w:cs="Times New Roman"/>
        </w:rPr>
        <w:t>, 620–631. doi:10.1002/jwmg.706</w:t>
      </w:r>
    </w:p>
    <w:p w14:paraId="42736FD6" w14:textId="77777777" w:rsidR="00C50D9B" w:rsidRPr="00C50D9B" w:rsidRDefault="00C50D9B" w:rsidP="004162E1">
      <w:pPr>
        <w:pStyle w:val="Bibliography"/>
        <w:spacing w:after="0"/>
        <w:rPr>
          <w:rFonts w:ascii="Times New Roman" w:hAnsi="Times New Roman" w:cs="Times New Roman"/>
        </w:rPr>
      </w:pPr>
      <w:r w:rsidRPr="00C50D9B">
        <w:rPr>
          <w:rFonts w:ascii="Times New Roman" w:hAnsi="Times New Roman" w:cs="Times New Roman"/>
        </w:rPr>
        <w:t xml:space="preserve">Craig JK, Burke BJ, Crowder LB, Rice JA (2006). Prey growth and size-dependent predation in juvenile estuarine fishes: experimental and model analyses. </w:t>
      </w:r>
      <w:r w:rsidRPr="00C50D9B">
        <w:rPr>
          <w:rFonts w:ascii="Times New Roman" w:hAnsi="Times New Roman" w:cs="Times New Roman"/>
          <w:i/>
          <w:iCs/>
        </w:rPr>
        <w:t>Ecology</w:t>
      </w:r>
      <w:r w:rsidRPr="00C50D9B">
        <w:rPr>
          <w:rFonts w:ascii="Times New Roman" w:hAnsi="Times New Roman" w:cs="Times New Roman"/>
        </w:rPr>
        <w:t xml:space="preserve"> </w:t>
      </w:r>
      <w:r w:rsidRPr="00C50D9B">
        <w:rPr>
          <w:rFonts w:ascii="Times New Roman" w:hAnsi="Times New Roman" w:cs="Times New Roman"/>
          <w:b/>
          <w:bCs/>
        </w:rPr>
        <w:t>87</w:t>
      </w:r>
      <w:r w:rsidRPr="00C50D9B">
        <w:rPr>
          <w:rFonts w:ascii="Times New Roman" w:hAnsi="Times New Roman" w:cs="Times New Roman"/>
        </w:rPr>
        <w:t>, 2366–2377. doi:10.1890/0012-9658(2006)87[2366:PGASPI]2.0.CO;2</w:t>
      </w:r>
    </w:p>
    <w:p w14:paraId="61964F4A" w14:textId="77777777" w:rsidR="00C50D9B" w:rsidRPr="00C50D9B" w:rsidRDefault="00C50D9B" w:rsidP="004162E1">
      <w:pPr>
        <w:pStyle w:val="Bibliography"/>
        <w:spacing w:after="0"/>
        <w:rPr>
          <w:rFonts w:ascii="Times New Roman" w:hAnsi="Times New Roman" w:cs="Times New Roman"/>
        </w:rPr>
      </w:pPr>
      <w:r w:rsidRPr="00C50D9B">
        <w:rPr>
          <w:rFonts w:ascii="Times New Roman" w:hAnsi="Times New Roman" w:cs="Times New Roman"/>
        </w:rPr>
        <w:t xml:space="preserve">Darby PC, DeAngelis DL, Romañach SS, Suir K, Bridevaux J (2015). Modeling apple snail population dynamics on the Everglades landscape. </w:t>
      </w:r>
      <w:r w:rsidRPr="00C50D9B">
        <w:rPr>
          <w:rFonts w:ascii="Times New Roman" w:hAnsi="Times New Roman" w:cs="Times New Roman"/>
          <w:i/>
          <w:iCs/>
        </w:rPr>
        <w:t>Landscape Ecology</w:t>
      </w:r>
      <w:r w:rsidRPr="00C50D9B">
        <w:rPr>
          <w:rFonts w:ascii="Times New Roman" w:hAnsi="Times New Roman" w:cs="Times New Roman"/>
        </w:rPr>
        <w:t xml:space="preserve"> </w:t>
      </w:r>
      <w:r w:rsidRPr="00C50D9B">
        <w:rPr>
          <w:rFonts w:ascii="Times New Roman" w:hAnsi="Times New Roman" w:cs="Times New Roman"/>
          <w:b/>
          <w:bCs/>
        </w:rPr>
        <w:t>30</w:t>
      </w:r>
      <w:r w:rsidRPr="00C50D9B">
        <w:rPr>
          <w:rFonts w:ascii="Times New Roman" w:hAnsi="Times New Roman" w:cs="Times New Roman"/>
        </w:rPr>
        <w:t>, 1497–1510. doi:10.1007/s10980-015-0205-5</w:t>
      </w:r>
    </w:p>
    <w:p w14:paraId="5E6CAEF6" w14:textId="77777777" w:rsidR="00C50D9B" w:rsidRPr="00C50D9B" w:rsidRDefault="00C50D9B" w:rsidP="004162E1">
      <w:pPr>
        <w:pStyle w:val="Bibliography"/>
        <w:spacing w:after="0"/>
        <w:rPr>
          <w:rFonts w:ascii="Times New Roman" w:hAnsi="Times New Roman" w:cs="Times New Roman"/>
        </w:rPr>
      </w:pPr>
      <w:r w:rsidRPr="00C50D9B">
        <w:rPr>
          <w:rFonts w:ascii="Times New Roman" w:hAnsi="Times New Roman" w:cs="Times New Roman"/>
        </w:rPr>
        <w:t xml:space="preserve">Davidson AT, Stunkle CR, Armstrong JT, Hamman EA, McCoy MW, Vonesh JR (2024). Warming and top‐down control of stage‐structured prey: Linking theory to patterns in natural systems. </w:t>
      </w:r>
      <w:r w:rsidRPr="00C50D9B">
        <w:rPr>
          <w:rFonts w:ascii="Times New Roman" w:hAnsi="Times New Roman" w:cs="Times New Roman"/>
          <w:i/>
          <w:iCs/>
        </w:rPr>
        <w:t>Ecology</w:t>
      </w:r>
      <w:r w:rsidRPr="00C50D9B">
        <w:rPr>
          <w:rFonts w:ascii="Times New Roman" w:hAnsi="Times New Roman" w:cs="Times New Roman"/>
        </w:rPr>
        <w:t xml:space="preserve"> </w:t>
      </w:r>
      <w:r w:rsidRPr="00C50D9B">
        <w:rPr>
          <w:rFonts w:ascii="Times New Roman" w:hAnsi="Times New Roman" w:cs="Times New Roman"/>
          <w:b/>
          <w:bCs/>
        </w:rPr>
        <w:t>105</w:t>
      </w:r>
      <w:r w:rsidRPr="00C50D9B">
        <w:rPr>
          <w:rFonts w:ascii="Times New Roman" w:hAnsi="Times New Roman" w:cs="Times New Roman"/>
        </w:rPr>
        <w:t>, e4213. doi:10.1002/ecy.4213</w:t>
      </w:r>
    </w:p>
    <w:p w14:paraId="0A80EE7C" w14:textId="77777777" w:rsidR="00C50D9B" w:rsidRPr="00C50D9B" w:rsidRDefault="00C50D9B" w:rsidP="004162E1">
      <w:pPr>
        <w:pStyle w:val="Bibliography"/>
        <w:spacing w:after="0"/>
        <w:rPr>
          <w:rFonts w:ascii="Times New Roman" w:hAnsi="Times New Roman" w:cs="Times New Roman"/>
        </w:rPr>
      </w:pPr>
      <w:r w:rsidRPr="00C50D9B">
        <w:rPr>
          <w:rFonts w:ascii="Times New Roman" w:hAnsi="Times New Roman" w:cs="Times New Roman"/>
        </w:rPr>
        <w:t xml:space="preserve">Gutierre, Darby, Valentine-Darby, Mellow, Therrien, Watford (2019). Contrasting Patterns of Pomacea maculata Establishment and Dispersal in an Everglades Wetland Unit and a Central Florida Lake. </w:t>
      </w:r>
      <w:r w:rsidRPr="00C50D9B">
        <w:rPr>
          <w:rFonts w:ascii="Times New Roman" w:hAnsi="Times New Roman" w:cs="Times New Roman"/>
          <w:i/>
          <w:iCs/>
        </w:rPr>
        <w:t>Diversity</w:t>
      </w:r>
      <w:r w:rsidRPr="00C50D9B">
        <w:rPr>
          <w:rFonts w:ascii="Times New Roman" w:hAnsi="Times New Roman" w:cs="Times New Roman"/>
        </w:rPr>
        <w:t xml:space="preserve"> </w:t>
      </w:r>
      <w:r w:rsidRPr="00C50D9B">
        <w:rPr>
          <w:rFonts w:ascii="Times New Roman" w:hAnsi="Times New Roman" w:cs="Times New Roman"/>
          <w:b/>
          <w:bCs/>
        </w:rPr>
        <w:t>11</w:t>
      </w:r>
      <w:r w:rsidRPr="00C50D9B">
        <w:rPr>
          <w:rFonts w:ascii="Times New Roman" w:hAnsi="Times New Roman" w:cs="Times New Roman"/>
        </w:rPr>
        <w:t>, 1–20. doi:10.3390/d11100183</w:t>
      </w:r>
    </w:p>
    <w:p w14:paraId="0F49B9BB" w14:textId="77777777" w:rsidR="00C50D9B" w:rsidRPr="00C50D9B" w:rsidRDefault="00C50D9B" w:rsidP="004162E1">
      <w:pPr>
        <w:pStyle w:val="Bibliography"/>
        <w:spacing w:after="0"/>
        <w:rPr>
          <w:rFonts w:ascii="Times New Roman" w:hAnsi="Times New Roman" w:cs="Times New Roman"/>
        </w:rPr>
      </w:pPr>
      <w:r w:rsidRPr="00C50D9B">
        <w:rPr>
          <w:rFonts w:ascii="Times New Roman" w:hAnsi="Times New Roman" w:cs="Times New Roman"/>
        </w:rPr>
        <w:t xml:space="preserve">Hansen C, Newman S, Saunders CJ, Tate-Boldt EK, Dorn NJ (2022). Flow-mediated growth of an aquatic herbivore. </w:t>
      </w:r>
      <w:r w:rsidRPr="00C50D9B">
        <w:rPr>
          <w:rFonts w:ascii="Times New Roman" w:hAnsi="Times New Roman" w:cs="Times New Roman"/>
          <w:i/>
          <w:iCs/>
        </w:rPr>
        <w:t>Hydrobiologia</w:t>
      </w:r>
      <w:r w:rsidRPr="00C50D9B">
        <w:rPr>
          <w:rFonts w:ascii="Times New Roman" w:hAnsi="Times New Roman" w:cs="Times New Roman"/>
        </w:rPr>
        <w:t xml:space="preserve"> </w:t>
      </w:r>
      <w:r w:rsidRPr="00C50D9B">
        <w:rPr>
          <w:rFonts w:ascii="Times New Roman" w:hAnsi="Times New Roman" w:cs="Times New Roman"/>
          <w:b/>
          <w:bCs/>
        </w:rPr>
        <w:t>849</w:t>
      </w:r>
      <w:r w:rsidRPr="00C50D9B">
        <w:rPr>
          <w:rFonts w:ascii="Times New Roman" w:hAnsi="Times New Roman" w:cs="Times New Roman"/>
        </w:rPr>
        <w:t>, 3161–3173. doi:10.1007/s10750-022-04923-8</w:t>
      </w:r>
    </w:p>
    <w:p w14:paraId="1A66F4A2" w14:textId="77777777" w:rsidR="00C50D9B" w:rsidRPr="00C50D9B" w:rsidRDefault="00C50D9B" w:rsidP="004162E1">
      <w:pPr>
        <w:pStyle w:val="Bibliography"/>
        <w:spacing w:after="0"/>
        <w:rPr>
          <w:rFonts w:ascii="Times New Roman" w:hAnsi="Times New Roman" w:cs="Times New Roman"/>
        </w:rPr>
      </w:pPr>
      <w:r w:rsidRPr="00C50D9B">
        <w:rPr>
          <w:rFonts w:ascii="Times New Roman" w:hAnsi="Times New Roman" w:cs="Times New Roman"/>
        </w:rPr>
        <w:t xml:space="preserve">McCoy MW, Bolker BM, Warkentin KM, Vonesh JR (2011). Predicting Predation through Prey Ontogeny Using Size-Dependent Functional Response Models. </w:t>
      </w:r>
      <w:r w:rsidRPr="00C50D9B">
        <w:rPr>
          <w:rFonts w:ascii="Times New Roman" w:hAnsi="Times New Roman" w:cs="Times New Roman"/>
          <w:i/>
          <w:iCs/>
        </w:rPr>
        <w:t>The American Naturalist</w:t>
      </w:r>
      <w:r w:rsidRPr="00C50D9B">
        <w:rPr>
          <w:rFonts w:ascii="Times New Roman" w:hAnsi="Times New Roman" w:cs="Times New Roman"/>
        </w:rPr>
        <w:t xml:space="preserve"> </w:t>
      </w:r>
      <w:r w:rsidRPr="00C50D9B">
        <w:rPr>
          <w:rFonts w:ascii="Times New Roman" w:hAnsi="Times New Roman" w:cs="Times New Roman"/>
          <w:b/>
          <w:bCs/>
        </w:rPr>
        <w:t>177</w:t>
      </w:r>
      <w:r w:rsidRPr="00C50D9B">
        <w:rPr>
          <w:rFonts w:ascii="Times New Roman" w:hAnsi="Times New Roman" w:cs="Times New Roman"/>
        </w:rPr>
        <w:t>, 17.</w:t>
      </w:r>
    </w:p>
    <w:p w14:paraId="7AC39914" w14:textId="77777777" w:rsidR="00C50D9B" w:rsidRPr="00C50D9B" w:rsidRDefault="00C50D9B" w:rsidP="004162E1">
      <w:pPr>
        <w:pStyle w:val="Bibliography"/>
        <w:spacing w:after="0"/>
        <w:rPr>
          <w:rFonts w:ascii="Times New Roman" w:hAnsi="Times New Roman" w:cs="Times New Roman"/>
        </w:rPr>
      </w:pPr>
      <w:r w:rsidRPr="00C50D9B">
        <w:rPr>
          <w:rFonts w:ascii="Times New Roman" w:hAnsi="Times New Roman" w:cs="Times New Roman"/>
        </w:rPr>
        <w:t>USFWS (2020). Ecosystem Based Management (EBM) Multi-Species Transition strategy (MSTS) for WCA-3A and COP BO Performance Measures and Assessment Metrics.</w:t>
      </w:r>
    </w:p>
    <w:p w14:paraId="3CD4973E" w14:textId="77777777" w:rsidR="00C50D9B" w:rsidRPr="00C50D9B" w:rsidRDefault="00C50D9B" w:rsidP="004162E1">
      <w:pPr>
        <w:pStyle w:val="Bibliography"/>
        <w:spacing w:after="0"/>
        <w:rPr>
          <w:rFonts w:ascii="Times New Roman" w:hAnsi="Times New Roman" w:cs="Times New Roman"/>
        </w:rPr>
      </w:pPr>
      <w:r w:rsidRPr="00C50D9B">
        <w:rPr>
          <w:rFonts w:ascii="Times New Roman" w:hAnsi="Times New Roman" w:cs="Times New Roman"/>
        </w:rPr>
        <w:t xml:space="preserve">Werner EE, Gilliam JF (1984). The Ontogenetic Niche and Species Interactions in Size-Structured Populations. </w:t>
      </w:r>
      <w:r w:rsidRPr="00C50D9B">
        <w:rPr>
          <w:rFonts w:ascii="Times New Roman" w:hAnsi="Times New Roman" w:cs="Times New Roman"/>
          <w:i/>
          <w:iCs/>
        </w:rPr>
        <w:t>Annual Review of Ecology and Systematics</w:t>
      </w:r>
      <w:r w:rsidRPr="00C50D9B">
        <w:rPr>
          <w:rFonts w:ascii="Times New Roman" w:hAnsi="Times New Roman" w:cs="Times New Roman"/>
        </w:rPr>
        <w:t xml:space="preserve"> </w:t>
      </w:r>
      <w:r w:rsidRPr="00C50D9B">
        <w:rPr>
          <w:rFonts w:ascii="Times New Roman" w:hAnsi="Times New Roman" w:cs="Times New Roman"/>
          <w:b/>
          <w:bCs/>
        </w:rPr>
        <w:t>15</w:t>
      </w:r>
      <w:r w:rsidRPr="00C50D9B">
        <w:rPr>
          <w:rFonts w:ascii="Times New Roman" w:hAnsi="Times New Roman" w:cs="Times New Roman"/>
        </w:rPr>
        <w:t>, 393–425.</w:t>
      </w:r>
    </w:p>
    <w:p w14:paraId="23D86DAA" w14:textId="180F050D" w:rsidR="00F60EA2" w:rsidRPr="00C55BCE" w:rsidRDefault="00F60EA2" w:rsidP="004162E1">
      <w:pPr>
        <w:spacing w:after="0" w:line="480" w:lineRule="auto"/>
        <w:rPr>
          <w:rFonts w:ascii="Times New Roman" w:hAnsi="Times New Roman" w:cs="Times New Roman"/>
        </w:rPr>
      </w:pPr>
      <w:r>
        <w:rPr>
          <w:rFonts w:ascii="Times New Roman" w:hAnsi="Times New Roman" w:cs="Times New Roman"/>
        </w:rPr>
        <w:fldChar w:fldCharType="end"/>
      </w:r>
    </w:p>
    <w:p w14:paraId="33B9662B" w14:textId="0B33C9E7" w:rsidR="00441E94" w:rsidRPr="002061BB" w:rsidRDefault="00441E94">
      <w:pPr>
        <w:rPr>
          <w:rFonts w:ascii="Times New Roman" w:hAnsi="Times New Roman" w:cs="Times New Roman"/>
        </w:rPr>
      </w:pPr>
    </w:p>
    <w:sectPr w:rsidR="00441E94" w:rsidRPr="002061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82D0C"/>
    <w:multiLevelType w:val="multilevel"/>
    <w:tmpl w:val="AEE04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B4512F"/>
    <w:multiLevelType w:val="multilevel"/>
    <w:tmpl w:val="717AD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0A07F3"/>
    <w:multiLevelType w:val="hybridMultilevel"/>
    <w:tmpl w:val="3918C96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062628692">
    <w:abstractNumId w:val="0"/>
  </w:num>
  <w:num w:numId="2" w16cid:durableId="621110074">
    <w:abstractNumId w:val="1"/>
  </w:num>
  <w:num w:numId="3" w16cid:durableId="27776001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than Dorn">
    <w15:presenceInfo w15:providerId="AD" w15:userId="S::ndorn@fiu.edu::410ef3ae-c69e-4cfe-b718-e611471ff50f"/>
  </w15:person>
  <w15:person w15:author="Nathan Barrus">
    <w15:presenceInfo w15:providerId="Windows Live" w15:userId="f4f5e485ed766a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E94"/>
    <w:rsid w:val="00002473"/>
    <w:rsid w:val="000069F7"/>
    <w:rsid w:val="00015772"/>
    <w:rsid w:val="00022B3C"/>
    <w:rsid w:val="000240BD"/>
    <w:rsid w:val="000309C6"/>
    <w:rsid w:val="0005074A"/>
    <w:rsid w:val="000553BE"/>
    <w:rsid w:val="00057E6A"/>
    <w:rsid w:val="00090A3A"/>
    <w:rsid w:val="000916EB"/>
    <w:rsid w:val="00091B4D"/>
    <w:rsid w:val="00093D17"/>
    <w:rsid w:val="000944A1"/>
    <w:rsid w:val="00094BF3"/>
    <w:rsid w:val="00097CEC"/>
    <w:rsid w:val="000B0448"/>
    <w:rsid w:val="000C207F"/>
    <w:rsid w:val="000F0B53"/>
    <w:rsid w:val="00123E7C"/>
    <w:rsid w:val="001326D9"/>
    <w:rsid w:val="001374A0"/>
    <w:rsid w:val="00140258"/>
    <w:rsid w:val="00166FCE"/>
    <w:rsid w:val="00177FDC"/>
    <w:rsid w:val="00195A65"/>
    <w:rsid w:val="001A0375"/>
    <w:rsid w:val="001A0FD6"/>
    <w:rsid w:val="001A38D8"/>
    <w:rsid w:val="001A3E93"/>
    <w:rsid w:val="001A5191"/>
    <w:rsid w:val="001B7A41"/>
    <w:rsid w:val="001C51D6"/>
    <w:rsid w:val="001D24AA"/>
    <w:rsid w:val="001E221D"/>
    <w:rsid w:val="001E6DE7"/>
    <w:rsid w:val="001E74D3"/>
    <w:rsid w:val="001F0C18"/>
    <w:rsid w:val="001F2EDB"/>
    <w:rsid w:val="002061BB"/>
    <w:rsid w:val="00210125"/>
    <w:rsid w:val="00227881"/>
    <w:rsid w:val="00231155"/>
    <w:rsid w:val="00231C1C"/>
    <w:rsid w:val="002402BD"/>
    <w:rsid w:val="0024545E"/>
    <w:rsid w:val="0025507C"/>
    <w:rsid w:val="00255C7D"/>
    <w:rsid w:val="00261789"/>
    <w:rsid w:val="002749BF"/>
    <w:rsid w:val="0027740D"/>
    <w:rsid w:val="002962F4"/>
    <w:rsid w:val="002A2F8D"/>
    <w:rsid w:val="002A7546"/>
    <w:rsid w:val="002B5C1B"/>
    <w:rsid w:val="002C1287"/>
    <w:rsid w:val="002C5810"/>
    <w:rsid w:val="002E124F"/>
    <w:rsid w:val="003052DA"/>
    <w:rsid w:val="00320671"/>
    <w:rsid w:val="003229AE"/>
    <w:rsid w:val="003456C8"/>
    <w:rsid w:val="00345A53"/>
    <w:rsid w:val="00346CE1"/>
    <w:rsid w:val="00347E9D"/>
    <w:rsid w:val="00352667"/>
    <w:rsid w:val="00352C50"/>
    <w:rsid w:val="003618AA"/>
    <w:rsid w:val="00363812"/>
    <w:rsid w:val="0037372E"/>
    <w:rsid w:val="00381B31"/>
    <w:rsid w:val="003901DA"/>
    <w:rsid w:val="0039517F"/>
    <w:rsid w:val="003A0873"/>
    <w:rsid w:val="003A251E"/>
    <w:rsid w:val="003A578B"/>
    <w:rsid w:val="003E1B2F"/>
    <w:rsid w:val="003E2B4E"/>
    <w:rsid w:val="003E33AA"/>
    <w:rsid w:val="004051DC"/>
    <w:rsid w:val="004162E1"/>
    <w:rsid w:val="00423445"/>
    <w:rsid w:val="004235E9"/>
    <w:rsid w:val="00433370"/>
    <w:rsid w:val="0043729C"/>
    <w:rsid w:val="00441E94"/>
    <w:rsid w:val="00475A94"/>
    <w:rsid w:val="0047785F"/>
    <w:rsid w:val="00483046"/>
    <w:rsid w:val="004904EE"/>
    <w:rsid w:val="00491E4E"/>
    <w:rsid w:val="00492659"/>
    <w:rsid w:val="004A2EB2"/>
    <w:rsid w:val="004A2EED"/>
    <w:rsid w:val="004B4FC2"/>
    <w:rsid w:val="004C6ED7"/>
    <w:rsid w:val="004F3F72"/>
    <w:rsid w:val="004F5B8F"/>
    <w:rsid w:val="00504740"/>
    <w:rsid w:val="00524706"/>
    <w:rsid w:val="00525ADB"/>
    <w:rsid w:val="00543D40"/>
    <w:rsid w:val="005441ED"/>
    <w:rsid w:val="005520A8"/>
    <w:rsid w:val="00552396"/>
    <w:rsid w:val="00577CDC"/>
    <w:rsid w:val="00584BFA"/>
    <w:rsid w:val="00585D1F"/>
    <w:rsid w:val="00590CD6"/>
    <w:rsid w:val="00592EC6"/>
    <w:rsid w:val="005A403E"/>
    <w:rsid w:val="005B4870"/>
    <w:rsid w:val="005D3079"/>
    <w:rsid w:val="005E40CB"/>
    <w:rsid w:val="005F14CD"/>
    <w:rsid w:val="00602B00"/>
    <w:rsid w:val="006107F7"/>
    <w:rsid w:val="00616446"/>
    <w:rsid w:val="00616949"/>
    <w:rsid w:val="00634D3C"/>
    <w:rsid w:val="0064604E"/>
    <w:rsid w:val="0065581C"/>
    <w:rsid w:val="00660F9E"/>
    <w:rsid w:val="006814A1"/>
    <w:rsid w:val="006850ED"/>
    <w:rsid w:val="00697F9F"/>
    <w:rsid w:val="006A1387"/>
    <w:rsid w:val="006C47E8"/>
    <w:rsid w:val="006C489F"/>
    <w:rsid w:val="006C7081"/>
    <w:rsid w:val="006E4EE0"/>
    <w:rsid w:val="006F3885"/>
    <w:rsid w:val="006F6516"/>
    <w:rsid w:val="0072341E"/>
    <w:rsid w:val="007400F1"/>
    <w:rsid w:val="00743E3A"/>
    <w:rsid w:val="00755F9A"/>
    <w:rsid w:val="00756EB3"/>
    <w:rsid w:val="007714B6"/>
    <w:rsid w:val="00774E64"/>
    <w:rsid w:val="00797256"/>
    <w:rsid w:val="007C2F70"/>
    <w:rsid w:val="007C5180"/>
    <w:rsid w:val="007D125D"/>
    <w:rsid w:val="007D2223"/>
    <w:rsid w:val="007D74EA"/>
    <w:rsid w:val="007E0E73"/>
    <w:rsid w:val="007E0FA8"/>
    <w:rsid w:val="007E610D"/>
    <w:rsid w:val="007E7965"/>
    <w:rsid w:val="00805B62"/>
    <w:rsid w:val="0081616C"/>
    <w:rsid w:val="008206FB"/>
    <w:rsid w:val="008216E4"/>
    <w:rsid w:val="0082602C"/>
    <w:rsid w:val="00826F51"/>
    <w:rsid w:val="00852120"/>
    <w:rsid w:val="00856B4E"/>
    <w:rsid w:val="00867380"/>
    <w:rsid w:val="008728A4"/>
    <w:rsid w:val="008740AE"/>
    <w:rsid w:val="008A3350"/>
    <w:rsid w:val="008B31C6"/>
    <w:rsid w:val="008C13AB"/>
    <w:rsid w:val="008C5F5E"/>
    <w:rsid w:val="008F2484"/>
    <w:rsid w:val="008F4E8D"/>
    <w:rsid w:val="008F5875"/>
    <w:rsid w:val="0090540B"/>
    <w:rsid w:val="009228C0"/>
    <w:rsid w:val="00922D49"/>
    <w:rsid w:val="009275BF"/>
    <w:rsid w:val="009364A0"/>
    <w:rsid w:val="00954A61"/>
    <w:rsid w:val="00985205"/>
    <w:rsid w:val="00986D68"/>
    <w:rsid w:val="009A6E07"/>
    <w:rsid w:val="009B197B"/>
    <w:rsid w:val="009B1FCF"/>
    <w:rsid w:val="009B592C"/>
    <w:rsid w:val="009D0A12"/>
    <w:rsid w:val="009F71C0"/>
    <w:rsid w:val="00A13338"/>
    <w:rsid w:val="00A267C6"/>
    <w:rsid w:val="00A3708B"/>
    <w:rsid w:val="00A42919"/>
    <w:rsid w:val="00A47954"/>
    <w:rsid w:val="00A6318D"/>
    <w:rsid w:val="00A729C7"/>
    <w:rsid w:val="00A74598"/>
    <w:rsid w:val="00A91B47"/>
    <w:rsid w:val="00AD3E0E"/>
    <w:rsid w:val="00AE3019"/>
    <w:rsid w:val="00AE7095"/>
    <w:rsid w:val="00AF1A39"/>
    <w:rsid w:val="00B01221"/>
    <w:rsid w:val="00B225CB"/>
    <w:rsid w:val="00B25FCF"/>
    <w:rsid w:val="00B4144A"/>
    <w:rsid w:val="00B5364B"/>
    <w:rsid w:val="00B90024"/>
    <w:rsid w:val="00BA2892"/>
    <w:rsid w:val="00BA36AB"/>
    <w:rsid w:val="00BC27CB"/>
    <w:rsid w:val="00BC61A3"/>
    <w:rsid w:val="00BC6507"/>
    <w:rsid w:val="00BC6FE2"/>
    <w:rsid w:val="00BE0ED8"/>
    <w:rsid w:val="00BE1041"/>
    <w:rsid w:val="00BF4070"/>
    <w:rsid w:val="00BF6C6F"/>
    <w:rsid w:val="00C20332"/>
    <w:rsid w:val="00C23D4B"/>
    <w:rsid w:val="00C33057"/>
    <w:rsid w:val="00C46C45"/>
    <w:rsid w:val="00C50D9B"/>
    <w:rsid w:val="00C55BCE"/>
    <w:rsid w:val="00C61CBA"/>
    <w:rsid w:val="00C900AC"/>
    <w:rsid w:val="00C9198C"/>
    <w:rsid w:val="00C91D92"/>
    <w:rsid w:val="00C97E01"/>
    <w:rsid w:val="00CA0CE8"/>
    <w:rsid w:val="00CA3BB9"/>
    <w:rsid w:val="00CF3C71"/>
    <w:rsid w:val="00D004A0"/>
    <w:rsid w:val="00D16F03"/>
    <w:rsid w:val="00D34E5A"/>
    <w:rsid w:val="00D376E5"/>
    <w:rsid w:val="00D37768"/>
    <w:rsid w:val="00D43EBD"/>
    <w:rsid w:val="00D47F41"/>
    <w:rsid w:val="00D57FEC"/>
    <w:rsid w:val="00D74799"/>
    <w:rsid w:val="00D81072"/>
    <w:rsid w:val="00DD1001"/>
    <w:rsid w:val="00DD73E3"/>
    <w:rsid w:val="00DF0C11"/>
    <w:rsid w:val="00DF4A68"/>
    <w:rsid w:val="00E06149"/>
    <w:rsid w:val="00E10B11"/>
    <w:rsid w:val="00E11C87"/>
    <w:rsid w:val="00E37858"/>
    <w:rsid w:val="00E47921"/>
    <w:rsid w:val="00E51025"/>
    <w:rsid w:val="00E5287E"/>
    <w:rsid w:val="00E560D5"/>
    <w:rsid w:val="00E621C1"/>
    <w:rsid w:val="00E63662"/>
    <w:rsid w:val="00E70D4F"/>
    <w:rsid w:val="00E7484B"/>
    <w:rsid w:val="00EA0E03"/>
    <w:rsid w:val="00ED4565"/>
    <w:rsid w:val="00EE097A"/>
    <w:rsid w:val="00EE22FC"/>
    <w:rsid w:val="00EF0D3A"/>
    <w:rsid w:val="00EF1C18"/>
    <w:rsid w:val="00EF2666"/>
    <w:rsid w:val="00EF3EE5"/>
    <w:rsid w:val="00EF7705"/>
    <w:rsid w:val="00F2023A"/>
    <w:rsid w:val="00F23824"/>
    <w:rsid w:val="00F438B5"/>
    <w:rsid w:val="00F4448A"/>
    <w:rsid w:val="00F47026"/>
    <w:rsid w:val="00F567EA"/>
    <w:rsid w:val="00F60EA2"/>
    <w:rsid w:val="00F7333E"/>
    <w:rsid w:val="00F73D12"/>
    <w:rsid w:val="00F8057A"/>
    <w:rsid w:val="00FB4099"/>
    <w:rsid w:val="00FC10A5"/>
    <w:rsid w:val="00FD5D4E"/>
    <w:rsid w:val="00FE3C6E"/>
    <w:rsid w:val="00FE48C6"/>
    <w:rsid w:val="00FF4C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59B7A"/>
  <w15:chartTrackingRefBased/>
  <w15:docId w15:val="{9FEA9793-A38F-4E6E-80F2-BA4C24DEB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E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1E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1E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1E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1E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1E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E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E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E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E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1E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1E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1E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1E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1E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E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E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E94"/>
    <w:rPr>
      <w:rFonts w:eastAsiaTheme="majorEastAsia" w:cstheme="majorBidi"/>
      <w:color w:val="272727" w:themeColor="text1" w:themeTint="D8"/>
    </w:rPr>
  </w:style>
  <w:style w:type="paragraph" w:styleId="Title">
    <w:name w:val="Title"/>
    <w:basedOn w:val="Normal"/>
    <w:next w:val="Normal"/>
    <w:link w:val="TitleChar"/>
    <w:uiPriority w:val="10"/>
    <w:qFormat/>
    <w:rsid w:val="00441E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E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E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E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E94"/>
    <w:pPr>
      <w:spacing w:before="160"/>
      <w:jc w:val="center"/>
    </w:pPr>
    <w:rPr>
      <w:i/>
      <w:iCs/>
      <w:color w:val="404040" w:themeColor="text1" w:themeTint="BF"/>
    </w:rPr>
  </w:style>
  <w:style w:type="character" w:customStyle="1" w:styleId="QuoteChar">
    <w:name w:val="Quote Char"/>
    <w:basedOn w:val="DefaultParagraphFont"/>
    <w:link w:val="Quote"/>
    <w:uiPriority w:val="29"/>
    <w:rsid w:val="00441E94"/>
    <w:rPr>
      <w:i/>
      <w:iCs/>
      <w:color w:val="404040" w:themeColor="text1" w:themeTint="BF"/>
    </w:rPr>
  </w:style>
  <w:style w:type="paragraph" w:styleId="ListParagraph">
    <w:name w:val="List Paragraph"/>
    <w:basedOn w:val="Normal"/>
    <w:uiPriority w:val="34"/>
    <w:qFormat/>
    <w:rsid w:val="00441E94"/>
    <w:pPr>
      <w:ind w:left="720"/>
      <w:contextualSpacing/>
    </w:pPr>
  </w:style>
  <w:style w:type="character" w:styleId="IntenseEmphasis">
    <w:name w:val="Intense Emphasis"/>
    <w:basedOn w:val="DefaultParagraphFont"/>
    <w:uiPriority w:val="21"/>
    <w:qFormat/>
    <w:rsid w:val="00441E94"/>
    <w:rPr>
      <w:i/>
      <w:iCs/>
      <w:color w:val="0F4761" w:themeColor="accent1" w:themeShade="BF"/>
    </w:rPr>
  </w:style>
  <w:style w:type="paragraph" w:styleId="IntenseQuote">
    <w:name w:val="Intense Quote"/>
    <w:basedOn w:val="Normal"/>
    <w:next w:val="Normal"/>
    <w:link w:val="IntenseQuoteChar"/>
    <w:uiPriority w:val="30"/>
    <w:qFormat/>
    <w:rsid w:val="00441E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1E94"/>
    <w:rPr>
      <w:i/>
      <w:iCs/>
      <w:color w:val="0F4761" w:themeColor="accent1" w:themeShade="BF"/>
    </w:rPr>
  </w:style>
  <w:style w:type="character" w:styleId="IntenseReference">
    <w:name w:val="Intense Reference"/>
    <w:basedOn w:val="DefaultParagraphFont"/>
    <w:uiPriority w:val="32"/>
    <w:qFormat/>
    <w:rsid w:val="00441E94"/>
    <w:rPr>
      <w:b/>
      <w:bCs/>
      <w:smallCaps/>
      <w:color w:val="0F4761" w:themeColor="accent1" w:themeShade="BF"/>
      <w:spacing w:val="5"/>
    </w:rPr>
  </w:style>
  <w:style w:type="paragraph" w:styleId="Bibliography">
    <w:name w:val="Bibliography"/>
    <w:basedOn w:val="Normal"/>
    <w:next w:val="Normal"/>
    <w:uiPriority w:val="37"/>
    <w:unhideWhenUsed/>
    <w:rsid w:val="00F60EA2"/>
    <w:pPr>
      <w:spacing w:after="240" w:line="240" w:lineRule="auto"/>
      <w:ind w:left="720" w:hanging="720"/>
    </w:pPr>
  </w:style>
  <w:style w:type="character" w:styleId="CommentReference">
    <w:name w:val="annotation reference"/>
    <w:basedOn w:val="DefaultParagraphFont"/>
    <w:uiPriority w:val="99"/>
    <w:semiHidden/>
    <w:unhideWhenUsed/>
    <w:rsid w:val="00852120"/>
    <w:rPr>
      <w:sz w:val="16"/>
      <w:szCs w:val="16"/>
    </w:rPr>
  </w:style>
  <w:style w:type="paragraph" w:styleId="CommentText">
    <w:name w:val="annotation text"/>
    <w:basedOn w:val="Normal"/>
    <w:link w:val="CommentTextChar"/>
    <w:uiPriority w:val="99"/>
    <w:unhideWhenUsed/>
    <w:rsid w:val="00852120"/>
    <w:pPr>
      <w:spacing w:line="240" w:lineRule="auto"/>
    </w:pPr>
    <w:rPr>
      <w:sz w:val="20"/>
      <w:szCs w:val="20"/>
    </w:rPr>
  </w:style>
  <w:style w:type="character" w:customStyle="1" w:styleId="CommentTextChar">
    <w:name w:val="Comment Text Char"/>
    <w:basedOn w:val="DefaultParagraphFont"/>
    <w:link w:val="CommentText"/>
    <w:uiPriority w:val="99"/>
    <w:rsid w:val="00852120"/>
    <w:rPr>
      <w:sz w:val="20"/>
      <w:szCs w:val="20"/>
    </w:rPr>
  </w:style>
  <w:style w:type="paragraph" w:styleId="CommentSubject">
    <w:name w:val="annotation subject"/>
    <w:basedOn w:val="CommentText"/>
    <w:next w:val="CommentText"/>
    <w:link w:val="CommentSubjectChar"/>
    <w:uiPriority w:val="99"/>
    <w:semiHidden/>
    <w:unhideWhenUsed/>
    <w:rsid w:val="00852120"/>
    <w:rPr>
      <w:b/>
      <w:bCs/>
    </w:rPr>
  </w:style>
  <w:style w:type="character" w:customStyle="1" w:styleId="CommentSubjectChar">
    <w:name w:val="Comment Subject Char"/>
    <w:basedOn w:val="CommentTextChar"/>
    <w:link w:val="CommentSubject"/>
    <w:uiPriority w:val="99"/>
    <w:semiHidden/>
    <w:rsid w:val="00852120"/>
    <w:rPr>
      <w:b/>
      <w:bCs/>
      <w:sz w:val="20"/>
      <w:szCs w:val="20"/>
    </w:rPr>
  </w:style>
  <w:style w:type="paragraph" w:styleId="Revision">
    <w:name w:val="Revision"/>
    <w:hidden/>
    <w:uiPriority w:val="99"/>
    <w:semiHidden/>
    <w:rsid w:val="00EF1C1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5353</Words>
  <Characters>30515</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Barrus</dc:creator>
  <cp:keywords/>
  <dc:description/>
  <cp:lastModifiedBy>Nathan Barrus</cp:lastModifiedBy>
  <cp:revision>2</cp:revision>
  <dcterms:created xsi:type="dcterms:W3CDTF">2025-08-11T20:07:00Z</dcterms:created>
  <dcterms:modified xsi:type="dcterms:W3CDTF">2025-08-11T20:07:00Z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id="rW4VKMao"/&gt;&lt;style id="http://www.zotero.org/styles/wildlife-research" hasBibliography="1" bibliographyStyleHasBeenSet="1"/&gt;&lt;prefs&gt;&lt;pref name="fieldType" value="Field"/&gt;&lt;/prefs&gt;&lt;/data&gt;</vt:lpwstr>
  </property>
</Properties>
</file>