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F7B0D" w14:textId="751AEF22" w:rsidR="00D5294F" w:rsidRPr="00DE4930" w:rsidRDefault="00CD54CA" w:rsidP="00524172">
      <w:pPr>
        <w:pStyle w:val="NATESTYLE1CommonCollege"/>
        <w:spacing w:after="240"/>
        <w:jc w:val="center"/>
        <w:rPr>
          <w:b/>
          <w:bCs/>
        </w:rPr>
      </w:pPr>
      <w:r>
        <w:rPr>
          <w:b/>
          <w:bCs/>
        </w:rPr>
        <w:t>Seasonal</w:t>
      </w:r>
      <w:r w:rsidR="00096F19">
        <w:rPr>
          <w:b/>
          <w:bCs/>
        </w:rPr>
        <w:t xml:space="preserve"> variation in</w:t>
      </w:r>
      <w:r w:rsidR="001125E2">
        <w:rPr>
          <w:b/>
          <w:bCs/>
        </w:rPr>
        <w:t xml:space="preserve"> </w:t>
      </w:r>
      <w:commentRangeStart w:id="0"/>
      <w:del w:id="1" w:author="Nathan Dorn" w:date="2024-02-15T09:52:00Z">
        <w:r w:rsidR="001125E2" w:rsidDel="00034199">
          <w:rPr>
            <w:b/>
            <w:bCs/>
          </w:rPr>
          <w:delText>environmental</w:delText>
        </w:r>
        <w:r w:rsidR="00096F19" w:rsidDel="00034199">
          <w:rPr>
            <w:b/>
            <w:bCs/>
          </w:rPr>
          <w:delText xml:space="preserve"> </w:delText>
        </w:r>
      </w:del>
      <w:ins w:id="2" w:author="Nathan Dorn" w:date="2024-02-15T09:53:00Z">
        <w:r w:rsidR="00034199">
          <w:rPr>
            <w:b/>
            <w:bCs/>
          </w:rPr>
          <w:t xml:space="preserve"> juvenile </w:t>
        </w:r>
      </w:ins>
      <w:ins w:id="3" w:author="Nathan Dorn" w:date="2024-02-15T09:52:00Z">
        <w:r w:rsidR="00034199">
          <w:rPr>
            <w:b/>
            <w:bCs/>
          </w:rPr>
          <w:t xml:space="preserve">growth </w:t>
        </w:r>
      </w:ins>
      <w:del w:id="4" w:author="Nathan Dorn" w:date="2024-02-15T09:53:00Z">
        <w:r w:rsidR="00096F19" w:rsidDel="00034199">
          <w:rPr>
            <w:b/>
            <w:bCs/>
          </w:rPr>
          <w:delText>conditions</w:delText>
        </w:r>
      </w:del>
      <w:r w:rsidR="001125E2">
        <w:rPr>
          <w:b/>
          <w:bCs/>
        </w:rPr>
        <w:t xml:space="preserve"> </w:t>
      </w:r>
      <w:commentRangeEnd w:id="0"/>
      <w:r w:rsidR="00012FA5">
        <w:rPr>
          <w:rStyle w:val="CommentReference"/>
          <w:rFonts w:cstheme="minorBidi"/>
        </w:rPr>
        <w:commentReference w:id="0"/>
      </w:r>
      <w:r w:rsidR="001125E2">
        <w:rPr>
          <w:b/>
          <w:bCs/>
        </w:rPr>
        <w:t>and predator</w:t>
      </w:r>
      <w:ins w:id="5" w:author="Nathan Dorn" w:date="2024-02-15T09:53:00Z">
        <w:r w:rsidR="00034199">
          <w:rPr>
            <w:b/>
            <w:bCs/>
          </w:rPr>
          <w:t>s</w:t>
        </w:r>
      </w:ins>
      <w:del w:id="6" w:author="Nathan Dorn" w:date="2024-02-15T09:53:00Z">
        <w:r w:rsidR="001125E2" w:rsidDel="00DD357D">
          <w:rPr>
            <w:b/>
            <w:bCs/>
          </w:rPr>
          <w:delText xml:space="preserve"> abundance</w:delText>
        </w:r>
      </w:del>
      <w:r w:rsidR="001C3D48">
        <w:rPr>
          <w:b/>
          <w:bCs/>
        </w:rPr>
        <w:t xml:space="preserve"> predict </w:t>
      </w:r>
      <w:ins w:id="7" w:author="Nathan Dorn" w:date="2024-02-15T09:52:00Z">
        <w:r w:rsidR="001C3D48">
          <w:rPr>
            <w:b/>
            <w:bCs/>
          </w:rPr>
          <w:t>declining</w:t>
        </w:r>
      </w:ins>
      <w:r w:rsidR="001125E2">
        <w:rPr>
          <w:b/>
          <w:bCs/>
        </w:rPr>
        <w:t xml:space="preserve"> populations of </w:t>
      </w:r>
      <w:del w:id="8" w:author="Nathan Dorn" w:date="2024-02-15T09:52:00Z">
        <w:r w:rsidR="001125E2" w:rsidDel="001C3D48">
          <w:rPr>
            <w:b/>
            <w:bCs/>
          </w:rPr>
          <w:delText xml:space="preserve">annual </w:delText>
        </w:r>
      </w:del>
      <w:ins w:id="9" w:author="Nathan Dorn" w:date="2024-02-15T09:52:00Z">
        <w:r w:rsidR="001C3D48">
          <w:rPr>
            <w:b/>
            <w:bCs/>
          </w:rPr>
          <w:t xml:space="preserve">freshwater </w:t>
        </w:r>
      </w:ins>
      <w:r w:rsidR="00096F19">
        <w:rPr>
          <w:b/>
          <w:bCs/>
        </w:rPr>
        <w:t>gastropod</w:t>
      </w:r>
      <w:ins w:id="10" w:author="Nathan Dorn" w:date="2024-02-15T09:54:00Z">
        <w:r w:rsidR="00DD357D">
          <w:rPr>
            <w:b/>
            <w:bCs/>
          </w:rPr>
          <w:t xml:space="preserve"> </w:t>
        </w:r>
      </w:ins>
    </w:p>
    <w:p w14:paraId="4CD0672E" w14:textId="77777777" w:rsidR="00D5294F" w:rsidRPr="00524172" w:rsidRDefault="00D5294F" w:rsidP="00524172">
      <w:pPr>
        <w:pStyle w:val="NATESTYLE1CommonCollege"/>
        <w:spacing w:after="240"/>
        <w:jc w:val="center"/>
      </w:pPr>
    </w:p>
    <w:p w14:paraId="72133829" w14:textId="16686EB0" w:rsidR="00D5294F" w:rsidRPr="00967622" w:rsidRDefault="00D5294F" w:rsidP="00524172">
      <w:pPr>
        <w:pStyle w:val="NATESTYLE1CommonCollege"/>
        <w:spacing w:after="120"/>
      </w:pPr>
      <w:r w:rsidRPr="00524172">
        <w:t>N</w:t>
      </w:r>
      <w:r w:rsidR="00DE4930">
        <w:t>.</w:t>
      </w:r>
      <w:r w:rsidRPr="00524172">
        <w:t xml:space="preserve"> T. Barrus</w:t>
      </w:r>
      <w:r w:rsidRPr="00524172">
        <w:rPr>
          <w:vertAlign w:val="superscript"/>
        </w:rPr>
        <w:t>1,</w:t>
      </w:r>
      <w:r w:rsidR="00DE4930">
        <w:rPr>
          <w:vertAlign w:val="superscript"/>
        </w:rPr>
        <w:t>2</w:t>
      </w:r>
      <w:r w:rsidR="00FD6AE0">
        <w:rPr>
          <w:vertAlign w:val="superscript"/>
        </w:rPr>
        <w:t>,</w:t>
      </w:r>
      <w:r w:rsidR="00844B9C">
        <w:rPr>
          <w:vertAlign w:val="superscript"/>
        </w:rPr>
        <w:t>4</w:t>
      </w:r>
      <w:r w:rsidR="00967622">
        <w:t xml:space="preserve">; </w:t>
      </w:r>
      <w:r w:rsidR="00080A91">
        <w:rPr>
          <w:rStyle w:val="normaltextrun"/>
          <w:color w:val="000000"/>
          <w:shd w:val="clear" w:color="auto" w:fill="FFFFFF"/>
        </w:rPr>
        <w:t>ORCID: 0000-0001-7503-3120</w:t>
      </w:r>
    </w:p>
    <w:p w14:paraId="152EA52D" w14:textId="012A8DA3" w:rsidR="00D5294F" w:rsidRPr="00524172" w:rsidRDefault="007840F9" w:rsidP="00DE4930">
      <w:pPr>
        <w:pStyle w:val="NATESTYLE1CommonCollege"/>
        <w:spacing w:after="120"/>
      </w:pPr>
      <w:r w:rsidRPr="00524172">
        <w:t>M</w:t>
      </w:r>
      <w:r w:rsidR="00DE4930">
        <w:t xml:space="preserve">. </w:t>
      </w:r>
      <w:r w:rsidRPr="00524172">
        <w:t>I. Cook</w:t>
      </w:r>
      <w:r w:rsidR="00844B9C">
        <w:rPr>
          <w:vertAlign w:val="superscript"/>
        </w:rPr>
        <w:t>3</w:t>
      </w:r>
      <w:r w:rsidRPr="00524172">
        <w:t>,</w:t>
      </w:r>
    </w:p>
    <w:p w14:paraId="675E2AC3" w14:textId="29B846B8" w:rsidR="00D5294F" w:rsidRPr="00524172" w:rsidRDefault="00D5294F" w:rsidP="00524172">
      <w:pPr>
        <w:pStyle w:val="NATESTYLE1CommonCollege"/>
        <w:spacing w:after="120"/>
      </w:pPr>
      <w:r w:rsidRPr="00524172">
        <w:t>and N</w:t>
      </w:r>
      <w:r w:rsidR="00DE4930">
        <w:t>.</w:t>
      </w:r>
      <w:r w:rsidRPr="00524172">
        <w:t xml:space="preserve"> </w:t>
      </w:r>
      <w:r w:rsidR="007840F9" w:rsidRPr="00524172">
        <w:t xml:space="preserve">J. </w:t>
      </w:r>
      <w:r w:rsidRPr="00524172">
        <w:t>Dorn</w:t>
      </w:r>
      <w:r w:rsidRPr="00524172">
        <w:rPr>
          <w:vertAlign w:val="superscript"/>
        </w:rPr>
        <w:t>2,</w:t>
      </w:r>
      <w:r w:rsidR="00844B9C">
        <w:rPr>
          <w:vertAlign w:val="superscript"/>
        </w:rPr>
        <w:t>4</w:t>
      </w:r>
      <w:r w:rsidR="00080A91">
        <w:rPr>
          <w:vertAlign w:val="superscript"/>
        </w:rPr>
        <w:t xml:space="preserve"> </w:t>
      </w:r>
      <w:r w:rsidR="00080A91">
        <w:rPr>
          <w:rStyle w:val="normaltextrun"/>
          <w:color w:val="000000"/>
          <w:shd w:val="clear" w:color="auto" w:fill="FFFFFF"/>
        </w:rPr>
        <w:t>ORCID: 0000-0001-5516-0253</w:t>
      </w:r>
    </w:p>
    <w:p w14:paraId="229B6CA8" w14:textId="77777777" w:rsidR="00D5294F" w:rsidRPr="00524172" w:rsidRDefault="00D5294F" w:rsidP="00524172">
      <w:pPr>
        <w:pStyle w:val="NATESTYLE1CommonCollege"/>
        <w:spacing w:after="240"/>
        <w:jc w:val="center"/>
      </w:pPr>
    </w:p>
    <w:p w14:paraId="3FA43F80" w14:textId="77777777" w:rsidR="00D5294F" w:rsidRPr="00524172" w:rsidRDefault="00D5294F" w:rsidP="00524172">
      <w:pPr>
        <w:pStyle w:val="NATESTYLE1CommonCollege"/>
        <w:spacing w:after="120"/>
      </w:pPr>
      <w:r w:rsidRPr="00524172">
        <w:rPr>
          <w:vertAlign w:val="superscript"/>
        </w:rPr>
        <w:t>1</w:t>
      </w:r>
      <w:r w:rsidRPr="00524172">
        <w:t xml:space="preserve"> Corresponding Author: Nathan T. Barrus, nbarrus1@gmail.com</w:t>
      </w:r>
    </w:p>
    <w:p w14:paraId="4F4D5462" w14:textId="573F8D51" w:rsidR="00FD6AE0" w:rsidRPr="00524172" w:rsidRDefault="00D5294F" w:rsidP="00FD6AE0">
      <w:pPr>
        <w:pStyle w:val="NATESTYLE1CommonCollege"/>
        <w:spacing w:after="120"/>
      </w:pPr>
      <w:r w:rsidRPr="00524172">
        <w:rPr>
          <w:vertAlign w:val="superscript"/>
        </w:rPr>
        <w:t xml:space="preserve">2 </w:t>
      </w:r>
      <w:r w:rsidR="00FD6AE0" w:rsidRPr="00524172">
        <w:t>Institute of Environment and Dept. of Biological Sciences, Florida International University</w:t>
      </w:r>
      <w:r w:rsidR="00222F89">
        <w:t>, Miami, FL, USA</w:t>
      </w:r>
      <w:r w:rsidR="00222F89">
        <w:rPr>
          <w:rFonts w:ascii="Roboto" w:hAnsi="Roboto"/>
          <w:color w:val="111111"/>
          <w:sz w:val="60"/>
          <w:szCs w:val="60"/>
          <w:shd w:val="clear" w:color="auto" w:fill="FFFFFF"/>
        </w:rPr>
        <w:t xml:space="preserve"> </w:t>
      </w:r>
    </w:p>
    <w:p w14:paraId="6603A8D4" w14:textId="4E5E3DF2" w:rsidR="00D5294F" w:rsidRPr="00524172" w:rsidRDefault="00844B9C" w:rsidP="00524172">
      <w:pPr>
        <w:pStyle w:val="NATESTYLE1CommonCollege"/>
        <w:spacing w:after="120"/>
      </w:pPr>
      <w:r>
        <w:rPr>
          <w:vertAlign w:val="superscript"/>
        </w:rPr>
        <w:t>3</w:t>
      </w:r>
      <w:r w:rsidR="00D5294F" w:rsidRPr="00524172">
        <w:t xml:space="preserve"> South Florida Water Management District</w:t>
      </w:r>
      <w:r w:rsidR="00C95EBA">
        <w:t>. West Palm Beach, FL, USA</w:t>
      </w:r>
    </w:p>
    <w:p w14:paraId="3570C43A" w14:textId="07388083" w:rsidR="00D5294F" w:rsidRPr="00524172" w:rsidRDefault="00844B9C" w:rsidP="00524172">
      <w:pPr>
        <w:pStyle w:val="NATESTYLE1CommonCollege"/>
        <w:spacing w:after="120"/>
      </w:pPr>
      <w:r>
        <w:rPr>
          <w:vertAlign w:val="superscript"/>
        </w:rPr>
        <w:t>4</w:t>
      </w:r>
      <w:r w:rsidR="00D5294F" w:rsidRPr="00524172">
        <w:t xml:space="preserve"> </w:t>
      </w:r>
      <w:r w:rsidR="00FD6AE0" w:rsidRPr="00524172">
        <w:t>Department of Biological Sciences, Florida Atlantic University</w:t>
      </w:r>
      <w:r w:rsidR="0076235B">
        <w:t>, Boca Raton, FL, USA</w:t>
      </w:r>
    </w:p>
    <w:p w14:paraId="4224BE89" w14:textId="77777777" w:rsidR="00D5294F" w:rsidRPr="00524172" w:rsidRDefault="00D5294F" w:rsidP="00524172">
      <w:pPr>
        <w:pStyle w:val="NATESTYLE1CommonCollege"/>
        <w:spacing w:after="240"/>
        <w:jc w:val="center"/>
      </w:pPr>
    </w:p>
    <w:p w14:paraId="3B17655D" w14:textId="77777777" w:rsidR="00D5294F" w:rsidRPr="00524172" w:rsidRDefault="00D5294F" w:rsidP="00F0682B">
      <w:pPr>
        <w:pStyle w:val="Heading1"/>
      </w:pPr>
      <w:r w:rsidRPr="00524172">
        <w:t>Acknowledgments:</w:t>
      </w:r>
    </w:p>
    <w:p w14:paraId="0B986D24" w14:textId="5369FCD8" w:rsidR="00D5294F" w:rsidRPr="00524172" w:rsidRDefault="00D5294F" w:rsidP="00524172">
      <w:pPr>
        <w:pStyle w:val="NATESTYLE1CommonCollege"/>
        <w:spacing w:after="240"/>
      </w:pPr>
      <w:r w:rsidRPr="00524172">
        <w:t xml:space="preserve">J. Sommer and E. Cline were instrumental in completing the </w:t>
      </w:r>
      <w:r w:rsidR="00BF7C81" w:rsidRPr="00524172">
        <w:t>fieldwork</w:t>
      </w:r>
      <w:r w:rsidRPr="00524172">
        <w:t xml:space="preserve"> and maintaining the wetland hydrologic conditions.</w:t>
      </w:r>
      <w:r w:rsidR="00004CAC">
        <w:t xml:space="preserve"> </w:t>
      </w:r>
      <w:r w:rsidR="006D33FC">
        <w:t xml:space="preserve">The thoughtful </w:t>
      </w:r>
      <w:r w:rsidR="00BF7C81">
        <w:t>comments</w:t>
      </w:r>
      <w:r w:rsidR="006D33FC">
        <w:t xml:space="preserve"> of this work </w:t>
      </w:r>
      <w:r w:rsidR="00E3113F">
        <w:t xml:space="preserve">from the wetland ecology lab in Florida International University </w:t>
      </w:r>
      <w:r w:rsidR="007751B4">
        <w:t xml:space="preserve">significantly improved this work.  </w:t>
      </w:r>
      <w:r w:rsidRPr="00524172">
        <w:t>This work was made possible by a contract between the South Florida Water Management District and Florida Atlantic University (#9500007911 to NJD).</w:t>
      </w:r>
      <w:r w:rsidR="00004CAC">
        <w:t xml:space="preserve"> </w:t>
      </w:r>
      <w:r w:rsidRPr="00524172">
        <w:t>This paper is contribution ## of the Freshwater Resources Division of the Institute of Environment at Florida International University.</w:t>
      </w:r>
      <w:r w:rsidR="00004CAC">
        <w:t xml:space="preserve">  </w:t>
      </w:r>
    </w:p>
    <w:p w14:paraId="3876B155" w14:textId="1FD61FB4" w:rsidR="00D5294F" w:rsidRDefault="00D5294F" w:rsidP="00524172">
      <w:pPr>
        <w:pStyle w:val="NATESTYLE1CommonCollege"/>
        <w:spacing w:after="120"/>
      </w:pPr>
      <w:r w:rsidRPr="00524172">
        <w:lastRenderedPageBreak/>
        <w:t>Target Journals:</w:t>
      </w:r>
      <w:r w:rsidR="00004CAC">
        <w:t xml:space="preserve"> </w:t>
      </w:r>
      <w:r w:rsidR="00524172" w:rsidRPr="00524172">
        <w:t xml:space="preserve"> </w:t>
      </w:r>
      <w:r w:rsidR="00F1179E">
        <w:t>Functional Ecology</w:t>
      </w:r>
      <w:ins w:id="11" w:author="Nathan Dorn" w:date="2024-02-16T08:20:00Z">
        <w:r w:rsidR="00513465">
          <w:t xml:space="preserve">, </w:t>
        </w:r>
        <w:r w:rsidR="003A7ECD">
          <w:t>Journal of An</w:t>
        </w:r>
      </w:ins>
      <w:ins w:id="12" w:author="Nathan Dorn" w:date="2024-02-16T08:21:00Z">
        <w:r w:rsidR="003A7ECD">
          <w:t xml:space="preserve">imal Ecology, </w:t>
        </w:r>
      </w:ins>
      <w:del w:id="13" w:author="Nathan Dorn" w:date="2024-02-16T08:21:00Z">
        <w:r w:rsidR="00F1179E" w:rsidDel="003A7ECD">
          <w:delText xml:space="preserve"> -</w:delText>
        </w:r>
        <w:r w:rsidR="00971D24" w:rsidDel="003A7ECD">
          <w:delText>-</w:delText>
        </w:r>
        <w:r w:rsidR="00F1179E" w:rsidDel="003A7ECD">
          <w:delText xml:space="preserve">&gt; </w:delText>
        </w:r>
      </w:del>
      <w:r w:rsidR="00F1179E">
        <w:t>Oecologia</w:t>
      </w:r>
    </w:p>
    <w:p w14:paraId="3920A42D" w14:textId="77777777" w:rsidR="00F0682B" w:rsidRDefault="00F0682B" w:rsidP="00F0682B">
      <w:pPr>
        <w:pStyle w:val="Heading1"/>
      </w:pPr>
      <w:r>
        <w:t>Conflict of Interests</w:t>
      </w:r>
    </w:p>
    <w:p w14:paraId="525047D7" w14:textId="77777777" w:rsidR="00F0682B" w:rsidRDefault="00F0682B" w:rsidP="00F0682B">
      <w:r>
        <w:t>d</w:t>
      </w:r>
    </w:p>
    <w:p w14:paraId="6DBC01B1" w14:textId="77777777" w:rsidR="00F0682B" w:rsidRDefault="008874BF" w:rsidP="008874BF">
      <w:pPr>
        <w:pStyle w:val="Heading1"/>
      </w:pPr>
      <w:r>
        <w:t xml:space="preserve">Author Contributions </w:t>
      </w:r>
    </w:p>
    <w:p w14:paraId="3E591AE3" w14:textId="77777777" w:rsidR="008874BF" w:rsidRDefault="008874BF" w:rsidP="008874BF">
      <w:r>
        <w:t xml:space="preserve">D </w:t>
      </w:r>
    </w:p>
    <w:p w14:paraId="77F9992B" w14:textId="6214DCFC" w:rsidR="008874BF" w:rsidRPr="008874BF" w:rsidRDefault="008874BF" w:rsidP="008874BF">
      <w:pPr>
        <w:pStyle w:val="Heading1"/>
        <w:sectPr w:rsidR="008874BF" w:rsidRPr="008874BF" w:rsidSect="000953E5">
          <w:footerReference w:type="default" r:id="rId15"/>
          <w:pgSz w:w="12240" w:h="15840"/>
          <w:pgMar w:top="1440" w:right="1440" w:bottom="1440" w:left="1440" w:header="720" w:footer="720" w:gutter="0"/>
          <w:lnNumType w:countBy="1" w:restart="continuous"/>
          <w:cols w:space="720"/>
          <w:docGrid w:linePitch="360"/>
        </w:sectPr>
      </w:pPr>
      <w:r>
        <w:t>Data availability statement</w:t>
      </w:r>
    </w:p>
    <w:p w14:paraId="0CAA0CB1" w14:textId="4A903568" w:rsidR="00D5294F" w:rsidRPr="00524172" w:rsidRDefault="00D5294F" w:rsidP="008874BF">
      <w:pPr>
        <w:pStyle w:val="Heading1"/>
      </w:pPr>
      <w:r w:rsidRPr="00524172">
        <w:lastRenderedPageBreak/>
        <w:t>Abstract:</w:t>
      </w:r>
    </w:p>
    <w:p w14:paraId="195DB352" w14:textId="462AFA4D" w:rsidR="00D5294F" w:rsidRDefault="00D5459D" w:rsidP="00AA62CC">
      <w:pPr>
        <w:pStyle w:val="NATESTYLE1CommonCollege"/>
        <w:numPr>
          <w:ilvl w:val="0"/>
          <w:numId w:val="1"/>
        </w:numPr>
        <w:spacing w:after="120"/>
      </w:pPr>
      <w:r>
        <w:t>Predicting the outcome of predator-prey interactions</w:t>
      </w:r>
      <w:r w:rsidR="00B54D11">
        <w:t xml:space="preserve"> under varying environmental conditions is an important goal in community ecology, but </w:t>
      </w:r>
      <w:r w:rsidR="00971CBB">
        <w:t>theoretical frameworks have</w:t>
      </w:r>
      <w:r w:rsidR="00B54D11">
        <w:t xml:space="preserve"> rarely been extended to natural settings.</w:t>
      </w:r>
    </w:p>
    <w:p w14:paraId="5D90BC01" w14:textId="6EE74630" w:rsidR="00971CBB" w:rsidRDefault="00405A45" w:rsidP="00971CBB">
      <w:pPr>
        <w:pStyle w:val="NATESTYLE1CommonCollege"/>
        <w:numPr>
          <w:ilvl w:val="0"/>
          <w:numId w:val="1"/>
        </w:numPr>
        <w:spacing w:after="120"/>
      </w:pPr>
      <w:r>
        <w:t>To make predictions about the interactive effects of survival and development</w:t>
      </w:r>
      <w:r w:rsidR="006E6F5B">
        <w:t xml:space="preserve"> on population growth, </w:t>
      </w:r>
      <w:r w:rsidR="00971CBB">
        <w:t xml:space="preserve">we develop a </w:t>
      </w:r>
      <w:r w:rsidR="006E6F5B">
        <w:t>zero-</w:t>
      </w:r>
      <w:r w:rsidR="00971CBB">
        <w:t>population growth isocline from a size-structured population model of a species of conservation concern</w:t>
      </w:r>
      <w:r w:rsidR="000E0F0E">
        <w:t xml:space="preserve"> (Florida Apple Snail; </w:t>
      </w:r>
      <w:r w:rsidR="000E0F0E" w:rsidRPr="000E0F0E">
        <w:rPr>
          <w:i/>
          <w:iCs/>
        </w:rPr>
        <w:t>Pomacea paludosa</w:t>
      </w:r>
      <w:r w:rsidR="000E0F0E">
        <w:t>)</w:t>
      </w:r>
      <w:r w:rsidR="008D768F">
        <w:t xml:space="preserve"> </w:t>
      </w:r>
      <w:r w:rsidR="006E6F5B">
        <w:t>for</w:t>
      </w:r>
      <w:r w:rsidR="008D768F">
        <w:t xml:space="preserve"> two hydrologic regimes that affect reproduction</w:t>
      </w:r>
      <w:r w:rsidR="006E6F5B">
        <w:t>.</w:t>
      </w:r>
      <w:r w:rsidR="00971CBB">
        <w:t xml:space="preserve"> We then measure survival and development in </w:t>
      </w:r>
      <w:r w:rsidR="00275ECE">
        <w:t xml:space="preserve">experimental </w:t>
      </w:r>
      <w:r w:rsidR="0035478D">
        <w:t xml:space="preserve">and </w:t>
      </w:r>
      <w:r w:rsidR="000813B1">
        <w:t xml:space="preserve">reference </w:t>
      </w:r>
      <w:r w:rsidR="0035478D">
        <w:t>wetlands</w:t>
      </w:r>
      <w:r w:rsidR="000813B1">
        <w:t xml:space="preserve"> </w:t>
      </w:r>
      <w:r w:rsidR="0035478D">
        <w:t>with</w:t>
      </w:r>
      <w:r w:rsidR="00971CBB">
        <w:t xml:space="preserve"> natural predator regimes </w:t>
      </w:r>
      <w:r w:rsidR="0035478D">
        <w:t>and</w:t>
      </w:r>
      <w:r w:rsidR="00971CBB">
        <w:t xml:space="preserve"> seasonal environmental variation </w:t>
      </w:r>
      <w:r w:rsidR="0073361F">
        <w:t>in order to</w:t>
      </w:r>
      <w:r w:rsidR="00CA2AB7">
        <w:t xml:space="preserve"> predict the long-term interaction effects</w:t>
      </w:r>
      <w:r w:rsidR="003C0967">
        <w:t xml:space="preserve"> </w:t>
      </w:r>
      <w:r w:rsidR="00CA2AB7">
        <w:t xml:space="preserve">(i.e., population growth) of the predator regimes on </w:t>
      </w:r>
      <w:r w:rsidR="002C1436">
        <w:t>the Florida Apple Snail</w:t>
      </w:r>
      <w:r w:rsidR="00CA2AB7">
        <w:t>.</w:t>
      </w:r>
    </w:p>
    <w:p w14:paraId="76E38463" w14:textId="479C43BA" w:rsidR="006354E1" w:rsidRDefault="00FA13B4" w:rsidP="00971CBB">
      <w:pPr>
        <w:pStyle w:val="NATESTYLE1CommonCollege"/>
        <w:numPr>
          <w:ilvl w:val="0"/>
          <w:numId w:val="1"/>
        </w:numPr>
        <w:spacing w:after="120"/>
      </w:pPr>
      <w:r>
        <w:t>The isoclines indicated</w:t>
      </w:r>
      <w:r w:rsidR="00066731">
        <w:t xml:space="preserve"> that </w:t>
      </w:r>
      <w:r>
        <w:t xml:space="preserve">with </w:t>
      </w:r>
      <w:r w:rsidR="00066731">
        <w:t>increa</w:t>
      </w:r>
      <w:r w:rsidR="00F14AFF">
        <w:t>sed developmen</w:t>
      </w:r>
      <w:r w:rsidR="00EC2AE6">
        <w:t>t</w:t>
      </w:r>
      <w:r w:rsidR="00F14AFF">
        <w:t xml:space="preserve"> </w:t>
      </w:r>
      <w:r w:rsidR="00986A14">
        <w:t xml:space="preserve">populations </w:t>
      </w:r>
      <w:r>
        <w:t xml:space="preserve">could </w:t>
      </w:r>
      <w:r w:rsidR="00986A14">
        <w:t>withstand lower survival</w:t>
      </w:r>
      <w:r w:rsidR="00B739C3">
        <w:t>.</w:t>
      </w:r>
      <w:r w:rsidR="00BA33FC">
        <w:t xml:space="preserve"> Increased reproduction associated with </w:t>
      </w:r>
      <w:r w:rsidR="00BD3940">
        <w:t xml:space="preserve">better </w:t>
      </w:r>
      <w:r w:rsidR="00BA33FC">
        <w:t>hydrologic conditions shifted the isocline so that populations could withstand slower development and lower survival.</w:t>
      </w:r>
    </w:p>
    <w:p w14:paraId="1F0972B9" w14:textId="780F177C" w:rsidR="003424AA" w:rsidRDefault="001C29AA" w:rsidP="00971CBB">
      <w:pPr>
        <w:pStyle w:val="NATESTYLE1CommonCollege"/>
        <w:numPr>
          <w:ilvl w:val="0"/>
          <w:numId w:val="1"/>
        </w:numPr>
        <w:spacing w:after="120"/>
      </w:pPr>
      <w:r>
        <w:t>Daily survival rates of the Florida Apple Snail were size-dependent in the dry-season and size-independent in the wet-season, with juvenile snails</w:t>
      </w:r>
      <w:r w:rsidR="00D95BA7">
        <w:t xml:space="preserve"> 3-10 mm </w:t>
      </w:r>
      <w:r w:rsidR="00A55ADA">
        <w:t>s</w:t>
      </w:r>
      <w:r w:rsidR="00D95BA7">
        <w:t xml:space="preserve">hell </w:t>
      </w:r>
      <w:r w:rsidR="00A55ADA">
        <w:t>l</w:t>
      </w:r>
      <w:r w:rsidR="00D95BA7">
        <w:t>ength (SL)</w:t>
      </w:r>
      <w:r>
        <w:t xml:space="preserve"> being most responsible </w:t>
      </w:r>
      <w:r w:rsidR="00276B55">
        <w:t>for the seasonal differences</w:t>
      </w:r>
      <w:r w:rsidR="001E3971">
        <w:t xml:space="preserve">.  The difference in </w:t>
      </w:r>
      <w:r w:rsidR="0007430A">
        <w:t xml:space="preserve">seasonal </w:t>
      </w:r>
      <w:r w:rsidR="001E3971">
        <w:t>juvenile snail survival was explained by seasonal differences in predator abundance</w:t>
      </w:r>
      <w:r w:rsidR="003424AA">
        <w:t>, particularly Giant Water Bugs and Greater Siren.</w:t>
      </w:r>
    </w:p>
    <w:p w14:paraId="29F49DF5" w14:textId="17762C04" w:rsidR="00E64A06" w:rsidRDefault="003424AA" w:rsidP="00971CBB">
      <w:pPr>
        <w:pStyle w:val="NATESTYLE1CommonCollege"/>
        <w:numPr>
          <w:ilvl w:val="0"/>
          <w:numId w:val="1"/>
        </w:numPr>
        <w:spacing w:after="120"/>
      </w:pPr>
      <w:r>
        <w:t xml:space="preserve">Development were </w:t>
      </w:r>
      <w:r w:rsidR="00E64A06">
        <w:t>faster in the wet season than the dry season which was consistent with temperature differences between seasons.</w:t>
      </w:r>
    </w:p>
    <w:p w14:paraId="0F807EE0" w14:textId="521F06AC" w:rsidR="00BA33FC" w:rsidRPr="00524172" w:rsidRDefault="00EC5E50" w:rsidP="00971CBB">
      <w:pPr>
        <w:pStyle w:val="NATESTYLE1CommonCollege"/>
        <w:numPr>
          <w:ilvl w:val="0"/>
          <w:numId w:val="1"/>
        </w:numPr>
        <w:spacing w:after="120"/>
      </w:pPr>
      <w:r>
        <w:lastRenderedPageBreak/>
        <w:t xml:space="preserve">Consistent between the experimental </w:t>
      </w:r>
      <w:r w:rsidR="0007430A">
        <w:t>and reference wetlands</w:t>
      </w:r>
      <w:r>
        <w:t>, d</w:t>
      </w:r>
      <w:r w:rsidR="00CA6A9A">
        <w:t xml:space="preserve">ry season survival and development </w:t>
      </w:r>
      <w:r w:rsidR="00E51571">
        <w:t>showed</w:t>
      </w:r>
      <w:r w:rsidR="00CA6A9A">
        <w:t xml:space="preserve"> populations </w:t>
      </w:r>
      <w:r w:rsidR="002A5367">
        <w:t xml:space="preserve">are </w:t>
      </w:r>
      <w:r w:rsidR="00E51571">
        <w:t>declining</w:t>
      </w:r>
      <w:r w:rsidR="00CA6A9A">
        <w:t xml:space="preserve">, </w:t>
      </w:r>
      <w:r w:rsidR="00E51571">
        <w:t>but</w:t>
      </w:r>
      <w:r w:rsidR="008016D2">
        <w:t xml:space="preserve"> </w:t>
      </w:r>
      <w:r w:rsidR="00DB67F9">
        <w:t>wet season</w:t>
      </w:r>
      <w:r w:rsidR="00CA6A9A">
        <w:t xml:space="preserve"> survival and development </w:t>
      </w:r>
      <w:r w:rsidR="008016D2">
        <w:t>showed</w:t>
      </w:r>
      <w:r w:rsidR="002A5367">
        <w:t xml:space="preserve"> populations </w:t>
      </w:r>
      <w:r>
        <w:t xml:space="preserve">were either at replacement or </w:t>
      </w:r>
      <w:r w:rsidR="008016D2">
        <w:t>increasing.</w:t>
      </w:r>
      <w:r>
        <w:t xml:space="preserve"> </w:t>
      </w:r>
      <w:r w:rsidR="00062356">
        <w:t>Combined</w:t>
      </w:r>
      <w:r>
        <w:t xml:space="preserve"> survival</w:t>
      </w:r>
      <w:r w:rsidR="00EE38CB">
        <w:t xml:space="preserve"> and development showed</w:t>
      </w:r>
      <w:r>
        <w:t xml:space="preserve"> </w:t>
      </w:r>
      <w:r w:rsidR="00E24EE6">
        <w:t xml:space="preserve">populations </w:t>
      </w:r>
      <w:r w:rsidR="00191CA2">
        <w:t>are</w:t>
      </w:r>
      <w:r w:rsidR="00E24EE6">
        <w:t xml:space="preserve"> declining in the experimental wetlands</w:t>
      </w:r>
      <w:r w:rsidR="00C8043A">
        <w:t xml:space="preserve"> under both </w:t>
      </w:r>
      <w:r w:rsidR="00191CA2">
        <w:t>hydrologic</w:t>
      </w:r>
      <w:r w:rsidR="00C8043A">
        <w:t xml:space="preserve"> scenarios</w:t>
      </w:r>
      <w:r w:rsidR="00191CA2">
        <w:t xml:space="preserve"> that affect reproduction</w:t>
      </w:r>
      <w:r w:rsidR="009B60B8">
        <w:t>,</w:t>
      </w:r>
      <w:r w:rsidR="00E24EE6">
        <w:t xml:space="preserve"> but </w:t>
      </w:r>
      <w:r w:rsidR="009B60B8">
        <w:t xml:space="preserve">at the reference </w:t>
      </w:r>
      <w:r w:rsidR="00A67564">
        <w:t>wetland</w:t>
      </w:r>
      <w:r w:rsidR="009B60B8">
        <w:t xml:space="preserve"> populations </w:t>
      </w:r>
      <w:r w:rsidR="008E1CE4">
        <w:t>are</w:t>
      </w:r>
      <w:r w:rsidR="009B60B8">
        <w:t xml:space="preserve"> declining under the poor </w:t>
      </w:r>
      <w:r w:rsidR="00184926">
        <w:t xml:space="preserve">hydrologic </w:t>
      </w:r>
      <w:r w:rsidR="009B60B8">
        <w:t xml:space="preserve">reproductive </w:t>
      </w:r>
      <w:r w:rsidR="008E1CE4">
        <w:t>conditions</w:t>
      </w:r>
      <w:r w:rsidR="009B60B8">
        <w:t xml:space="preserve"> and at</w:t>
      </w:r>
      <w:r w:rsidR="00E24EE6">
        <w:t xml:space="preserve"> replacement </w:t>
      </w:r>
      <w:r w:rsidR="00AA58CF">
        <w:t xml:space="preserve">under the </w:t>
      </w:r>
      <w:r w:rsidR="009B60B8">
        <w:t xml:space="preserve">good </w:t>
      </w:r>
      <w:r w:rsidR="00184926">
        <w:t xml:space="preserve">hydrologic </w:t>
      </w:r>
      <w:r w:rsidR="009B60B8">
        <w:t>reproductive</w:t>
      </w:r>
      <w:r w:rsidR="00ED5A35">
        <w:t xml:space="preserve"> </w:t>
      </w:r>
      <w:r w:rsidR="008E1CE4">
        <w:t>conditions</w:t>
      </w:r>
      <w:r w:rsidR="00E24EE6">
        <w:t>.</w:t>
      </w:r>
    </w:p>
    <w:p w14:paraId="00F51387" w14:textId="77777777" w:rsidR="00D5294F" w:rsidRPr="00524172" w:rsidRDefault="00D5294F" w:rsidP="00524172">
      <w:pPr>
        <w:pStyle w:val="NATESTYLE1CommonCollege"/>
        <w:spacing w:after="120"/>
      </w:pPr>
    </w:p>
    <w:p w14:paraId="5DD3063F" w14:textId="77777777" w:rsidR="008874BF" w:rsidRPr="00A17D6C" w:rsidRDefault="008874BF" w:rsidP="00A17D6C">
      <w:pPr>
        <w:pStyle w:val="Heading1"/>
      </w:pPr>
      <w:r w:rsidRPr="00A17D6C">
        <w:rPr>
          <w:rStyle w:val="Heading1Char"/>
          <w:b/>
        </w:rPr>
        <w:t>Key words:</w:t>
      </w:r>
      <w:r w:rsidRPr="00A17D6C">
        <w:t xml:space="preserve"> </w:t>
      </w:r>
    </w:p>
    <w:p w14:paraId="744D99ED" w14:textId="2511A21E" w:rsidR="008874BF" w:rsidRPr="00524172" w:rsidRDefault="008874BF" w:rsidP="008874BF">
      <w:pPr>
        <w:pStyle w:val="NATESTYLE1CommonCollege"/>
        <w:spacing w:after="240"/>
      </w:pPr>
      <w:r>
        <w:t>Predator</w:t>
      </w:r>
      <w:r w:rsidR="00F630D3">
        <w:t>-prey</w:t>
      </w:r>
      <w:r w:rsidRPr="00524172">
        <w:t xml:space="preserve">, </w:t>
      </w:r>
      <w:r w:rsidR="008B6155">
        <w:t>size-dependent survival</w:t>
      </w:r>
      <w:r w:rsidRPr="00524172">
        <w:t xml:space="preserve">, </w:t>
      </w:r>
      <w:r>
        <w:t>Temperature</w:t>
      </w:r>
      <w:r w:rsidRPr="00524172">
        <w:t>,</w:t>
      </w:r>
      <w:r w:rsidR="0043041B">
        <w:t xml:space="preserve"> interaction strength</w:t>
      </w:r>
      <w:r>
        <w:t xml:space="preserve">, </w:t>
      </w:r>
      <w:r w:rsidR="00F630D3">
        <w:t>consumer-</w:t>
      </w:r>
      <w:r w:rsidR="0043041B">
        <w:t>resource</w:t>
      </w:r>
      <w:r w:rsidRPr="00524172">
        <w:t xml:space="preserve"> </w:t>
      </w:r>
    </w:p>
    <w:p w14:paraId="59F0B263" w14:textId="77777777" w:rsidR="00D5294F" w:rsidRPr="00524172" w:rsidRDefault="00D5294F" w:rsidP="00524172">
      <w:pPr>
        <w:pStyle w:val="NATESTYLE1CommonCollege"/>
        <w:spacing w:after="240"/>
        <w:rPr>
          <w:b/>
          <w:bCs/>
        </w:rPr>
        <w:sectPr w:rsidR="00D5294F" w:rsidRPr="00524172" w:rsidSect="000953E5">
          <w:pgSz w:w="12240" w:h="15840"/>
          <w:pgMar w:top="1440" w:right="1440" w:bottom="1440" w:left="1440" w:header="720" w:footer="720" w:gutter="0"/>
          <w:lnNumType w:countBy="1" w:restart="continuous"/>
          <w:cols w:space="720"/>
          <w:docGrid w:linePitch="360"/>
        </w:sectPr>
      </w:pPr>
    </w:p>
    <w:p w14:paraId="485A3ACB" w14:textId="4DD65B60" w:rsidR="00216617" w:rsidRPr="00524172" w:rsidRDefault="006F4781" w:rsidP="005E2D82">
      <w:pPr>
        <w:pStyle w:val="Heading1"/>
        <w:rPr>
          <w:b w:val="0"/>
        </w:rPr>
      </w:pPr>
      <w:r w:rsidRPr="00524172">
        <w:lastRenderedPageBreak/>
        <w:t>Introduction</w:t>
      </w:r>
    </w:p>
    <w:p w14:paraId="74BFCB62" w14:textId="5EDBA7C9" w:rsidR="00BB1BDA" w:rsidRDefault="00E307E9" w:rsidP="00D42A07">
      <w:pPr>
        <w:pStyle w:val="NATESTYLE1CommonCollege"/>
        <w:spacing w:after="240"/>
        <w:ind w:firstLine="720"/>
        <w:jc w:val="both"/>
      </w:pPr>
      <w:commentRangeStart w:id="14"/>
      <w:r>
        <w:t>Predicting the</w:t>
      </w:r>
      <w:r w:rsidR="001C38E9">
        <w:t xml:space="preserve"> </w:t>
      </w:r>
      <w:r w:rsidR="00D9431F">
        <w:t>strength of</w:t>
      </w:r>
      <w:r w:rsidR="009E4671">
        <w:t xml:space="preserve"> predator-prey</w:t>
      </w:r>
      <w:r w:rsidR="009E455A">
        <w:t xml:space="preserve"> interactions</w:t>
      </w:r>
      <w:r w:rsidR="000E7860">
        <w:t xml:space="preserve"> </w:t>
      </w:r>
      <w:r w:rsidR="0005439E">
        <w:t xml:space="preserve">is an important goal in community ecology.  </w:t>
      </w:r>
      <w:commentRangeEnd w:id="14"/>
      <w:r w:rsidR="008346F7">
        <w:rPr>
          <w:rStyle w:val="CommentReference"/>
          <w:rFonts w:cstheme="minorBidi"/>
        </w:rPr>
        <w:commentReference w:id="14"/>
      </w:r>
      <w:r w:rsidR="00C80A91">
        <w:t xml:space="preserve">Theoretical and lab investigations indicate that </w:t>
      </w:r>
      <w:r w:rsidR="001C38E9">
        <w:t xml:space="preserve">short-term </w:t>
      </w:r>
      <w:r w:rsidR="00C80A91">
        <w:t>i</w:t>
      </w:r>
      <w:r w:rsidR="0005439E">
        <w:t>nteraction strength</w:t>
      </w:r>
      <w:r w:rsidR="001C38E9">
        <w:t xml:space="preserve"> (i.e., prey survival)</w:t>
      </w:r>
      <w:r w:rsidR="0005439E">
        <w:t xml:space="preserve"> </w:t>
      </w:r>
      <w:r w:rsidR="00C80A91">
        <w:t xml:space="preserve">between </w:t>
      </w:r>
      <w:ins w:id="15" w:author="Nathan Dorn" w:date="2024-02-15T10:00:00Z">
        <w:r w:rsidR="009E36D0">
          <w:t xml:space="preserve">one </w:t>
        </w:r>
      </w:ins>
      <w:r w:rsidR="00C80A91">
        <w:t xml:space="preserve">predator and prey </w:t>
      </w:r>
      <w:r w:rsidR="0005439E">
        <w:t xml:space="preserve">is </w:t>
      </w:r>
      <w:r w:rsidR="00C80A91">
        <w:t>a</w:t>
      </w:r>
      <w:r>
        <w:t xml:space="preserve"> </w:t>
      </w:r>
      <w:r w:rsidR="00C80A91">
        <w:t>function of variable</w:t>
      </w:r>
      <w:r>
        <w:t xml:space="preserve"> environmental conditions</w:t>
      </w:r>
      <w:r w:rsidR="00C80A91">
        <w:t xml:space="preserve"> </w:t>
      </w:r>
      <w:r w:rsidR="00C673A1">
        <w:fldChar w:fldCharType="begin"/>
      </w:r>
      <w:r w:rsidR="009F7B89">
        <w:instrText xml:space="preserve"> ADDIN ZOTERO_ITEM CSL_CITATION {"citationID":"BogBHl7a","properties":{"formattedCitation":"(Ma et al., 2021; Meehan et al., 2022; Pepi et al., 2018)","plainCitation":"(Ma et al., 2021; Meehan et al., 2022; Pepi et al., 2018)","noteIndex":0},"citationItems":[{"id":186,"uris":["http://zotero.org/users/9972654/items/YX8DKHJS"],"itemData":{"id":186,"type":"article-journal","container-title":"Functional Ecology","DOI":"10.1111/1365-2435.13833","ISSN":"0269-8463, 1365-2435","issue":"9","journalAbbreviation":"Functional Ecology","language":"en","page":"2094-2107","source":"DOI.org (Crossref)","title":"Night warming alters mean warming effects on predator–prey interactions by modifying predator demographics and interaction strengths","volume":"35","author":[{"family":"Ma","given":"Gang"},{"family":"Bai","given":"Chun‐Ming"},{"family":"Rudolf","given":"Volker H. W."},{"family":"Ma","given":"Chun‐Sen"}],"issued":{"date-parts":[["2021",9]]}}},{"id":166,"uris":["http://zotero.org/users/9972654/items/T557F72M"],"itemData":{"id":166,"type":"article-journal","container-title":"Functional Ecology","DOI":"10.1111/1365-2435.14131","ISSN":"0269-8463, 1365-2435","issue":"9","journalAbbreviation":"Functional Ecology","language":"en","page":"2279-2288","source":"DOI.org (Crossref)","title":"Predators minimize energy costs, rather than maximize energy gains under warming: Evidence from a microcosm feeding experiment","title-short":"Predators minimize energy costs, rather than maximize energy gains under warming","volume":"36","author":[{"family":"Meehan","given":"Matthew L."},{"family":"Turnbull","given":"Kurtis F."},{"family":"Sinclair","given":"Brent J."},{"family":"Lindo","given":"Zoë"}],"issued":{"date-parts":[["2022",9]]}}},{"id":268,"uris":["http://zotero.org/users/9972654/items/VFVD9LDE"],"itemData":{"id":268,"type":"article-journal","abstract":"Climate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time.","container-title":"Ecology","DOI":"10.1002/ecy.2356","ISSN":"00129658","issue":"7","journalAbbreviation":"Ecology","language":"en","page":"1584-1590","source":"DOI.org (Crossref)","title":"As temperature increases, predator attack rate is more important to survival than a smaller window of prey vulnerability","volume":"99","author":[{"family":"Pepi","given":"Adam"},{"family":"Grof-Tisza","given":"Patrick"},{"family":"Holyoak","given":"Marcel"},{"family":"Karban","given":"Richard"}],"issued":{"date-parts":[["2018",7]]}}}],"schema":"https://github.com/citation-style-language/schema/raw/master/csl-citation.json"} </w:instrText>
      </w:r>
      <w:r w:rsidR="00C673A1">
        <w:fldChar w:fldCharType="separate"/>
      </w:r>
      <w:r w:rsidR="009F7B89" w:rsidRPr="009F7B89">
        <w:t>(Ma et al., 2021; Meehan et al., 2022; Pepi et al., 2018)</w:t>
      </w:r>
      <w:r w:rsidR="00C673A1">
        <w:fldChar w:fldCharType="end"/>
      </w:r>
      <w:r w:rsidR="00C80A91">
        <w:t xml:space="preserve">.  </w:t>
      </w:r>
      <w:r w:rsidR="00D9431F">
        <w:t>T</w:t>
      </w:r>
      <w:r w:rsidR="00666799">
        <w:t>emperature</w:t>
      </w:r>
      <w:r w:rsidR="005423AF">
        <w:t xml:space="preserve"> </w:t>
      </w:r>
      <w:r w:rsidR="005423AF">
        <w:fldChar w:fldCharType="begin"/>
      </w:r>
      <w:r w:rsidR="005423AF">
        <w:instrText xml:space="preserve"> ADDIN ZOTERO_ITEM CSL_CITATION {"citationID":"B1sGCFQO","properties":{"formattedCitation":"(Davidson et al., 2021; Nunes et al., 2021)","plainCitation":"(Davidson et al., 2021; Nunes et al., 2021)","noteIndex":0},"citationItems":[{"id":180,"uris":["http://zotero.org/users/9972654/items/K52DS5GK"],"itemData":{"id":180,"type":"article-journal","container-title":"Functional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R."}],"editor":[{"family":"Marshall","given":"Katie"}],"issued":{"date-parts":[["2021",5]]}}},{"id":184,"uris":["http://zotero.org/users/9972654/items/P8QAJHS3"],"itemData":{"id":184,"type":"article-journal","container-title":"Functional Ecology","DOI":"10.1111/1365-2435.13872","ISSN":"0269-8463, 1365-2435","issue":"10","journalAbbreviation":"Functional Ecology","language":"en","page":"2229-2240","source":"DOI.org (Crossref)","title":"Predicting the effects of body size, temperature and diet on animal feeding rates","volume":"35","author":[{"family":"Nunes","given":"Lucas T."},{"family":"Barneche","given":"Diego R."},{"family":"Lastrucci","given":"Naomi S."},{"family":"Fraga","given":"Alana A."},{"family":"Nunes","given":"José A. C. C."},{"family":"Ferreira","given":"Carlos E. L."},{"family":"Floeter","given":"Sergio R."}],"issued":{"date-parts":[["2021",10]]}}}],"schema":"https://github.com/citation-style-language/schema/raw/master/csl-citation.json"} </w:instrText>
      </w:r>
      <w:r w:rsidR="005423AF">
        <w:fldChar w:fldCharType="separate"/>
      </w:r>
      <w:r w:rsidR="005423AF" w:rsidRPr="00BB6268">
        <w:t>(Davidson et al., 2021; Nunes et al., 2021)</w:t>
      </w:r>
      <w:r w:rsidR="005423AF">
        <w:fldChar w:fldCharType="end"/>
      </w:r>
      <w:r w:rsidR="00666799">
        <w:t xml:space="preserve"> and resource variation</w:t>
      </w:r>
      <w:r w:rsidR="005423AF">
        <w:t xml:space="preserve"> </w:t>
      </w:r>
      <w:r w:rsidR="005423AF">
        <w:fldChar w:fldCharType="begin"/>
      </w:r>
      <w:r w:rsidR="00B45C79">
        <w:instrText xml:space="preserve"> ADDIN ZOTERO_ITEM CSL_CITATION {"citationID":"w7A7x1Ng","properties":{"formattedCitation":"(Brown et al., 2019; Davidson &amp; Dorn, 2018; Jeyasingh &amp; Weider, 2005)","plainCitation":"(Brown et al., 2019; Davidson &amp; Dorn, 2018; Jeyasingh &amp; Weider, 2005)","noteIndex":0},"citationItems":[{"id":174,"uris":["http://zotero.org/users/9972654/items/VBG8BQGL"],"itemData":{"id":174,"type":"article-journal","container-title":"Functional Ecology","DOI":"10.1111/1365-2435.13340","ISSN":"0269-8463, 1365-2435","issue":"8","journalAbbreviation":"Funct Ecol","language":"en","page":"1491-1503","source":"DOI.org (Crossref)","title":"Species‐specific size vulnerabilities in a competitive arena: Nutrient heterogeneity and soil fertility alter plant competitive size asymmetries","title-short":"Species‐specific size vulnerabilities in a competitive arena","volume":"33","author":[{"family":"Brown","given":"Charlotte"},{"family":"Oppon","given":"Kenneth J."},{"family":"Cahill","given":"James F."}],"editor":[{"family":"Carmona","given":"Carlos Perez"}],"issued":{"date-parts":[["2019",8]]}}},{"id":"jA1NzBln/6VD1VlAs","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J.","non-dropping-particle":"","parse-names":false,"suffix":""}],"container-title":"Oecologia","id":"425w296M/uztsWqRu","issue":"4","issued":{"date-parts":[["2018"]]},"page":"1101-1111","title":"System productivity alters predator sorting of a size-structured mixed prey community","type":"article-journal","volume":"186"}},{"id":1112,"uris":["http://zotero.org/users/9972654/items/AVY357XT"],"itemData":{"id":1112,"type":"article-journal","abstract":"We analysed growth plasticity of two Daphnia pulex clones under low-phosphorus (LP) and high phosphorus (HP) conditions, in the presence of Chaoborus kairomones to examine how food quality (P-availability) might impact life-history responses and vulnerability to predation. Overall, clone 1 grew faster, and was larger at maturity. Under HP, both clones responded to kairomones by increasing growth, age and size at maturity, and decreasing fecundity. Under LP, both clones suffered reduced growth, and fecundity. However, the magnitude of response to kairomones depended on a clone by P-availability interaction. Chaoborus presented a 1 : 1 clonal mixture under HP or LP, consumed more individuals under LP. Moreover, fewer clone 1 individuals were consumed. Studying the effects of P-availability on life histories, and predator–prey interactions may help us understand the mechanisms generating and maintaining plasticity, as well as influencing genotypic diversity and microevolutionary processes in natural populations.","container-title":"Ecology Letters","DOI":"10.1111/j.1461-0248.2005.00803.x","ISSN":"1461023X","issue":"10","language":"en","page":"1021-1028","source":"DOI.org (Crossref)","title":"Phosphorus availability mediates plasticity in life-history traits and predator-prey interactions in &lt;i&gt;Daphnia&lt;/i&gt;: Phosphorus alters life-history and predation","title-short":"Phosphorus availability mediates plasticity in life-history traits and predator-prey interactions in &lt;i&gt;Daphnia&lt;/i&gt;","volume":"8","author":[{"family":"Jeyasingh","given":"Punidan D."},{"family":"Weider","given":"Lawrence J."}],"issued":{"date-parts":[["2005",10]]}}}],"schema":"https://github.com/citation-style-language/schema/raw/master/csl-citation.json"} </w:instrText>
      </w:r>
      <w:r w:rsidR="005423AF">
        <w:fldChar w:fldCharType="separate"/>
      </w:r>
      <w:r w:rsidR="00B45C79" w:rsidRPr="00B45C79">
        <w:t>(Brown et al., 2019; Davidson &amp; Dorn, 2018; Jeyasingh &amp; Weider, 2005)</w:t>
      </w:r>
      <w:r w:rsidR="005423AF">
        <w:fldChar w:fldCharType="end"/>
      </w:r>
      <w:r w:rsidR="005423AF">
        <w:t xml:space="preserve"> </w:t>
      </w:r>
      <w:r w:rsidR="00F43F9B">
        <w:t>influence</w:t>
      </w:r>
      <w:r w:rsidR="001C38E9">
        <w:t xml:space="preserve"> short-term</w:t>
      </w:r>
      <w:r w:rsidR="00F43F9B">
        <w:t xml:space="preserve"> </w:t>
      </w:r>
      <w:r w:rsidR="005423AF">
        <w:t>interaction strength</w:t>
      </w:r>
      <w:r w:rsidR="00894D5E">
        <w:t>.</w:t>
      </w:r>
      <w:r w:rsidR="005423AF">
        <w:t xml:space="preserve"> </w:t>
      </w:r>
      <w:del w:id="16" w:author="Nathan Dorn" w:date="2024-02-15T10:01:00Z">
        <w:r w:rsidR="005423AF" w:rsidDel="009E36D0">
          <w:delText xml:space="preserve"> </w:delText>
        </w:r>
      </w:del>
      <w:commentRangeStart w:id="17"/>
      <w:r w:rsidR="004E00C5">
        <w:t xml:space="preserve">In </w:t>
      </w:r>
      <w:r w:rsidR="00AE1E34">
        <w:t>predator</w:t>
      </w:r>
      <w:r w:rsidR="004E00C5">
        <w:t>-</w:t>
      </w:r>
      <w:r w:rsidR="00AE1E34">
        <w:t>prey</w:t>
      </w:r>
      <w:r w:rsidR="004E00C5">
        <w:t xml:space="preserve"> interactions</w:t>
      </w:r>
      <w:r w:rsidR="0043041B">
        <w:t>,</w:t>
      </w:r>
      <w:r w:rsidR="004E00C5">
        <w:t xml:space="preserve"> </w:t>
      </w:r>
      <w:r w:rsidR="00826B4E">
        <w:t>the changing environment (</w:t>
      </w:r>
      <w:del w:id="18" w:author="Nathan Dorn" w:date="2024-02-16T08:27:00Z">
        <w:r w:rsidR="00826B4E" w:rsidDel="00A87A9C">
          <w:delText>typically through increases in</w:delText>
        </w:r>
      </w:del>
      <w:ins w:id="19" w:author="Nathan Dorn" w:date="2024-02-16T08:27:00Z">
        <w:r w:rsidR="00A87A9C">
          <w:t>e.g., variable</w:t>
        </w:r>
      </w:ins>
      <w:r w:rsidR="00826B4E">
        <w:t xml:space="preserve"> </w:t>
      </w:r>
      <w:r w:rsidR="004E00C5">
        <w:t>t</w:t>
      </w:r>
      <w:r w:rsidR="001B1674">
        <w:t>emperature</w:t>
      </w:r>
      <w:r w:rsidR="00826B4E">
        <w:t>)</w:t>
      </w:r>
      <w:r w:rsidR="00315AFC">
        <w:t xml:space="preserve"> </w:t>
      </w:r>
      <w:commentRangeEnd w:id="17"/>
      <w:r w:rsidR="00A63CDE">
        <w:rPr>
          <w:rStyle w:val="CommentReference"/>
          <w:rFonts w:cstheme="minorBidi"/>
        </w:rPr>
        <w:commentReference w:id="17"/>
      </w:r>
      <w:del w:id="20" w:author="Nathan Dorn" w:date="2024-02-16T08:28:00Z">
        <w:r w:rsidR="00315AFC" w:rsidDel="00E924B5">
          <w:delText>inc</w:delText>
        </w:r>
        <w:r w:rsidR="00B91934" w:rsidDel="00E924B5">
          <w:delText>reases</w:delText>
        </w:r>
        <w:r w:rsidR="006B5AB5" w:rsidDel="00E924B5">
          <w:delText xml:space="preserve"> </w:delText>
        </w:r>
      </w:del>
      <w:ins w:id="21" w:author="Nathan Dorn" w:date="2024-02-16T08:28:00Z">
        <w:r w:rsidR="00E924B5">
          <w:t>can increase or decrease</w:t>
        </w:r>
        <w:r w:rsidR="00E924B5">
          <w:t xml:space="preserve"> </w:t>
        </w:r>
      </w:ins>
      <w:r w:rsidR="006B5AB5">
        <w:t>foraging rates</w:t>
      </w:r>
      <w:r w:rsidR="003245AF">
        <w:t xml:space="preserve"> of predators</w:t>
      </w:r>
      <w:r w:rsidR="00B91934">
        <w:t xml:space="preserve"> </w:t>
      </w:r>
      <w:r w:rsidR="008A0003">
        <w:t xml:space="preserve">which should </w:t>
      </w:r>
      <w:del w:id="22" w:author="Nathan Dorn" w:date="2024-02-16T08:29:00Z">
        <w:r w:rsidR="008A0003" w:rsidDel="00E924B5">
          <w:delText xml:space="preserve">increase short-term interaction strength </w:delText>
        </w:r>
      </w:del>
      <w:r w:rsidR="008A0003">
        <w:fldChar w:fldCharType="begin"/>
      </w:r>
      <w:r w:rsidR="007B0A57">
        <w:instrText xml:space="preserve"> ADDIN ZOTERO_ITEM CSL_CITATION {"citationID":"aiFIDIEm","properties":{"formattedCitation":"(Davidson et al., 2021; Nunes et al., 2021; Pepi et al., 2018)","plainCitation":"(Davidson et al., 2021; Nunes et al., 2021; Pepi et al., 2018)","dontUpdate":true,"noteIndex":0},"citationItems":[{"id":180,"uris":["http://zotero.org/users/9972654/items/K52DS5GK"],"itemData":{"id":180,"type":"article-journal","container-title":"Functional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R."}],"editor":[{"family":"Marshall","given":"Katie"}],"issued":{"date-parts":[["2021",5]]}}},{"id":184,"uris":["http://zotero.org/users/9972654/items/P8QAJHS3"],"itemData":{"id":184,"type":"article-journal","container-title":"Functional Ecology","DOI":"10.1111/1365-2435.13872","ISSN":"0269-8463, 1365-2435","issue":"10","journalAbbreviation":"Functional Ecology","language":"en","page":"2229-2240","source":"DOI.org (Crossref)","title":"Predicting the effects of body size, temperature and diet on animal feeding rates","volume":"35","author":[{"family":"Nunes","given":"Lucas T."},{"family":"Barneche","given":"Diego R."},{"family":"Lastrucci","given":"Naomi S."},{"family":"Fraga","given":"Alana A."},{"family":"Nunes","given":"José A. C. C."},{"family":"Ferreira","given":"Carlos E. L."},{"family":"Floeter","given":"Sergio R."}],"issued":{"date-parts":[["2021",10]]}}},{"id":268,"uris":["http://zotero.org/users/9972654/items/VFVD9LDE"],"itemData":{"id":268,"type":"article-journal","abstract":"Climate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time.","container-title":"Ecology","DOI":"10.1002/ecy.2356","ISSN":"00129658","issue":"7","journalAbbreviation":"Ecology","language":"en","page":"1584-1590","source":"DOI.org (Crossref)","title":"As temperature increases, predator attack rate is more important to survival than a smaller window of prey vulnerability","volume":"99","author":[{"family":"Pepi","given":"Adam"},{"family":"Grof-Tisza","given":"Patrick"},{"family":"Holyoak","given":"Marcel"},{"family":"Karban","given":"Richard"}],"issued":{"date-parts":[["2018",7]]}}}],"schema":"https://github.com/citation-style-language/schema/raw/master/csl-citation.json"} </w:instrText>
      </w:r>
      <w:r w:rsidR="008A0003">
        <w:fldChar w:fldCharType="separate"/>
      </w:r>
      <w:r w:rsidR="009F7B89" w:rsidRPr="009F7B89">
        <w:t>(Davidson et al., 2021; Nunes et al., 2021; Pepi et al., 2018)</w:t>
      </w:r>
      <w:r w:rsidR="008A0003">
        <w:fldChar w:fldCharType="end"/>
      </w:r>
      <w:r w:rsidR="008A0003">
        <w:t xml:space="preserve">. </w:t>
      </w:r>
      <w:ins w:id="23" w:author="Nathan Dorn" w:date="2024-02-15T10:05:00Z">
        <w:r w:rsidR="007043AB">
          <w:t>F</w:t>
        </w:r>
      </w:ins>
      <w:del w:id="24" w:author="Nathan Dorn" w:date="2024-02-15T10:05:00Z">
        <w:r w:rsidR="008A0003" w:rsidDel="007043AB">
          <w:delText xml:space="preserve">But </w:delText>
        </w:r>
      </w:del>
      <w:ins w:id="25" w:author="Nathan Dorn" w:date="2024-02-15T10:05:00Z">
        <w:r w:rsidR="007043AB">
          <w:t>or</w:t>
        </w:r>
      </w:ins>
      <w:del w:id="26" w:author="Nathan Dorn" w:date="2024-02-15T10:05:00Z">
        <w:r w:rsidR="008A0003" w:rsidDel="007043AB">
          <w:delText>i</w:delText>
        </w:r>
        <w:r w:rsidR="00507639" w:rsidDel="007043AB">
          <w:delText>n</w:delText>
        </w:r>
      </w:del>
      <w:r w:rsidR="00507639">
        <w:t xml:space="preserve"> size</w:t>
      </w:r>
      <w:r w:rsidR="000F7F93">
        <w:t>-</w:t>
      </w:r>
      <w:r w:rsidR="00507639">
        <w:t xml:space="preserve"> or stage</w:t>
      </w:r>
      <w:r w:rsidR="000F7F93">
        <w:t>-</w:t>
      </w:r>
      <w:r w:rsidR="00507639">
        <w:t xml:space="preserve"> structured</w:t>
      </w:r>
      <w:r w:rsidR="001B1674">
        <w:t xml:space="preserve"> </w:t>
      </w:r>
      <w:ins w:id="27" w:author="Nathan Dorn" w:date="2024-02-15T10:05:00Z">
        <w:r w:rsidR="007043AB">
          <w:t>predator-</w:t>
        </w:r>
      </w:ins>
      <w:r w:rsidR="001B1674">
        <w:t>prey</w:t>
      </w:r>
      <w:r w:rsidR="00507639">
        <w:t xml:space="preserve"> </w:t>
      </w:r>
      <w:ins w:id="28" w:author="Nathan Dorn" w:date="2024-02-15T10:05:00Z">
        <w:r w:rsidR="007043AB">
          <w:t>interactions</w:t>
        </w:r>
      </w:ins>
      <w:del w:id="29" w:author="Nathan Dorn" w:date="2024-02-15T10:05:00Z">
        <w:r w:rsidR="000F7F93" w:rsidDel="007043AB">
          <w:delText>populations</w:delText>
        </w:r>
      </w:del>
      <w:r w:rsidR="000F7F93">
        <w:t xml:space="preserve">, </w:t>
      </w:r>
      <w:r w:rsidR="00315AFC">
        <w:t xml:space="preserve">the </w:t>
      </w:r>
      <w:del w:id="30" w:author="Nathan Dorn" w:date="2024-02-15T10:05:00Z">
        <w:r w:rsidR="00315AFC" w:rsidDel="007043AB">
          <w:delText xml:space="preserve">changing </w:delText>
        </w:r>
      </w:del>
      <w:r w:rsidR="00315AFC">
        <w:t>environment</w:t>
      </w:r>
      <w:ins w:id="31" w:author="Nathan Dorn" w:date="2024-02-15T10:05:00Z">
        <w:r w:rsidR="007043AB">
          <w:t>al variation</w:t>
        </w:r>
      </w:ins>
      <w:r w:rsidR="00315AFC">
        <w:t xml:space="preserve"> can</w:t>
      </w:r>
      <w:r w:rsidR="00C34520">
        <w:t xml:space="preserve"> also </w:t>
      </w:r>
      <w:del w:id="32" w:author="Nathan Dorn" w:date="2024-02-15T10:05:00Z">
        <w:r w:rsidR="00C217FF" w:rsidDel="007043AB">
          <w:delText>increases</w:delText>
        </w:r>
        <w:r w:rsidR="00C34520" w:rsidDel="007043AB">
          <w:delText xml:space="preserve"> </w:delText>
        </w:r>
      </w:del>
      <w:ins w:id="33" w:author="Nathan Dorn" w:date="2024-02-15T10:05:00Z">
        <w:r w:rsidR="007043AB">
          <w:t xml:space="preserve">affect growth rates of </w:t>
        </w:r>
        <w:r w:rsidR="00976C10">
          <w:t>prey</w:t>
        </w:r>
      </w:ins>
      <w:del w:id="34" w:author="Nathan Dorn" w:date="2024-02-15T10:05:00Z">
        <w:r w:rsidR="00C34520" w:rsidDel="00976C10">
          <w:delText xml:space="preserve">development </w:delText>
        </w:r>
        <w:r w:rsidR="000B47B7" w:rsidDel="00976C10">
          <w:delText>which</w:delText>
        </w:r>
        <w:r w:rsidR="00C34520" w:rsidDel="00976C10">
          <w:delText xml:space="preserve"> should</w:delText>
        </w:r>
      </w:del>
      <w:ins w:id="35" w:author="Nathan Dorn" w:date="2024-02-15T10:05:00Z">
        <w:r w:rsidR="00976C10">
          <w:t xml:space="preserve"> and</w:t>
        </w:r>
      </w:ins>
      <w:r w:rsidR="00C34520">
        <w:t xml:space="preserve"> decrease the time </w:t>
      </w:r>
      <w:del w:id="36" w:author="Nathan Dorn" w:date="2024-02-15T10:07:00Z">
        <w:r w:rsidR="00C34520" w:rsidDel="00463711">
          <w:delText xml:space="preserve">spent in </w:delText>
        </w:r>
      </w:del>
      <w:ins w:id="37" w:author="Nathan Dorn" w:date="2024-02-15T10:07:00Z">
        <w:r w:rsidR="00463711">
          <w:t xml:space="preserve"> prey remain </w:t>
        </w:r>
      </w:ins>
      <w:r w:rsidR="00C34520">
        <w:t xml:space="preserve">vulnerable </w:t>
      </w:r>
      <w:ins w:id="38" w:author="Nathan Dorn" w:date="2024-02-16T08:29:00Z">
        <w:r w:rsidR="008C4E6F">
          <w:t xml:space="preserve">to the predator </w:t>
        </w:r>
      </w:ins>
      <w:del w:id="39" w:author="Nathan Dorn" w:date="2024-02-15T10:07:00Z">
        <w:r w:rsidR="00C34520" w:rsidDel="00463711">
          <w:delText xml:space="preserve">stages or sizes to gape-limited predators </w:delText>
        </w:r>
        <w:commentRangeStart w:id="40"/>
        <w:r w:rsidR="000B47B7" w:rsidDel="00463711">
          <w:delText>and</w:delText>
        </w:r>
        <w:r w:rsidR="000B47B7" w:rsidDel="00011E92">
          <w:delText xml:space="preserve"> </w:delText>
        </w:r>
        <w:r w:rsidR="000B47B7" w:rsidDel="001A5D81">
          <w:delText>decrease short</w:delText>
        </w:r>
        <w:r w:rsidR="001F00E4" w:rsidDel="001A5D81">
          <w:delText>-term interaction strength</w:delText>
        </w:r>
      </w:del>
      <w:del w:id="41" w:author="Nathan Dorn" w:date="2024-02-16T08:29:00Z">
        <w:r w:rsidR="004F582E" w:rsidDel="008C4E6F">
          <w:delText xml:space="preserve"> </w:delText>
        </w:r>
        <w:commentRangeEnd w:id="40"/>
        <w:r w:rsidR="00016074" w:rsidDel="008C4E6F">
          <w:rPr>
            <w:rStyle w:val="CommentReference"/>
            <w:rFonts w:cstheme="minorBidi"/>
          </w:rPr>
          <w:commentReference w:id="40"/>
        </w:r>
      </w:del>
      <w:r w:rsidR="009A2D46">
        <w:fldChar w:fldCharType="begin"/>
      </w:r>
      <w:r w:rsidR="00B45C79">
        <w:instrText xml:space="preserve"> ADDIN ZOTERO_ITEM CSL_CITATION {"citationID":"7TcmzqKt","properties":{"formattedCitation":"(Davidson &amp; Dorn, 2018; McCoy et al., 2011; McPeek &amp; Peckarsky, 1998)","plainCitation":"(Davidson &amp; Dorn, 2018; McCoy et al., 2011; McPeek &amp; Peckarsky, 1998)","noteIndex":0},"citationItems":[{"id":"jA1NzBln/6VD1VlAs","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J.","non-dropping-particle":"","parse-names":false,"suffix":""}],"container-title":"Oecologia","id":"425w296M/uztsWqRu","issue":"4","issued":{"date-parts":[["2018"]]},"page":"1101-1111","title":"System productivity alters predator sorting of a size-structured mixed prey community","type":"article-journal","volume":"186"}},{"id":"jA1NzBln/HJEsHYYa","uris":["http://www.mendeley.com/documents/?uuid=4622c9d7-da41-41a0-adb6-14ad79637efe"],"itemData":{"DOI":"10.1086/659950","ISSN":"00030147","PMID":"21597252","abstract":"The functional response is a critical link between consumer and resource dynamics, describing how a consumer's feeding rate varies with prey density. Functional response models often assume homogenous prey size and size-independent feeding rates. However, variation in prey size due to ontogeny and competition is ubiquitous, and predation rates are often size dependent. Thus, functional responses that ignore prey size may not effectively predict predation rates through ontogeny or in heterogeneous populations. Here, we use short-term response-surface experiments and statistical modeling to develop and test prey size-dependent functional responses for water bugs and dragonfly larvae feeding on red-eyed treefrog tadpoles. We then extend these models through simulations to predict mortality through time for growing prey. Both conventional and size-dependent functional response models predicted average overall mortality in short-term mixed-cohort experiments, but only the size-dependent models accurately captured how mortality was spread across sizes. As a result, simulations that extrapolated these results through prey ontogeny showed that differences in sizespecific mortality are compounded as prey grow, causing predictions from conventional and size-dependent functional response models to diverge dramatically through time. Our results highlight the importance of incorporating prey size when modeling consumer-prey dynamics in size-structured, growing prey populations. © 2011 by The University of Chicago.","author":[{"dropping-particle":"","family":"McCoy","given":"Michael W.","non-dropping-particle":"","parse-names":false,"suffix":""},{"dropping-particle":"","family":"Bolker","given":"Benjamin M.","non-dropping-particle":"","parse-names":false,"suffix":""},{"dropping-particle":"","family":"Warkentin","given":"Karen M.","non-dropping-particle":"","parse-names":false,"suffix":""},{"dropping-particle":"","family":"Vonesh","given":"James R.","non-dropping-particle":"","parse-names":false,"suffix":""}],"container-title":"American Naturalist","id":"425w296M/kr1w83YC","issue":"6","issued":{"date-parts":[["2011"]]},"page":"752-766","title":"Predicting predation through prey ontogeny using size-dependent functional response models","type":"article-journal","volume":"177"}},{"id":"jA1NzBln/6wWNsnw8","uris":["http://www.mendeley.com/documents/?uuid=b27df50a-19a5-4045-b9a9-c70176f2a1dd"],"itemData":{"DOI":"10.1890/0012-9658(1998)079[0867:LHATSO]2.0.CO;2","ISSN":"00129658","abstract":"Interactive effects of one species on another may simultaneously influence mortality, growth, and fecundity. To quantify the strength of an interaction between two species, we must therefore use techniques that integrate these various responses into estimates of overall effect. Demographic models of populations provide such a framework. Here we develop a demographic model describing the life history of a hemimetabolous insect to evaluate the relative importance of predator effects on mortality and growth of damselflies (Enallagma boreale) in fishless ponds and may flies (Baetis bicaudatus) in trout streams. Previous experiments have shown that dragonfly predators in fishless ponds inflict direct mortality and cause reduced growth rates in Enallagma damselflies. Parameterization of the demographic model from these data show, however, that only the direct mortality effects of dragonflies should significantly influence damsel fly population dynamics. This is because damselfly size at emergence does not influence adult female fecundity, so the effects of dragonflies on damselfly larval growth do not influence adult fecundity. Likewise, both trout and stonefly predators inflict mortality on larval Baetis mayflies and cause decreases in growth rates. However, our demographic analyses indicate that the growth effects of both predators should dominate the population-dynamic effects on Baetis. This is because size at emergence translates directly into adult fecundity in mayflies. We also present data suggesting that developmental responses to changes in environmental conditions (e.g., predator abundances, resource availabilities) differ between species depending on these same life history parameters. The biological significance of lethal vs. sublethal predator impacts must be evaluated in a demographic framework to identify whether alterations in growth rate, and the timing of and size at metamorphosis, significantly influence population dynamics. The demographic model used for any particular organism must be tailored to its life history, but the various impacts of interactions with other species can all be integrated into estimates of projected population growth that can then be readily compared among species with different life histories.","author":[{"dropping-particle":"","family":"McPeek","given":"Mark A.","non-dropping-particle":"","parse-names":false,"suffix":""},{"dropping-particle":"","family":"Peckarsky","given":"Barbara L.","non-dropping-particle":"","parse-names":false,"suffix":""}],"container-title":"Ecology","id":"425w296M/oGEVR9p8","issue":"3","issued":{"date-parts":[["1998"]]},"page":"867-879","title":"Life histories and the strengths of species interactions: Combining mortality, growth, and fecundity effects","type":"article-journal","volume":"79"}}],"schema":"https://github.com/citation-style-language/schema/raw/master/csl-citation.json"} </w:instrText>
      </w:r>
      <w:r w:rsidR="009A2D46">
        <w:fldChar w:fldCharType="separate"/>
      </w:r>
      <w:r w:rsidR="00B45C79" w:rsidRPr="00B45C79">
        <w:t>(Davidson &amp; Dorn, 2018; McCoy et al., 2011; McPeek &amp; Peckarsky, 1998)</w:t>
      </w:r>
      <w:r w:rsidR="009A2D46">
        <w:fldChar w:fldCharType="end"/>
      </w:r>
      <w:r w:rsidR="00C34520">
        <w:t>.</w:t>
      </w:r>
      <w:r w:rsidR="006870D2">
        <w:t xml:space="preserve">  </w:t>
      </w:r>
      <w:r w:rsidR="004D142E">
        <w:t>Therefore,</w:t>
      </w:r>
      <w:r w:rsidR="00507639">
        <w:t xml:space="preserve"> </w:t>
      </w:r>
      <w:r w:rsidR="003B45BF">
        <w:t xml:space="preserve">the </w:t>
      </w:r>
      <w:r w:rsidR="00EB00A7">
        <w:t xml:space="preserve">net </w:t>
      </w:r>
      <w:del w:id="42" w:author="Nathan Dorn" w:date="2024-02-15T10:08:00Z">
        <w:r w:rsidR="00EB00A7" w:rsidDel="00C93EFD">
          <w:delText xml:space="preserve">increase or decrease in </w:delText>
        </w:r>
        <w:r w:rsidR="004D142E" w:rsidDel="00C93EFD">
          <w:delText>short-term</w:delText>
        </w:r>
      </w:del>
      <w:ins w:id="43" w:author="Nathan Dorn" w:date="2024-02-15T10:08:00Z">
        <w:r w:rsidR="00C93EFD">
          <w:t>effect of environmental variation</w:t>
        </w:r>
      </w:ins>
      <w:ins w:id="44" w:author="Nathan Dorn" w:date="2024-02-15T10:09:00Z">
        <w:r w:rsidR="0085060A">
          <w:t xml:space="preserve"> on the </w:t>
        </w:r>
      </w:ins>
      <w:ins w:id="45" w:author="Nathan Dorn" w:date="2024-02-15T10:10:00Z">
        <w:r w:rsidR="00D1796B">
          <w:t>importance</w:t>
        </w:r>
      </w:ins>
      <w:ins w:id="46" w:author="Nathan Dorn" w:date="2024-02-15T10:09:00Z">
        <w:r w:rsidR="0085060A">
          <w:t xml:space="preserve"> </w:t>
        </w:r>
      </w:ins>
      <w:ins w:id="47" w:author="Nathan Dorn" w:date="2024-02-16T08:30:00Z">
        <w:r w:rsidR="008C4E6F">
          <w:t xml:space="preserve">of </w:t>
        </w:r>
      </w:ins>
      <w:ins w:id="48" w:author="Nathan Dorn" w:date="2024-02-15T10:09:00Z">
        <w:r w:rsidR="0085060A">
          <w:t>predation</w:t>
        </w:r>
      </w:ins>
      <w:ins w:id="49" w:author="Nathan Dorn" w:date="2024-02-15T10:11:00Z">
        <w:r w:rsidR="00D1796B">
          <w:t xml:space="preserve"> to a population of prey </w:t>
        </w:r>
      </w:ins>
      <w:del w:id="50" w:author="Nathan Dorn" w:date="2024-02-15T10:09:00Z">
        <w:r w:rsidR="004D142E" w:rsidDel="0085060A">
          <w:delText xml:space="preserve"> interaction </w:delText>
        </w:r>
        <w:r w:rsidR="00EB00A7" w:rsidDel="0085060A">
          <w:delText>strength</w:delText>
        </w:r>
      </w:del>
      <w:r w:rsidR="00507639">
        <w:t xml:space="preserve"> </w:t>
      </w:r>
      <w:r w:rsidR="00A70466">
        <w:t xml:space="preserve">depends </w:t>
      </w:r>
      <w:ins w:id="51" w:author="Nathan Dorn" w:date="2024-02-15T10:11:00Z">
        <w:r w:rsidR="00D1796B">
          <w:t xml:space="preserve">partly </w:t>
        </w:r>
      </w:ins>
      <w:r w:rsidR="00A70466">
        <w:t xml:space="preserve">on </w:t>
      </w:r>
      <w:commentRangeStart w:id="52"/>
      <w:r w:rsidR="00A70466">
        <w:t>the</w:t>
      </w:r>
      <w:r w:rsidR="00913184">
        <w:t xml:space="preserve"> </w:t>
      </w:r>
      <w:del w:id="53" w:author="Nathan Dorn" w:date="2024-02-16T08:21:00Z">
        <w:r w:rsidR="00913184" w:rsidDel="00CD1541">
          <w:delText>direction</w:delText>
        </w:r>
        <w:r w:rsidR="00FB249A" w:rsidDel="00CD1541">
          <w:delText xml:space="preserve"> </w:delText>
        </w:r>
      </w:del>
      <w:ins w:id="54" w:author="Nathan Dorn" w:date="2024-02-16T08:21:00Z">
        <w:r w:rsidR="00CD1541">
          <w:t>degree</w:t>
        </w:r>
        <w:r w:rsidR="00CD1541">
          <w:t xml:space="preserve"> </w:t>
        </w:r>
      </w:ins>
      <w:r w:rsidR="00FB249A">
        <w:t>of</w:t>
      </w:r>
      <w:r w:rsidR="005D6CD9">
        <w:t xml:space="preserve"> the</w:t>
      </w:r>
      <w:r w:rsidR="00FB249A">
        <w:t xml:space="preserve"> </w:t>
      </w:r>
      <w:r w:rsidR="00517B89">
        <w:t>asymmetr</w:t>
      </w:r>
      <w:r w:rsidR="00364526">
        <w:t>y in the</w:t>
      </w:r>
      <w:r w:rsidR="00517B89">
        <w:t xml:space="preserve"> </w:t>
      </w:r>
      <w:r w:rsidR="00292AC8">
        <w:t>responses</w:t>
      </w:r>
      <w:commentRangeEnd w:id="52"/>
      <w:r w:rsidR="007537CA">
        <w:rPr>
          <w:rStyle w:val="CommentReference"/>
          <w:rFonts w:cstheme="minorBidi"/>
        </w:rPr>
        <w:commentReference w:id="52"/>
      </w:r>
      <w:r w:rsidR="00292AC8">
        <w:t xml:space="preserve"> </w:t>
      </w:r>
      <w:r w:rsidR="00FB249A">
        <w:t>of predator</w:t>
      </w:r>
      <w:r w:rsidR="004D142E">
        <w:t xml:space="preserve"> foraging rates</w:t>
      </w:r>
      <w:r w:rsidR="00FB249A">
        <w:t xml:space="preserve"> </w:t>
      </w:r>
      <w:del w:id="55" w:author="Nathan Dorn" w:date="2024-02-16T08:22:00Z">
        <w:r w:rsidR="00FB249A" w:rsidDel="00CD1541">
          <w:delText xml:space="preserve">or </w:delText>
        </w:r>
      </w:del>
      <w:ins w:id="56" w:author="Nathan Dorn" w:date="2024-02-16T08:22:00Z">
        <w:r w:rsidR="00CD1541">
          <w:t>and</w:t>
        </w:r>
        <w:r w:rsidR="00CD1541">
          <w:t xml:space="preserve"> </w:t>
        </w:r>
      </w:ins>
      <w:r w:rsidR="00FB249A">
        <w:t>prey</w:t>
      </w:r>
      <w:r w:rsidR="004D142E">
        <w:t xml:space="preserve"> </w:t>
      </w:r>
      <w:ins w:id="57" w:author="Nathan Dorn" w:date="2024-02-16T08:22:00Z">
        <w:r w:rsidR="00CD1541">
          <w:t>growth/</w:t>
        </w:r>
      </w:ins>
      <w:r w:rsidR="004D142E">
        <w:t>development rates</w:t>
      </w:r>
      <w:r w:rsidR="00FB249A">
        <w:t xml:space="preserve"> to</w:t>
      </w:r>
      <w:r w:rsidR="00292AC8">
        <w:t xml:space="preserve"> </w:t>
      </w:r>
      <w:del w:id="58" w:author="Nathan Dorn" w:date="2024-02-16T08:22:00Z">
        <w:r w:rsidR="00292AC8" w:rsidDel="00CD1541">
          <w:delText xml:space="preserve">changing </w:delText>
        </w:r>
      </w:del>
      <w:ins w:id="59" w:author="Nathan Dorn" w:date="2024-02-16T08:22:00Z">
        <w:r w:rsidR="00CD1541">
          <w:t>varying</w:t>
        </w:r>
        <w:r w:rsidR="00CD1541">
          <w:t xml:space="preserve"> </w:t>
        </w:r>
      </w:ins>
      <w:r w:rsidR="00292AC8">
        <w:t>environmental conditions</w:t>
      </w:r>
      <w:r w:rsidR="00380204">
        <w:t xml:space="preserve"> </w:t>
      </w:r>
      <w:r w:rsidR="007954A5">
        <w:fldChar w:fldCharType="begin"/>
      </w:r>
      <w:r w:rsidR="009F7B89">
        <w:instrText xml:space="preserve"> ADDIN ZOTERO_ITEM CSL_CITATION {"citationID":"Xpl5Y04J","properties":{"formattedCitation":"(Davidson et al., 2021; Pepi et al., 2018)","plainCitation":"(Davidson et al., 2021; Pepi et al., 2018)","noteIndex":0},"citationItems":[{"id":180,"uris":["http://zotero.org/users/9972654/items/K52DS5GK"],"itemData":{"id":180,"type":"article-journal","container-title":"Functional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R."}],"editor":[{"family":"Marshall","given":"Katie"}],"issued":{"date-parts":[["2021",5]]}}},{"id":268,"uris":["http://zotero.org/users/9972654/items/VFVD9LDE"],"itemData":{"id":268,"type":"article-journal","abstract":"Climate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time.","container-title":"Ecology","DOI":"10.1002/ecy.2356","ISSN":"00129658","issue":"7","journalAbbreviation":"Ecology","language":"en","page":"1584-1590","source":"DOI.org (Crossref)","title":"As temperature increases, predator attack rate is more important to survival than a smaller window of prey vulnerability","volume":"99","author":[{"family":"Pepi","given":"Adam"},{"family":"Grof-Tisza","given":"Patrick"},{"family":"Holyoak","given":"Marcel"},{"family":"Karban","given":"Richard"}],"issued":{"date-parts":[["2018",7]]}}}],"schema":"https://github.com/citation-style-language/schema/raw/master/csl-citation.json"} </w:instrText>
      </w:r>
      <w:r w:rsidR="007954A5">
        <w:fldChar w:fldCharType="separate"/>
      </w:r>
      <w:r w:rsidR="009F7B89" w:rsidRPr="009F7B89">
        <w:t>(Davidson et al., 2021; Pepi et al., 2018)</w:t>
      </w:r>
      <w:r w:rsidR="007954A5">
        <w:fldChar w:fldCharType="end"/>
      </w:r>
      <w:r w:rsidR="00292AC8">
        <w:t>.</w:t>
      </w:r>
      <w:r w:rsidR="009378D1">
        <w:t xml:space="preserve"> </w:t>
      </w:r>
      <w:del w:id="60" w:author="Nathan Dorn" w:date="2024-02-16T08:23:00Z">
        <w:r w:rsidR="00E93A44" w:rsidDel="00B313A2">
          <w:delText xml:space="preserve"> </w:delText>
        </w:r>
        <w:commentRangeStart w:id="61"/>
        <w:r w:rsidR="00A70466" w:rsidDel="00B313A2">
          <w:delText xml:space="preserve">While previous </w:delText>
        </w:r>
      </w:del>
      <w:ins w:id="62" w:author="Nathan Dorn" w:date="2024-02-16T08:30:00Z">
        <w:r w:rsidR="008C4E6F">
          <w:t>Several studies have</w:t>
        </w:r>
      </w:ins>
      <w:del w:id="63" w:author="Nathan Dorn" w:date="2024-02-16T08:30:00Z">
        <w:r w:rsidR="00A70466" w:rsidDel="008C4E6F">
          <w:delText xml:space="preserve">work </w:delText>
        </w:r>
      </w:del>
      <w:ins w:id="64" w:author="Nathan Dorn" w:date="2024-02-16T08:24:00Z">
        <w:r w:rsidR="00B313A2">
          <w:t xml:space="preserve"> </w:t>
        </w:r>
      </w:ins>
      <w:r w:rsidR="00A5122E">
        <w:t>developed</w:t>
      </w:r>
      <w:r w:rsidR="00A70466">
        <w:t xml:space="preserve"> </w:t>
      </w:r>
      <w:del w:id="65" w:author="Nathan Dorn" w:date="2024-02-16T08:41:00Z">
        <w:r w:rsidR="00A70466" w:rsidDel="004E47B5">
          <w:delText xml:space="preserve">these </w:delText>
        </w:r>
      </w:del>
      <w:ins w:id="66" w:author="Nathan Dorn" w:date="2024-02-16T08:41:00Z">
        <w:r w:rsidR="004E47B5">
          <w:t>related</w:t>
        </w:r>
        <w:r w:rsidR="004E47B5">
          <w:t xml:space="preserve"> </w:t>
        </w:r>
      </w:ins>
      <w:del w:id="67" w:author="Nathan Dorn" w:date="2024-02-16T08:41:00Z">
        <w:r w:rsidR="00A70466" w:rsidDel="004E47B5">
          <w:delText xml:space="preserve">theoretical </w:delText>
        </w:r>
      </w:del>
      <w:ins w:id="68" w:author="Nathan Dorn" w:date="2024-02-16T08:41:00Z">
        <w:r w:rsidR="004E47B5">
          <w:t>models</w:t>
        </w:r>
      </w:ins>
      <w:del w:id="69" w:author="Nathan Dorn" w:date="2024-02-16T08:41:00Z">
        <w:r w:rsidR="00A70466" w:rsidDel="004E47B5">
          <w:delText>predictions</w:delText>
        </w:r>
      </w:del>
      <w:del w:id="70" w:author="Nathan Dorn" w:date="2024-02-16T08:22:00Z">
        <w:r w:rsidR="00A70466" w:rsidDel="00B313A2">
          <w:delText>, these</w:delText>
        </w:r>
      </w:del>
      <w:ins w:id="71" w:author="Nathan Dorn" w:date="2024-02-16T08:22:00Z">
        <w:r w:rsidR="00B313A2">
          <w:t xml:space="preserve"> </w:t>
        </w:r>
      </w:ins>
      <w:ins w:id="72" w:author="Nathan Dorn" w:date="2024-02-16T08:23:00Z">
        <w:r w:rsidR="00B313A2">
          <w:t xml:space="preserve">and </w:t>
        </w:r>
      </w:ins>
      <w:ins w:id="73" w:author="Nathan Dorn" w:date="2024-02-16T08:22:00Z">
        <w:r w:rsidR="00B313A2">
          <w:t>test</w:t>
        </w:r>
      </w:ins>
      <w:ins w:id="74" w:author="Nathan Dorn" w:date="2024-02-16T08:23:00Z">
        <w:r w:rsidR="00B313A2">
          <w:t>s of the</w:t>
        </w:r>
      </w:ins>
      <w:r w:rsidR="00A70466">
        <w:t xml:space="preserve"> </w:t>
      </w:r>
      <w:ins w:id="75" w:author="Nathan Dorn" w:date="2024-02-16T08:41:00Z">
        <w:r w:rsidR="004E47B5">
          <w:t xml:space="preserve">model </w:t>
        </w:r>
      </w:ins>
      <w:r w:rsidR="00A70466">
        <w:t xml:space="preserve">predictions </w:t>
      </w:r>
      <w:del w:id="76" w:author="Nathan Dorn" w:date="2024-02-16T08:22:00Z">
        <w:r w:rsidR="000E7374" w:rsidDel="00B313A2">
          <w:delText>were</w:delText>
        </w:r>
        <w:r w:rsidR="00A70466" w:rsidDel="00B313A2">
          <w:delText xml:space="preserve"> developed </w:delText>
        </w:r>
      </w:del>
      <w:r w:rsidR="00A70466">
        <w:t xml:space="preserve">in </w:t>
      </w:r>
      <w:r w:rsidR="00A14402">
        <w:t xml:space="preserve">controlled experimental </w:t>
      </w:r>
      <w:del w:id="77" w:author="Nathan Dorn" w:date="2024-02-16T08:23:00Z">
        <w:r w:rsidR="00B67576" w:rsidDel="00B313A2">
          <w:delText>environments</w:delText>
        </w:r>
        <w:r w:rsidR="00A87334" w:rsidDel="00B313A2">
          <w:delText>,</w:delText>
        </w:r>
      </w:del>
      <w:ins w:id="78" w:author="Nathan Dorn" w:date="2024-02-16T08:23:00Z">
        <w:r w:rsidR="00B313A2">
          <w:t>settings with</w:t>
        </w:r>
      </w:ins>
      <w:del w:id="79" w:author="Nathan Dorn" w:date="2024-02-16T08:23:00Z">
        <w:r w:rsidR="00A87334" w:rsidDel="00B313A2">
          <w:delText xml:space="preserve"> in</w:delText>
        </w:r>
      </w:del>
      <w:r w:rsidR="00B67576">
        <w:t xml:space="preserve"> single-predator</w:t>
      </w:r>
      <w:r w:rsidR="00A87334">
        <w:t>-</w:t>
      </w:r>
      <w:r w:rsidR="00B67576">
        <w:t xml:space="preserve">single prey </w:t>
      </w:r>
      <w:r w:rsidR="003A6FF4">
        <w:t>systems</w:t>
      </w:r>
      <w:del w:id="80" w:author="Nathan Dorn" w:date="2024-02-16T08:23:00Z">
        <w:r w:rsidR="00AF73D4" w:rsidDel="00B313A2">
          <w:delText>, and</w:delText>
        </w:r>
      </w:del>
      <w:r w:rsidR="00AF73D4">
        <w:t xml:space="preserve"> focused on short-term interaction </w:t>
      </w:r>
      <w:r w:rsidR="00D34FB7">
        <w:t>strength</w:t>
      </w:r>
      <w:ins w:id="81" w:author="Nathan Dorn" w:date="2024-02-15T10:17:00Z">
        <w:r w:rsidR="00834E9F">
          <w:t xml:space="preserve"> (</w:t>
        </w:r>
      </w:ins>
      <w:ins w:id="82" w:author="Nathan Dorn" w:date="2024-02-16T08:41:00Z">
        <w:r w:rsidR="004E47B5">
          <w:t>D</w:t>
        </w:r>
      </w:ins>
      <w:ins w:id="83" w:author="Nathan Dorn" w:date="2024-02-16T08:42:00Z">
        <w:r w:rsidR="004E47B5">
          <w:t>a</w:t>
        </w:r>
      </w:ins>
      <w:ins w:id="84" w:author="Nathan Dorn" w:date="2024-02-16T08:41:00Z">
        <w:r w:rsidR="004E47B5">
          <w:t>vids</w:t>
        </w:r>
      </w:ins>
      <w:ins w:id="85" w:author="Nathan Dorn" w:date="2024-02-16T08:42:00Z">
        <w:r w:rsidR="004E47B5">
          <w:t>on</w:t>
        </w:r>
      </w:ins>
      <w:ins w:id="86" w:author="Nathan Dorn" w:date="2024-02-15T10:17:00Z">
        <w:r w:rsidR="00834E9F">
          <w:t xml:space="preserve">, </w:t>
        </w:r>
      </w:ins>
      <w:ins w:id="87" w:author="Nathan Dorn" w:date="2024-02-16T08:42:00Z">
        <w:r w:rsidR="004E47B5">
          <w:t>McCoy</w:t>
        </w:r>
      </w:ins>
      <w:ins w:id="88" w:author="Nathan Dorn" w:date="2024-02-16T08:43:00Z">
        <w:r w:rsidR="00C61336">
          <w:t xml:space="preserve"> et al. 2012</w:t>
        </w:r>
      </w:ins>
      <w:ins w:id="89" w:author="Nathan Dorn" w:date="2024-02-15T10:17:00Z">
        <w:r w:rsidR="00834E9F">
          <w:t>)</w:t>
        </w:r>
      </w:ins>
      <w:r w:rsidR="003A6FF4">
        <w:t>.</w:t>
      </w:r>
      <w:ins w:id="90" w:author="Nathan Dorn" w:date="2024-02-16T08:24:00Z">
        <w:r w:rsidR="00180185">
          <w:t xml:space="preserve"> </w:t>
        </w:r>
      </w:ins>
      <w:commentRangeEnd w:id="61"/>
      <w:ins w:id="91" w:author="Nathan Dorn" w:date="2024-02-16T08:49:00Z">
        <w:r w:rsidR="00236086">
          <w:rPr>
            <w:rStyle w:val="CommentReference"/>
            <w:rFonts w:cstheme="minorBidi"/>
          </w:rPr>
          <w:commentReference w:id="61"/>
        </w:r>
      </w:ins>
      <w:ins w:id="92" w:author="Nathan Dorn" w:date="2024-02-16T09:07:00Z">
        <w:r w:rsidR="00943062">
          <w:t xml:space="preserve"> </w:t>
        </w:r>
      </w:ins>
      <w:ins w:id="93" w:author="Nathan Dorn" w:date="2024-02-16T08:24:00Z">
        <w:r w:rsidR="00180185">
          <w:t xml:space="preserve">Fewer attempts have translated these </w:t>
        </w:r>
      </w:ins>
      <w:ins w:id="94" w:author="Nathan Dorn" w:date="2024-02-16T08:31:00Z">
        <w:r w:rsidR="00F44B35">
          <w:t>concepts</w:t>
        </w:r>
      </w:ins>
      <w:ins w:id="95" w:author="Nathan Dorn" w:date="2024-02-16T08:24:00Z">
        <w:r w:rsidR="00180185">
          <w:t xml:space="preserve"> </w:t>
        </w:r>
      </w:ins>
      <w:ins w:id="96" w:author="Nathan Dorn" w:date="2024-02-16T09:07:00Z">
        <w:r w:rsidR="00E2539A">
          <w:t xml:space="preserve">(size- and </w:t>
        </w:r>
      </w:ins>
      <w:ins w:id="97" w:author="Nathan Dorn" w:date="2024-02-16T09:08:00Z">
        <w:r w:rsidR="00E2539A">
          <w:t xml:space="preserve">environmental condition-dependent predation) </w:t>
        </w:r>
      </w:ins>
      <w:ins w:id="98" w:author="Nathan Dorn" w:date="2024-02-16T08:24:00Z">
        <w:r w:rsidR="00180185">
          <w:t xml:space="preserve">to </w:t>
        </w:r>
      </w:ins>
      <w:ins w:id="99" w:author="Nathan Dorn" w:date="2024-02-16T08:52:00Z">
        <w:r w:rsidR="0057685A">
          <w:t xml:space="preserve">unmanipulated </w:t>
        </w:r>
      </w:ins>
      <w:ins w:id="100" w:author="Nathan Dorn" w:date="2024-02-16T08:24:00Z">
        <w:r w:rsidR="00180185">
          <w:t xml:space="preserve">field </w:t>
        </w:r>
        <w:r w:rsidR="00180185">
          <w:lastRenderedPageBreak/>
          <w:t xml:space="preserve">settings; </w:t>
        </w:r>
      </w:ins>
      <w:commentRangeStart w:id="101"/>
      <w:ins w:id="102" w:author="Nathan Dorn" w:date="2024-02-16T08:52:00Z">
        <w:r w:rsidR="0057685A">
          <w:t xml:space="preserve">few attempts </w:t>
        </w:r>
      </w:ins>
      <w:del w:id="103" w:author="Nathan Dorn" w:date="2024-02-16T08:24:00Z">
        <w:r w:rsidR="003A6FF4" w:rsidDel="00180185">
          <w:delText xml:space="preserve"> </w:delText>
        </w:r>
      </w:del>
      <w:ins w:id="104" w:author="Nathan Dorn" w:date="2024-02-15T10:22:00Z">
        <w:r w:rsidR="008F22DA">
          <w:t>quantify</w:t>
        </w:r>
      </w:ins>
      <w:ins w:id="105" w:author="Nathan Dorn" w:date="2024-02-15T10:17:00Z">
        <w:r w:rsidR="00834E9F">
          <w:t xml:space="preserve"> </w:t>
        </w:r>
      </w:ins>
      <w:commentRangeEnd w:id="101"/>
      <w:ins w:id="106" w:author="Nathan Dorn" w:date="2024-02-16T08:55:00Z">
        <w:r w:rsidR="00A42D7F">
          <w:rPr>
            <w:rStyle w:val="CommentReference"/>
            <w:rFonts w:cstheme="minorBidi"/>
          </w:rPr>
          <w:commentReference w:id="101"/>
        </w:r>
      </w:ins>
      <w:ins w:id="107" w:author="Nathan Dorn" w:date="2024-02-15T10:17:00Z">
        <w:r w:rsidR="00035419">
          <w:t>the</w:t>
        </w:r>
      </w:ins>
      <w:ins w:id="108" w:author="Nathan Dorn" w:date="2024-02-16T08:52:00Z">
        <w:r w:rsidR="0057685A">
          <w:t xml:space="preserve"> </w:t>
        </w:r>
      </w:ins>
      <w:ins w:id="109" w:author="Nathan Dorn" w:date="2024-02-16T08:53:00Z">
        <w:r w:rsidR="00F46D91">
          <w:t>impacts</w:t>
        </w:r>
      </w:ins>
      <w:ins w:id="110" w:author="Nathan Dorn" w:date="2024-02-15T10:17:00Z">
        <w:r w:rsidR="00035419">
          <w:t xml:space="preserve"> of</w:t>
        </w:r>
        <w:commentRangeStart w:id="111"/>
        <w:r w:rsidR="00035419">
          <w:t xml:space="preserve"> </w:t>
        </w:r>
      </w:ins>
      <w:ins w:id="112" w:author="Nathan Dorn" w:date="2024-02-16T08:53:00Z">
        <w:r w:rsidR="00A44438">
          <w:t xml:space="preserve">natural </w:t>
        </w:r>
      </w:ins>
      <w:ins w:id="113" w:author="Nathan Dorn" w:date="2024-02-16T08:31:00Z">
        <w:r w:rsidR="00F44B35">
          <w:t xml:space="preserve">predator assemblages (i.e, through </w:t>
        </w:r>
      </w:ins>
      <w:ins w:id="114" w:author="Nathan Dorn" w:date="2024-02-15T10:21:00Z">
        <w:r w:rsidR="00275490">
          <w:t>consumption</w:t>
        </w:r>
      </w:ins>
      <w:ins w:id="115" w:author="Nathan Dorn" w:date="2024-02-16T08:31:00Z">
        <w:r w:rsidR="00F44B35">
          <w:t>)</w:t>
        </w:r>
      </w:ins>
      <w:ins w:id="116" w:author="Nathan Dorn" w:date="2024-02-15T10:17:00Z">
        <w:r w:rsidR="00035419">
          <w:t xml:space="preserve"> </w:t>
        </w:r>
      </w:ins>
      <w:commentRangeEnd w:id="111"/>
      <w:ins w:id="117" w:author="Nathan Dorn" w:date="2024-02-15T10:21:00Z">
        <w:r w:rsidR="00275490">
          <w:rPr>
            <w:rStyle w:val="CommentReference"/>
            <w:rFonts w:cstheme="minorBidi"/>
          </w:rPr>
          <w:commentReference w:id="111"/>
        </w:r>
      </w:ins>
      <w:ins w:id="118" w:author="Nathan Dorn" w:date="2024-02-16T09:08:00Z">
        <w:r w:rsidR="00E2539A">
          <w:t>on</w:t>
        </w:r>
      </w:ins>
      <w:ins w:id="119" w:author="Nathan Dorn" w:date="2024-02-16T08:53:00Z">
        <w:r w:rsidR="00F46D91">
          <w:t xml:space="preserve"> </w:t>
        </w:r>
      </w:ins>
      <w:ins w:id="120" w:author="Nathan Dorn" w:date="2024-02-15T10:20:00Z">
        <w:r w:rsidR="003E5418">
          <w:t xml:space="preserve">prey </w:t>
        </w:r>
      </w:ins>
      <w:ins w:id="121" w:author="Nathan Dorn" w:date="2024-02-15T10:17:00Z">
        <w:r w:rsidR="00035419">
          <w:t xml:space="preserve">population </w:t>
        </w:r>
      </w:ins>
      <w:ins w:id="122" w:author="Nathan Dorn" w:date="2024-02-16T08:24:00Z">
        <w:r w:rsidR="00180185">
          <w:t>limit</w:t>
        </w:r>
      </w:ins>
      <w:ins w:id="123" w:author="Nathan Dorn" w:date="2024-02-16T08:25:00Z">
        <w:r w:rsidR="00180185">
          <w:t>ation</w:t>
        </w:r>
      </w:ins>
      <w:ins w:id="124" w:author="Nathan Dorn" w:date="2024-02-16T08:26:00Z">
        <w:r w:rsidR="007E40DF">
          <w:t xml:space="preserve"> </w:t>
        </w:r>
      </w:ins>
      <w:ins w:id="125" w:author="Nathan Dorn" w:date="2024-02-16T08:40:00Z">
        <w:r w:rsidR="002D1570">
          <w:t>(</w:t>
        </w:r>
      </w:ins>
      <w:ins w:id="126" w:author="Nathan Dorn" w:date="2024-02-16T08:54:00Z">
        <w:r w:rsidR="00A44438">
          <w:t xml:space="preserve">i.e., effects on population growth; </w:t>
        </w:r>
      </w:ins>
      <w:ins w:id="127" w:author="Nathan Dorn" w:date="2024-02-16T08:40:00Z">
        <w:r w:rsidR="002D1570">
          <w:t>Osenberg and Mittelbach 1996)</w:t>
        </w:r>
      </w:ins>
      <w:ins w:id="128" w:author="Nathan Dorn" w:date="2024-02-16T08:54:00Z">
        <w:r w:rsidR="00A42D7F">
          <w:t xml:space="preserve">.  The </w:t>
        </w:r>
      </w:ins>
      <w:ins w:id="129" w:author="Nathan Dorn" w:date="2024-02-16T08:55:00Z">
        <w:r w:rsidR="00A42D7F">
          <w:t>difficulty in this</w:t>
        </w:r>
      </w:ins>
      <w:ins w:id="130" w:author="Nathan Dorn" w:date="2024-02-16T09:08:00Z">
        <w:r w:rsidR="00E2539A">
          <w:t xml:space="preserve"> approach is that</w:t>
        </w:r>
      </w:ins>
      <w:ins w:id="131" w:author="Nathan Dorn" w:date="2024-02-16T09:09:00Z">
        <w:r w:rsidR="00E2539A">
          <w:t xml:space="preserve"> </w:t>
        </w:r>
      </w:ins>
      <w:ins w:id="132" w:author="Nathan Dorn" w:date="2024-02-16T09:12:00Z">
        <w:r w:rsidR="00CF50BA">
          <w:t xml:space="preserve">both </w:t>
        </w:r>
      </w:ins>
      <w:ins w:id="133" w:author="Nathan Dorn" w:date="2024-02-16T09:09:00Z">
        <w:r w:rsidR="00776CAD">
          <w:t>prey growth conditions and predator assemblages simultaneously vary in time and space</w:t>
        </w:r>
      </w:ins>
      <w:ins w:id="134" w:author="Nathan Dorn" w:date="2024-02-16T09:13:00Z">
        <w:r w:rsidR="00CF50BA">
          <w:t>,</w:t>
        </w:r>
        <w:r w:rsidR="00805E56">
          <w:t xml:space="preserve"> and for si</w:t>
        </w:r>
      </w:ins>
      <w:ins w:id="135" w:author="Nathan Dorn" w:date="2024-02-16T09:14:00Z">
        <w:r w:rsidR="00805E56">
          <w:t xml:space="preserve">ze-structured interactions the </w:t>
        </w:r>
      </w:ins>
      <w:ins w:id="136" w:author="Nathan Dorn" w:date="2024-02-16T09:13:00Z">
        <w:r w:rsidR="00CF50BA">
          <w:t xml:space="preserve"> </w:t>
        </w:r>
      </w:ins>
      <w:ins w:id="137" w:author="Nathan Dorn" w:date="2024-02-16T09:12:00Z">
        <w:r w:rsidR="00752847">
          <w:t>mortality rates</w:t>
        </w:r>
        <w:r w:rsidR="00CF50BA">
          <w:t xml:space="preserve"> </w:t>
        </w:r>
      </w:ins>
      <w:ins w:id="138" w:author="Nathan Dorn" w:date="2024-02-16T09:13:00Z">
        <w:r w:rsidR="00CF50BA">
          <w:t>on pr</w:t>
        </w:r>
      </w:ins>
      <w:ins w:id="139" w:author="Nathan Dorn" w:date="2024-02-16T09:14:00Z">
        <w:r w:rsidR="00E54815">
          <w:t>ey depend on both</w:t>
        </w:r>
      </w:ins>
      <w:ins w:id="140" w:author="Nathan Dorn" w:date="2024-02-16T09:15:00Z">
        <w:r w:rsidR="00E54815">
          <w:t xml:space="preserve">. </w:t>
        </w:r>
      </w:ins>
      <w:ins w:id="141" w:author="Nathan Dorn" w:date="2024-02-16T09:14:00Z">
        <w:r w:rsidR="00E54815">
          <w:t xml:space="preserve"> </w:t>
        </w:r>
      </w:ins>
      <w:del w:id="142" w:author="Nathan Dorn" w:date="2024-02-15T10:18:00Z">
        <w:r w:rsidR="00FE61CF" w:rsidDel="00035419">
          <w:delText>Few have examined</w:delText>
        </w:r>
        <w:r w:rsidR="00803E44" w:rsidDel="00035419">
          <w:delText xml:space="preserve"> how </w:delText>
        </w:r>
        <w:r w:rsidR="008C2FD9" w:rsidDel="00035419">
          <w:delText>the changing environment influences</w:delText>
        </w:r>
        <w:r w:rsidR="00803E44" w:rsidDel="00035419">
          <w:delText xml:space="preserve"> long-term</w:delText>
        </w:r>
        <w:r w:rsidR="008C2FD9" w:rsidDel="00035419">
          <w:delText xml:space="preserve"> predator-prey </w:delText>
        </w:r>
        <w:r w:rsidR="00215205" w:rsidDel="00035419">
          <w:delText xml:space="preserve">interaction strength (i.e., prey population </w:delText>
        </w:r>
        <w:r w:rsidR="00FC438B" w:rsidDel="00035419">
          <w:delText>limitat</w:delText>
        </w:r>
        <w:r w:rsidR="009B71BD" w:rsidDel="00035419">
          <w:delText>ion</w:delText>
        </w:r>
        <w:r w:rsidR="00215205" w:rsidDel="00035419">
          <w:delText>)</w:delText>
        </w:r>
        <w:r w:rsidR="008C2FD9" w:rsidDel="00035419">
          <w:delText xml:space="preserve"> </w:delText>
        </w:r>
      </w:del>
      <w:del w:id="143" w:author="Nathan Dorn" w:date="2024-02-16T08:55:00Z">
        <w:r w:rsidR="00803E44" w:rsidDel="00A42D7F">
          <w:delText>in natural settings</w:delText>
        </w:r>
      </w:del>
      <w:del w:id="144" w:author="Nathan Dorn" w:date="2024-02-15T10:18:00Z">
        <w:r w:rsidR="00803E44" w:rsidDel="00035419">
          <w:delText xml:space="preserve"> under a suite of preda</w:delText>
        </w:r>
        <w:r w:rsidR="00215205" w:rsidDel="00035419">
          <w:delText>tors.</w:delText>
        </w:r>
      </w:del>
      <w:commentRangeStart w:id="145"/>
      <w:del w:id="146" w:author="Nathan Dorn" w:date="2024-02-15T10:15:00Z">
        <w:r w:rsidR="00DE0922" w:rsidDel="002D4714">
          <w:delText xml:space="preserve"> </w:delText>
        </w:r>
      </w:del>
      <w:commentRangeEnd w:id="145"/>
      <w:del w:id="147" w:author="Nathan Dorn" w:date="2024-02-16T08:55:00Z">
        <w:r w:rsidR="00D5359F" w:rsidDel="00A42D7F">
          <w:rPr>
            <w:rStyle w:val="CommentReference"/>
            <w:rFonts w:cstheme="minorBidi"/>
          </w:rPr>
          <w:commentReference w:id="145"/>
        </w:r>
      </w:del>
      <w:commentRangeStart w:id="148"/>
      <w:del w:id="149" w:author="Nathan Dorn" w:date="2024-02-15T10:19:00Z">
        <w:r w:rsidR="00D13F08" w:rsidDel="00FD3631">
          <w:delText>In natural settings v</w:delText>
        </w:r>
        <w:r w:rsidR="00DE0922" w:rsidDel="00FD3631">
          <w:delText>ariable environmental conditions include seasona</w:delText>
        </w:r>
        <w:r w:rsidR="00D13F08" w:rsidDel="00FD3631">
          <w:delText xml:space="preserve">l changes in predator assemblages </w:delText>
        </w:r>
        <w:r w:rsidR="00C523D2" w:rsidDel="00FD3631">
          <w:delText>and</w:delText>
        </w:r>
        <w:r w:rsidR="00D13F08" w:rsidDel="00FD3631">
          <w:delText xml:space="preserve"> temperature</w:delText>
        </w:r>
        <w:r w:rsidR="00C523D2" w:rsidDel="00FD3631">
          <w:delText>-</w:delText>
        </w:r>
        <w:r w:rsidR="00D13F08" w:rsidDel="00FD3631">
          <w:delText>dependent processes</w:delText>
        </w:r>
        <w:r w:rsidR="00666F3D" w:rsidDel="00FD3631">
          <w:delText xml:space="preserve"> </w:delText>
        </w:r>
      </w:del>
      <w:commentRangeStart w:id="150"/>
      <w:r w:rsidR="00666F3D">
        <w:fldChar w:fldCharType="begin"/>
      </w:r>
      <w:r w:rsidR="00666F3D">
        <w:instrText xml:space="preserve"> ADDIN ZOTERO_ITEM CSL_CITATION {"citationID":"Z8YntTVx","properties":{"formattedCitation":"(Preston et al., 2019)","plainCitation":"(Preston et al., 2019)","noteIndex":0},"citationItems":[{"id":1245,"uris":["http://zotero.org/users/9972654/items/7QEU9M83"],"itemData":{"id":1245,"type":"article-journal","abstract":"Species interactions in food webs are usually recognized as dynamic, varying across species, space, and time because of biotic and abiotic drivers. Yet food webs also show emergent properties that appear consistent, such as a skewed frequency distribution of interaction strengths (many weak, few strong). Reconciling these two properties requires an understanding of the variation in pairwise interaction strengths and its underlying mechanisms. We estimated stream sculpin feeding rates in three seasons at nine sites in Oregon to examine variation in trophic interaction strengths both across and within predator–prey pairs. Predator and prey densities, prey body mass, and abiotic factors were considered as putative drivers of within-pair variation over space and time. We hypothesized that consistently skewed interaction strength distributions could result if individual interaction strengths show relatively little variation, or alternatively, if interaction strengths vary but shift in ways that conserve their overall frequency distribution. Feeding rate distributions remained consistently and positively skewed across all sites and seasons. The mean coefficient of variation in feeding rates within each of 25 focal species pairs across surveys was less than half the mean coefficient of variation seen across species pairs within a survey. The rank order of feeding rates also remained conserved across streams, seasons and individual surveys. On average, feeding rates on each prey taxon nonetheless varied by a hundredfold, with some feeding rates showing more variation in space and others in time. In general, feeding rates increased with prey density and decreased with high stream flows and low water temperatures, although for nearly half of all species pairs, factors other than prey density explained the most variation. Our findings show that although individual interaction strengths exhibit considerable variation in space and time, they can nonetheless remain relatively consistent, and thus predictable, compared to the even larger variation that occurs across species pairs. These results highlight how the ecological scale of inference can strongly shape conclusions about interaction strength consistency and help reconcile how the skewed nature of interaction strength distributions can persist in highly dynamic food webs.","container-title":"Ecology","DOI":"10.1002/ecy.2816","ISSN":"0012-9658, 1939-9170","issue":"10","journalAbbreviation":"Ecology","language":"en","source":"DOI.org (Crossref)","title":"Food‐web interaction strength distributions are conserved by greater variation between than within predator–prey pairs","URL":"https://onlinelibrary.wiley.com/doi/10.1002/ecy.2816","volume":"100","author":[{"family":"Preston","given":"Daniel L."},{"family":"Falke","given":"Landon P."},{"family":"Henderson","given":"Jeremy S."},{"family":"Novak","given":"Mark"}],"accessed":{"date-parts":[["2023",1,30]]},"issued":{"date-parts":[["2019",10]]}}}],"schema":"https://github.com/citation-style-language/schema/raw/master/csl-citation.json"} </w:instrText>
      </w:r>
      <w:r w:rsidR="00666F3D">
        <w:fldChar w:fldCharType="separate"/>
      </w:r>
      <w:r w:rsidR="00666F3D" w:rsidRPr="00666F3D">
        <w:t>(Preston et al., 2019)</w:t>
      </w:r>
      <w:r w:rsidR="00666F3D">
        <w:fldChar w:fldCharType="end"/>
      </w:r>
      <w:r w:rsidR="00D13F08">
        <w:t>.</w:t>
      </w:r>
      <w:commentRangeEnd w:id="150"/>
      <w:r w:rsidR="00E26995">
        <w:rPr>
          <w:rStyle w:val="CommentReference"/>
          <w:rFonts w:cstheme="minorBidi"/>
        </w:rPr>
        <w:commentReference w:id="150"/>
      </w:r>
      <w:r w:rsidR="00D13F08">
        <w:t xml:space="preserve"> </w:t>
      </w:r>
      <w:commentRangeEnd w:id="148"/>
      <w:r w:rsidR="00733515">
        <w:rPr>
          <w:rStyle w:val="CommentReference"/>
          <w:rFonts w:cstheme="minorBidi"/>
        </w:rPr>
        <w:commentReference w:id="148"/>
      </w:r>
      <w:r w:rsidR="00B175FB">
        <w:t>While the</w:t>
      </w:r>
      <w:r w:rsidR="00D13F08">
        <w:t xml:space="preserve"> </w:t>
      </w:r>
      <w:r w:rsidR="00D3771B">
        <w:t>effects of temperature</w:t>
      </w:r>
      <w:r w:rsidR="00D13F08">
        <w:t xml:space="preserve"> can be </w:t>
      </w:r>
      <w:r w:rsidR="00D3771B">
        <w:t>simulated</w:t>
      </w:r>
      <w:r w:rsidR="00D13F08">
        <w:t xml:space="preserve"> for individual predator</w:t>
      </w:r>
      <w:r w:rsidR="00D3771B">
        <w:t>-</w:t>
      </w:r>
      <w:r w:rsidR="00D13F08">
        <w:t>prey pairs in the lab,</w:t>
      </w:r>
      <w:ins w:id="151" w:author="Nathan Dorn" w:date="2024-02-16T09:15:00Z">
        <w:r w:rsidR="00E54815">
          <w:t xml:space="preserve"> and the combined effects of multiple predator effects can be simulated or </w:t>
        </w:r>
        <w:r w:rsidR="00E26995">
          <w:t>measured in experiments,</w:t>
        </w:r>
      </w:ins>
      <w:r w:rsidR="00D13F08">
        <w:t xml:space="preserve"> the</w:t>
      </w:r>
      <w:r w:rsidR="00C523D2">
        <w:t xml:space="preserve"> seasonal </w:t>
      </w:r>
      <w:r w:rsidR="00917263">
        <w:t>effects</w:t>
      </w:r>
      <w:r w:rsidR="00C523D2">
        <w:t xml:space="preserve"> of </w:t>
      </w:r>
      <w:ins w:id="152" w:author="Nathan Dorn" w:date="2024-02-16T08:27:00Z">
        <w:r w:rsidR="001E567B">
          <w:t>natural</w:t>
        </w:r>
      </w:ins>
      <w:ins w:id="153" w:author="Nathan Dorn" w:date="2024-02-16T09:15:00Z">
        <w:r w:rsidR="00E26995">
          <w:t>ly varying</w:t>
        </w:r>
      </w:ins>
      <w:ins w:id="154" w:author="Nathan Dorn" w:date="2024-02-16T08:27:00Z">
        <w:r w:rsidR="001E567B">
          <w:t xml:space="preserve"> </w:t>
        </w:r>
      </w:ins>
      <w:r w:rsidR="00C523D2">
        <w:t xml:space="preserve">predator assemblages </w:t>
      </w:r>
      <w:ins w:id="155" w:author="Nathan Dorn" w:date="2024-02-16T08:27:00Z">
        <w:r w:rsidR="001E567B">
          <w:t xml:space="preserve">on prey recruitment </w:t>
        </w:r>
      </w:ins>
      <w:r w:rsidR="00C523D2">
        <w:t xml:space="preserve">cannot </w:t>
      </w:r>
      <w:r w:rsidR="00D13F08">
        <w:t xml:space="preserve">be examined without </w:t>
      </w:r>
      <w:r w:rsidR="00155B34">
        <w:t>examining</w:t>
      </w:r>
      <w:r w:rsidR="00F04850">
        <w:t xml:space="preserve"> net community-level consumption of prey </w:t>
      </w:r>
      <w:del w:id="156" w:author="Nathan Dorn" w:date="2024-02-15T10:26:00Z">
        <w:r w:rsidR="00F04850" w:rsidDel="00C3188B">
          <w:delText>species</w:delText>
        </w:r>
        <w:r w:rsidR="00155B34" w:rsidDel="00C3188B">
          <w:delText xml:space="preserve"> </w:delText>
        </w:r>
      </w:del>
      <w:r w:rsidR="00155B34">
        <w:t>in the field.</w:t>
      </w:r>
      <w:ins w:id="157" w:author="Nathan Dorn" w:date="2024-02-16T09:16:00Z">
        <w:r w:rsidR="00E26995">
          <w:t xml:space="preserve">  </w:t>
        </w:r>
      </w:ins>
      <w:ins w:id="158" w:author="Nathan Dorn" w:date="2024-02-16T09:20:00Z">
        <w:r w:rsidR="008C05A5">
          <w:t>Quantifying</w:t>
        </w:r>
      </w:ins>
      <w:ins w:id="159" w:author="Nathan Dorn" w:date="2024-02-16T09:16:00Z">
        <w:r w:rsidR="00E26995">
          <w:t xml:space="preserve"> </w:t>
        </w:r>
      </w:ins>
      <w:ins w:id="160" w:author="Nathan Dorn" w:date="2024-02-16T09:20:00Z">
        <w:r w:rsidR="00C26414">
          <w:t xml:space="preserve">both </w:t>
        </w:r>
      </w:ins>
      <w:ins w:id="161" w:author="Nathan Dorn" w:date="2024-02-16T09:16:00Z">
        <w:r w:rsidR="00E26995">
          <w:t>the impact of</w:t>
        </w:r>
      </w:ins>
      <w:ins w:id="162" w:author="Nathan Dorn" w:date="2024-02-16T09:17:00Z">
        <w:r w:rsidR="00E26995">
          <w:t xml:space="preserve"> </w:t>
        </w:r>
      </w:ins>
      <w:ins w:id="163" w:author="Nathan Dorn" w:date="2024-02-16T09:20:00Z">
        <w:r w:rsidR="008C05A5">
          <w:t xml:space="preserve">natural and varying </w:t>
        </w:r>
      </w:ins>
      <w:ins w:id="164" w:author="Nathan Dorn" w:date="2024-02-16T09:17:00Z">
        <w:r w:rsidR="00E26995">
          <w:t>assemblages of predators</w:t>
        </w:r>
      </w:ins>
      <w:ins w:id="165" w:author="Nathan Dorn" w:date="2024-02-16T09:20:00Z">
        <w:r w:rsidR="008C05A5">
          <w:t xml:space="preserve"> and</w:t>
        </w:r>
      </w:ins>
      <w:ins w:id="166" w:author="Nathan Dorn" w:date="2024-02-16T09:17:00Z">
        <w:r w:rsidR="00E06D10">
          <w:t xml:space="preserve"> the relative strength of specific </w:t>
        </w:r>
      </w:ins>
      <w:ins w:id="167" w:author="Nathan Dorn" w:date="2024-02-16T09:18:00Z">
        <w:r w:rsidR="00F50C2A">
          <w:t xml:space="preserve">predator-prey </w:t>
        </w:r>
      </w:ins>
      <w:ins w:id="168" w:author="Nathan Dorn" w:date="2024-02-16T09:17:00Z">
        <w:r w:rsidR="00E06D10">
          <w:t xml:space="preserve">interactions </w:t>
        </w:r>
      </w:ins>
      <w:ins w:id="169" w:author="Nathan Dorn" w:date="2024-02-16T09:30:00Z">
        <w:r w:rsidR="00CE3D59">
          <w:t xml:space="preserve">(i.e., attributing losses) </w:t>
        </w:r>
      </w:ins>
      <w:ins w:id="170" w:author="Nathan Dorn" w:date="2024-02-16T09:17:00Z">
        <w:r w:rsidR="00E06D10">
          <w:t xml:space="preserve">are </w:t>
        </w:r>
      </w:ins>
      <w:ins w:id="171" w:author="Nathan Dorn" w:date="2024-02-16T09:25:00Z">
        <w:r w:rsidR="00B31B1F">
          <w:t>perennial</w:t>
        </w:r>
      </w:ins>
      <w:ins w:id="172" w:author="Nathan Dorn" w:date="2024-02-16T09:26:00Z">
        <w:r w:rsidR="00B31B1F">
          <w:t xml:space="preserve">ly </w:t>
        </w:r>
      </w:ins>
      <w:ins w:id="173" w:author="Nathan Dorn" w:date="2024-02-16T09:17:00Z">
        <w:r w:rsidR="00E06D10">
          <w:t xml:space="preserve">important matters for ecological </w:t>
        </w:r>
      </w:ins>
      <w:ins w:id="174" w:author="Nathan Dorn" w:date="2024-02-16T09:31:00Z">
        <w:r w:rsidR="00CE3D59">
          <w:t>understanding</w:t>
        </w:r>
      </w:ins>
      <w:ins w:id="175" w:author="Nathan Dorn" w:date="2024-02-16T09:17:00Z">
        <w:r w:rsidR="00E06D10">
          <w:t xml:space="preserve"> of recruitment </w:t>
        </w:r>
      </w:ins>
      <w:ins w:id="176" w:author="Nathan Dorn" w:date="2024-02-16T09:18:00Z">
        <w:r w:rsidR="00F50C2A">
          <w:t>variation</w:t>
        </w:r>
      </w:ins>
      <w:ins w:id="177" w:author="Nathan Dorn" w:date="2024-02-16T09:17:00Z">
        <w:r w:rsidR="00E06D10">
          <w:t xml:space="preserve"> and </w:t>
        </w:r>
      </w:ins>
      <w:ins w:id="178" w:author="Nathan Dorn" w:date="2024-02-16T09:21:00Z">
        <w:r w:rsidR="00C26414">
          <w:t>biotic resistance</w:t>
        </w:r>
      </w:ins>
      <w:ins w:id="179" w:author="Nathan Dorn" w:date="2024-02-16T09:17:00Z">
        <w:r w:rsidR="00E06D10">
          <w:t xml:space="preserve"> (Tward</w:t>
        </w:r>
        <w:r w:rsidR="00F50C2A">
          <w:t xml:space="preserve">ochleb et al. 2012, </w:t>
        </w:r>
      </w:ins>
      <w:commentRangeStart w:id="180"/>
      <w:ins w:id="181" w:author="Nathan Dorn" w:date="2024-02-16T09:28:00Z">
        <w:r w:rsidR="00754264">
          <w:t xml:space="preserve">Roland and Embree </w:t>
        </w:r>
        <w:r w:rsidR="00582094">
          <w:t>1995</w:t>
        </w:r>
      </w:ins>
      <w:commentRangeEnd w:id="180"/>
      <w:ins w:id="182" w:author="Nathan Dorn" w:date="2024-02-16T09:31:00Z">
        <w:r w:rsidR="00CE3D59">
          <w:rPr>
            <w:rStyle w:val="CommentReference"/>
            <w:rFonts w:cstheme="minorBidi"/>
          </w:rPr>
          <w:commentReference w:id="180"/>
        </w:r>
      </w:ins>
      <w:ins w:id="183" w:author="Nathan Dorn" w:date="2024-02-16T09:28:00Z">
        <w:r w:rsidR="00582094">
          <w:t xml:space="preserve">, </w:t>
        </w:r>
      </w:ins>
      <w:ins w:id="184" w:author="Nathan Dorn" w:date="2024-02-16T09:29:00Z">
        <w:r w:rsidR="00A11676">
          <w:t xml:space="preserve">Dorn and Cook </w:t>
        </w:r>
        <w:r w:rsidR="00B072E2">
          <w:t xml:space="preserve">2015, </w:t>
        </w:r>
      </w:ins>
      <w:ins w:id="185" w:author="Nathan Dorn" w:date="2024-02-16T09:20:00Z">
        <w:r w:rsidR="008C05A5">
          <w:t>cite).</w:t>
        </w:r>
      </w:ins>
    </w:p>
    <w:p w14:paraId="1153EF99" w14:textId="416B6BF7" w:rsidR="00200A79" w:rsidDel="008C05A5" w:rsidRDefault="00200A79" w:rsidP="00D42A07">
      <w:pPr>
        <w:pStyle w:val="NATESTYLE1CommonCollege"/>
        <w:spacing w:after="240"/>
        <w:ind w:firstLine="720"/>
        <w:jc w:val="both"/>
        <w:rPr>
          <w:del w:id="186" w:author="Nathan Dorn" w:date="2024-02-16T09:19:00Z"/>
        </w:rPr>
      </w:pPr>
      <w:commentRangeStart w:id="187"/>
      <w:del w:id="188" w:author="Nathan Dorn" w:date="2024-02-16T09:19:00Z">
        <w:r w:rsidDel="008C05A5">
          <w:delText xml:space="preserve">Seasons represent distinct changes in environmental conditions that can create natural experiments for understanding </w:delText>
        </w:r>
        <w:r w:rsidR="00F8112E" w:rsidDel="008C05A5">
          <w:delText>how the net change in long-term interaction strength will strengthen or weaken under a changing environment and natural predation regimes</w:delText>
        </w:r>
        <w:r w:rsidDel="008C05A5">
          <w:delText>.  Predator</w:delText>
        </w:r>
        <w:r w:rsidR="00153618" w:rsidDel="008C05A5">
          <w:delText>s respond</w:delText>
        </w:r>
        <w:r w:rsidDel="008C05A5">
          <w:delText xml:space="preserve"> to seasonal changes in environmental conditions </w:delText>
        </w:r>
        <w:r w:rsidR="005F4F79" w:rsidDel="008C05A5">
          <w:delText xml:space="preserve">by </w:delText>
        </w:r>
        <w:r w:rsidDel="008C05A5">
          <w:delText xml:space="preserve">changes in prey consumption rates </w:delText>
        </w:r>
        <w:r w:rsidDel="008C05A5">
          <w:fldChar w:fldCharType="begin"/>
        </w:r>
        <w:r w:rsidDel="008C05A5">
          <w:delInstrText xml:space="preserve"> ADDIN ZOTERO_ITEM CSL_CITATION {"citationID":"y3GV61yC","properties":{"formattedCitation":"(Preston et al., 2019)","plainCitation":"(Preston et al., 2019)","noteIndex":0},"citationItems":[{"id":1245,"uris":["http://zotero.org/users/9972654/items/7QEU9M83"],"itemData":{"id":1245,"type":"article-journal","abstract":"Species interactions in food webs are usually recognized as dynamic, varying across species, space, and time because of biotic and abiotic drivers. Yet food webs also show emergent properties that appear consistent, such as a skewed frequency distribution of interaction strengths (many weak, few strong). Reconciling these two properties requires an understanding of the variation in pairwise interaction strengths and its underlying mechanisms. We estimated stream sculpin feeding rates in three seasons at nine sites in Oregon to examine variation in trophic interaction strengths both across and within predator–prey pairs. Predator and prey densities, prey body mass, and abiotic factors were considered as putative drivers of within-pair variation over space and time. We hypothesized that consistently skewed interaction strength distributions could result if individual interaction strengths show relatively little variation, or alternatively, if interaction strengths vary but shift in ways that conserve their overall frequency distribution. Feeding rate distributions remained consistently and positively skewed across all sites and seasons. The mean coefficient of variation in feeding rates within each of 25 focal species pairs across surveys was less than half the mean coefficient of variation seen across species pairs within a survey. The rank order of feeding rates also remained conserved across streams, seasons and individual surveys. On average, feeding rates on each prey taxon nonetheless varied by a hundredfold, with some feeding rates showing more variation in space and others in time. In general, feeding rates increased with prey density and decreased with high stream flows and low water temperatures, although for nearly half of all species pairs, factors other than prey density explained the most variation. Our findings show that although individual interaction strengths exhibit considerable variation in space and time, they can nonetheless remain relatively consistent, and thus predictable, compared to the even larger variation that occurs across species pairs. These results highlight how the ecological scale of inference can strongly shape conclusions about interaction strength consistency and help reconcile how the skewed nature of interaction strength distributions can persist in highly dynamic food webs.","container-title":"Ecology","DOI":"10.1002/ecy.2816","ISSN":"0012-9658, 1939-9170","issue":"10","journalAbbreviation":"Ecology","language":"en","source":"DOI.org (Crossref)","title":"Food‐web interaction strength distributions are conserved by greater variation between than within predator–prey pairs","URL":"https://onlinelibrary.wiley.com/doi/10.1002/ecy.2816","volume":"100","author":[{"family":"Preston","given":"Daniel L."},{"family":"Falke","given":"Landon P."},{"family":"Henderson","given":"Jeremy S."},{"family":"Novak","given":"Mark"}],"accessed":{"date-parts":[["2023",1,30]]},"issued":{"date-parts":[["2019",10]]}}}],"schema":"https://github.com/citation-style-language/schema/raw/master/csl-citation.json"} </w:delInstrText>
        </w:r>
        <w:r w:rsidDel="008C05A5">
          <w:fldChar w:fldCharType="separate"/>
        </w:r>
        <w:r w:rsidR="00B41503" w:rsidRPr="00B41503" w:rsidDel="008C05A5">
          <w:delText>(Preston et al., 2019)</w:delText>
        </w:r>
        <w:r w:rsidDel="008C05A5">
          <w:fldChar w:fldCharType="end"/>
        </w:r>
        <w:r w:rsidDel="008C05A5">
          <w:delText xml:space="preserve">, changes in spatial overlap with their prey </w:delText>
        </w:r>
        <w:r w:rsidDel="008C05A5">
          <w:fldChar w:fldCharType="begin"/>
        </w:r>
        <w:r w:rsidDel="008C05A5">
          <w:delInstrText xml:space="preserve"> ADDIN ZOTERO_ITEM CSL_CITATION {"citationID":"iycgTOMf","properties":{"formattedCitation":"(Basille et al., 2013)","plainCitation":"(Basille et al., 2013)","noteIndex":0},"citationItems":[{"id":1243,"uris":["http://zotero.org/users/9972654/items/AVLUJD83"],"itemData":{"id":1243,"type":"article-journal","container-title":"Ecography","DOI":"10.1111/j.1600-0587.2011.07367.x","ISSN":"09067590","issue":"2","journalAbbreviation":"Ecography","language":"en","page":"220-229","source":"DOI.org (Crossref)","title":"Ecologically based definition of seasons clarifies predator-prey interactions","volume":"36","author":[{"family":"Basille","given":"Mathieu"},{"family":"Fortin","given":"Daniel"},{"family":"Dussault","given":"Christian"},{"family":"Ouellet","given":"Jean-Pierre"},{"family":"Courtois","given":"Réhaume"}],"issued":{"date-parts":[["2013",2]]}}}],"schema":"https://github.com/citation-style-language/schema/raw/master/csl-citation.json"} </w:delInstrText>
        </w:r>
        <w:r w:rsidDel="008C05A5">
          <w:fldChar w:fldCharType="separate"/>
        </w:r>
        <w:r w:rsidR="00B41503" w:rsidRPr="00B41503" w:rsidDel="008C05A5">
          <w:delText>(Basille et al., 2013)</w:delText>
        </w:r>
        <w:r w:rsidDel="008C05A5">
          <w:fldChar w:fldCharType="end"/>
        </w:r>
        <w:r w:rsidDel="008C05A5">
          <w:delText xml:space="preserve">, and/or changes in </w:delText>
        </w:r>
        <w:r w:rsidR="00D354CB" w:rsidDel="008C05A5">
          <w:delText>abundance</w:delText>
        </w:r>
        <w:r w:rsidDel="008C05A5">
          <w:delText xml:space="preserve"> </w:delText>
        </w:r>
        <w:r w:rsidDel="008C05A5">
          <w:fldChar w:fldCharType="begin"/>
        </w:r>
        <w:r w:rsidDel="008C05A5">
          <w:delInstrText xml:space="preserve"> ADDIN ZOTERO_ITEM CSL_CITATION {"citationID":"RWCTb8yd","properties":{"formattedCitation":"(Preston et al., 2019)","plainCitation":"(Preston et al., 2019)","noteIndex":0},"citationItems":[{"id":1245,"uris":["http://zotero.org/users/9972654/items/7QEU9M83"],"itemData":{"id":1245,"type":"article-journal","abstract":"Species interactions in food webs are usually recognized as dynamic, varying across species, space, and time because of biotic and abiotic drivers. Yet food webs also show emergent properties that appear consistent, such as a skewed frequency distribution of interaction strengths (many weak, few strong). Reconciling these two properties requires an understanding of the variation in pairwise interaction strengths and its underlying mechanisms. We estimated stream sculpin feeding rates in three seasons at nine sites in Oregon to examine variation in trophic interaction strengths both across and within predator–prey pairs. Predator and prey densities, prey body mass, and abiotic factors were considered as putative drivers of within-pair variation over space and time. We hypothesized that consistently skewed interaction strength distributions could result if individual interaction strengths show relatively little variation, or alternatively, if interaction strengths vary but shift in ways that conserve their overall frequency distribution. Feeding rate distributions remained consistently and positively skewed across all sites and seasons. The mean coefficient of variation in feeding rates within each of 25 focal species pairs across surveys was less than half the mean coefficient of variation seen across species pairs within a survey. The rank order of feeding rates also remained conserved across streams, seasons and individual surveys. On average, feeding rates on each prey taxon nonetheless varied by a hundredfold, with some feeding rates showing more variation in space and others in time. In general, feeding rates increased with prey density and decreased with high stream flows and low water temperatures, although for nearly half of all species pairs, factors other than prey density explained the most variation. Our findings show that although individual interaction strengths exhibit considerable variation in space and time, they can nonetheless remain relatively consistent, and thus predictable, compared to the even larger variation that occurs across species pairs. These results highlight how the ecological scale of inference can strongly shape conclusions about interaction strength consistency and help reconcile how the skewed nature of interaction strength distributions can persist in highly dynamic food webs.","container-title":"Ecology","DOI":"10.1002/ecy.2816","ISSN":"0012-9658, 1939-9170","issue":"10","journalAbbreviation":"Ecology","language":"en","source":"DOI.org (Crossref)","title":"Food‐web interaction strength distributions are conserved by greater variation between than within predator–prey pairs","URL":"https://onlinelibrary.wiley.com/doi/10.1002/ecy.2816","volume":"100","author":[{"family":"Preston","given":"Daniel L."},{"family":"Falke","given":"Landon P."},{"family":"Henderson","given":"Jeremy S."},{"family":"Novak","given":"Mark"}],"accessed":{"date-parts":[["2023",1,30]]},"issued":{"date-parts":[["2019",10]]}}}],"schema":"https://github.com/citation-style-language/schema/raw/master/csl-citation.json"} </w:delInstrText>
        </w:r>
        <w:r w:rsidDel="008C05A5">
          <w:fldChar w:fldCharType="separate"/>
        </w:r>
        <w:r w:rsidR="00B41503" w:rsidRPr="00B41503" w:rsidDel="008C05A5">
          <w:delText>(Preston et al., 2019)</w:delText>
        </w:r>
        <w:r w:rsidDel="008C05A5">
          <w:fldChar w:fldCharType="end"/>
        </w:r>
        <w:r w:rsidDel="008C05A5">
          <w:delText>. Prey respond to seasonal changes in environmental conditions through changes in development, and</w:delText>
        </w:r>
        <w:r w:rsidR="00941380" w:rsidDel="008C05A5">
          <w:delText>/</w:delText>
        </w:r>
        <w:r w:rsidDel="008C05A5">
          <w:delText xml:space="preserve">or changes in </w:delText>
        </w:r>
        <w:r w:rsidR="00710796" w:rsidDel="008C05A5">
          <w:delText>abundance</w:delText>
        </w:r>
        <w:r w:rsidDel="008C05A5">
          <w:delText xml:space="preserve">.  But in natural settings prey face </w:delText>
        </w:r>
        <w:r w:rsidDel="008C05A5">
          <w:lastRenderedPageBreak/>
          <w:delText>a suite of predators that may respond differently to the seasonal changes in environmental conditions.  In size- or stage-structured population</w:delText>
        </w:r>
        <w:r w:rsidR="00DA11E0" w:rsidDel="008C05A5">
          <w:delText>s,</w:delText>
        </w:r>
        <w:r w:rsidDel="008C05A5">
          <w:delText xml:space="preserve"> this could alter the relative vulnerability of the size or stage.  For example, in a study exploring the effects of small and large predators on size-structured prey, the small predator ate prey of a size-range nested within the size-range of the larger predator making the smaller predator functionally redundant </w:delText>
        </w:r>
        <w:r w:rsidDel="008C05A5">
          <w:fldChar w:fldCharType="begin"/>
        </w:r>
        <w:r w:rsidR="007766FB" w:rsidDel="008C05A5">
          <w:delInstrText xml:space="preserve"> ADDIN ZOTERO_ITEM CSL_CITATION {"citationID":"jYdznyKn","properties":{"formattedCitation":"(Soomdat et al., 2014)","plainCitation":"(Soomdat et al., 2014)","noteIndex":0},"citationItems":[{"id":"jA1NzBln/8wHOCx0J","uris":["http://www.mendeley.com/documents/?uuid=ea910636-dee5-43c8-8db5-bef58f91076b"],"itemData":{"DOI":"10.1111/oik.01579","ISSN":"16000706","abstract":"Ecosystems host multiple coexisting predator species whose interactions may strengthen or weaken top–down control of grazers. Grazer populations often exhibit size-structure, but the nature of multiple predator effects on suppression of size-structured prey has seldom been explicitly considered. In a southeastern US salt-marsh, we used both field (additive design) and mesocosm (additive-substitutive design) experiments to test the independent and combined effects of two species of predatory crab on the survival and predator-avoidance behavior (i.e. a non-consumptive effect) of both juveniles and adults of a dominant grazing snail. Results showed: 1) juvenile snails were more vulnerable to predation; 2) consumptive impacts of predators were hierarchically nested, i.e. the larger predator consumed both juvenile and adult snails, while the smaller-bodied predator consumed only juvenile snails; 3) there were no emergent multiple predator effects on snail consumption; and 4) non-consumptive effects differed from consumptive effects, with only the large predator inducing predator-avoidance behavior of individuals within either snail ontogenetic class. The smaller predator therefore played a functionally redundant trophic role across the prey classes considered, augmenting and potentially stabilizing trophic regulation of juvenile snails. Meanwhile, the larger predator played a complementary and functionally unique role by both expanding the size-spectrum of prey trophic regulation and non-consumptively altering prey behavior. While our study suggests that nestedness of consumptive interactions determined by predator and prey body sizes may allow prediction of the functional redundancy of particular predator species, it also shows that traits beyond predator body size (e.g. habitat domain) may be required to predict potentially cascading non-consumptive effects. Future studies of multiple predators (and predator biodiversity) should continue to strive towards greater realism by incorporating not only size-structured prey, but also other aspects of resource and environmental heterogeneity typical of natural ecosystems.","author":[{"dropping-particle":"","family":"Soomdat","given":"Nicole N.","non-dropping-particle":"","parse-names":false,"suffix":""},{"dropping-particle":"","family":"Griffin","given":"John N.","non-dropping-particle":"","parse-names":false,"suffix":""},{"dropping-particle":"","family":"McCoy","given":"Michael","non-dropping-particle":"","parse-names":false,"suffix":""},{"dropping-particle":"","family":"Hensel","given":"Marc J.S.","non-dropping-particle":"","parse-names":false,"suffix":""},{"dropping-particle":"","family":"Buhler","given":"Stephanie","non-dropping-particle":"","parse-names":false,"suffix":""},{"dropping-particle":"","family":"Chejanovski","given":"Zachary","non-dropping-particle":"","parse-names":false,"suffix":""},{"dropping-particle":"","family":"Silliman","given":"Brian R.","non-dropping-particle":"","parse-names":false,"suffix":""}],"container-title":"Oikos","id":"425w296M/Lo2RK3q9","issue":"9","issued":{"date-parts":[["2014"]]},"page":"1081-1090","title":"Independent and combined effects of multiple predators across ontogeny of a dominant grazer","type":"article-journal","volume":"123"}}],"schema":"https://github.com/citation-style-language/schema/raw/master/csl-citation.json"} </w:delInstrText>
        </w:r>
        <w:r w:rsidDel="008C05A5">
          <w:fldChar w:fldCharType="separate"/>
        </w:r>
        <w:r w:rsidR="00B41503" w:rsidRPr="00B41503" w:rsidDel="008C05A5">
          <w:delText>(Soomdat et al., 2014)</w:delText>
        </w:r>
        <w:r w:rsidDel="008C05A5">
          <w:fldChar w:fldCharType="end"/>
        </w:r>
        <w:r w:rsidDel="008C05A5">
          <w:delText xml:space="preserve">.  Therefore, if the larger predator </w:delText>
        </w:r>
        <w:r w:rsidR="009F29EF" w:rsidDel="008C05A5">
          <w:delText>emigrated while the</w:delText>
        </w:r>
        <w:r w:rsidDel="008C05A5">
          <w:delText xml:space="preserve"> smaller predator </w:delText>
        </w:r>
        <w:r w:rsidR="00ED515E" w:rsidDel="008C05A5">
          <w:delText>remained during a season</w:delText>
        </w:r>
        <w:r w:rsidR="008E5B4A" w:rsidDel="008C05A5">
          <w:delText>,</w:delText>
        </w:r>
        <w:r w:rsidDel="008C05A5">
          <w:delText xml:space="preserve"> then the vulnerable </w:delText>
        </w:r>
        <w:r w:rsidR="008E5B4A" w:rsidDel="008C05A5">
          <w:delText xml:space="preserve">size </w:delText>
        </w:r>
        <w:r w:rsidDel="008C05A5">
          <w:delText>range</w:delText>
        </w:r>
        <w:r w:rsidR="008E5B4A" w:rsidDel="008C05A5">
          <w:delText xml:space="preserve"> of the prey</w:delText>
        </w:r>
        <w:r w:rsidDel="008C05A5">
          <w:delText xml:space="preserve"> would shrink and exacerbate the </w:delText>
        </w:r>
        <w:r w:rsidR="00336A45" w:rsidDel="008C05A5">
          <w:delText xml:space="preserve">importance </w:delText>
        </w:r>
        <w:r w:rsidDel="008C05A5">
          <w:delText xml:space="preserve">of the prey development on the interaction strength.  Thus, </w:delText>
        </w:r>
        <w:r w:rsidR="00C30612" w:rsidDel="008C05A5">
          <w:delText>f</w:delText>
        </w:r>
        <w:r w:rsidR="00E10D21" w:rsidDel="008C05A5">
          <w:delText xml:space="preserve">or stage-structured populations it </w:delText>
        </w:r>
        <w:r w:rsidR="00592DF2" w:rsidDel="008C05A5">
          <w:delText>is</w:delText>
        </w:r>
        <w:r w:rsidR="00E10D21" w:rsidDel="008C05A5">
          <w:delText xml:space="preserve"> important t</w:delText>
        </w:r>
        <w:r w:rsidDel="008C05A5">
          <w:delText xml:space="preserve">o understand the </w:delText>
        </w:r>
        <w:r w:rsidR="00E10D21" w:rsidDel="008C05A5">
          <w:delText xml:space="preserve">size-specific </w:delText>
        </w:r>
        <w:r w:rsidDel="008C05A5">
          <w:delText xml:space="preserve">net </w:delText>
        </w:r>
        <w:r w:rsidR="00E10D21" w:rsidDel="008C05A5">
          <w:delText>impact</w:delText>
        </w:r>
        <w:r w:rsidDel="008C05A5">
          <w:delText xml:space="preserve"> of the entire </w:delText>
        </w:r>
        <w:r w:rsidR="00E10D21" w:rsidDel="008C05A5">
          <w:delText>natural assemblage</w:delText>
        </w:r>
        <w:r w:rsidDel="008C05A5">
          <w:delText xml:space="preserve"> of predators upon prey across seasonal</w:delText>
        </w:r>
        <w:r w:rsidR="00E10D21" w:rsidDel="008C05A5">
          <w:delText>ly varying</w:delText>
        </w:r>
        <w:r w:rsidDel="008C05A5">
          <w:delText xml:space="preserve"> environmental conditions</w:delText>
        </w:r>
        <w:r w:rsidR="00E10D21" w:rsidDel="008C05A5">
          <w:delText>.</w:delText>
        </w:r>
        <w:r w:rsidDel="008C05A5">
          <w:delText xml:space="preserve">     </w:delText>
        </w:r>
      </w:del>
      <w:commentRangeEnd w:id="187"/>
      <w:r w:rsidR="008C05A5">
        <w:rPr>
          <w:rStyle w:val="CommentReference"/>
          <w:rFonts w:cstheme="minorBidi"/>
        </w:rPr>
        <w:commentReference w:id="187"/>
      </w:r>
    </w:p>
    <w:p w14:paraId="2E44EB09" w14:textId="4D2205B7" w:rsidR="001B481B" w:rsidRDefault="002B35C8" w:rsidP="002F3D9C">
      <w:pPr>
        <w:pStyle w:val="NATESTYLE1CommonCollege"/>
        <w:spacing w:after="240"/>
        <w:ind w:firstLine="720"/>
        <w:jc w:val="both"/>
      </w:pPr>
      <w:ins w:id="189" w:author="Nathan Dorn" w:date="2024-02-16T09:23:00Z">
        <w:r>
          <w:t xml:space="preserve">In this paper we develop </w:t>
        </w:r>
        <w:r w:rsidR="00DC0CB3">
          <w:t>a</w:t>
        </w:r>
      </w:ins>
      <w:ins w:id="190" w:author="Nathan Dorn" w:date="2024-02-16T09:35:00Z">
        <w:r w:rsidR="00421117">
          <w:t>n isocline</w:t>
        </w:r>
      </w:ins>
      <w:ins w:id="191" w:author="Nathan Dorn" w:date="2024-02-16T09:23:00Z">
        <w:r w:rsidR="00DC0CB3">
          <w:t xml:space="preserve"> method to predict population growth </w:t>
        </w:r>
      </w:ins>
      <w:ins w:id="192" w:author="Nathan Dorn" w:date="2024-02-16T09:31:00Z">
        <w:r w:rsidR="00996F74">
          <w:t>using a</w:t>
        </w:r>
      </w:ins>
      <w:ins w:id="193" w:author="Nathan Dorn" w:date="2024-02-16T09:23:00Z">
        <w:r w:rsidR="00DC0CB3">
          <w:t xml:space="preserve"> size-structured popula</w:t>
        </w:r>
      </w:ins>
      <w:ins w:id="194" w:author="Nathan Dorn" w:date="2024-02-16T09:24:00Z">
        <w:r w:rsidR="00DC0CB3">
          <w:t>tion model</w:t>
        </w:r>
      </w:ins>
      <w:ins w:id="195" w:author="Nathan Dorn" w:date="2024-02-16T09:35:00Z">
        <w:r w:rsidR="000115CD">
          <w:t>.  We then evaluate</w:t>
        </w:r>
      </w:ins>
      <w:ins w:id="196" w:author="Nathan Dorn" w:date="2024-02-16T09:36:00Z">
        <w:r w:rsidR="00697CDB">
          <w:t>d</w:t>
        </w:r>
      </w:ins>
      <w:ins w:id="197" w:author="Nathan Dorn" w:date="2024-02-16T09:35:00Z">
        <w:r w:rsidR="000115CD">
          <w:t xml:space="preserve"> potential for population</w:t>
        </w:r>
      </w:ins>
      <w:ins w:id="198" w:author="Nathan Dorn" w:date="2024-02-16T09:36:00Z">
        <w:r w:rsidR="000115CD">
          <w:t xml:space="preserve"> growth </w:t>
        </w:r>
        <w:r w:rsidR="00697CDB">
          <w:t>under</w:t>
        </w:r>
      </w:ins>
      <w:ins w:id="199" w:author="Nathan Dorn" w:date="2024-02-16T09:32:00Z">
        <w:r w:rsidR="00C06EF0">
          <w:t xml:space="preserve"> </w:t>
        </w:r>
      </w:ins>
      <w:ins w:id="200" w:author="Nathan Dorn" w:date="2024-02-16T09:36:00Z">
        <w:r w:rsidR="00697CDB">
          <w:t xml:space="preserve">natural </w:t>
        </w:r>
      </w:ins>
      <w:ins w:id="201" w:author="Nathan Dorn" w:date="2024-02-16T09:32:00Z">
        <w:r w:rsidR="00972A36">
          <w:t xml:space="preserve">conditions using </w:t>
        </w:r>
      </w:ins>
      <w:ins w:id="202" w:author="Nathan Dorn" w:date="2024-02-16T09:24:00Z">
        <w:r w:rsidR="00DC0CB3">
          <w:t>field</w:t>
        </w:r>
      </w:ins>
      <w:ins w:id="203" w:author="Nathan Dorn" w:date="2024-02-16T09:32:00Z">
        <w:r w:rsidR="00972A36">
          <w:t>-</w:t>
        </w:r>
      </w:ins>
      <w:ins w:id="204" w:author="Nathan Dorn" w:date="2024-02-16T09:24:00Z">
        <w:r w:rsidR="00DC0CB3">
          <w:t>measure</w:t>
        </w:r>
      </w:ins>
      <w:ins w:id="205" w:author="Nathan Dorn" w:date="2024-02-16T09:32:00Z">
        <w:r w:rsidR="00972A36">
          <w:t>d rates</w:t>
        </w:r>
      </w:ins>
      <w:ins w:id="206" w:author="Nathan Dorn" w:date="2024-02-16T09:24:00Z">
        <w:r w:rsidR="00DC0CB3">
          <w:t xml:space="preserve"> of </w:t>
        </w:r>
        <w:r w:rsidR="00C17328">
          <w:t>size-dependent mortality and prey growth.  The nature of the study also</w:t>
        </w:r>
      </w:ins>
      <w:ins w:id="207" w:author="Nathan Dorn" w:date="2024-02-16T09:25:00Z">
        <w:r w:rsidR="00CD1B47">
          <w:t xml:space="preserve"> allowed us to identify putative predators </w:t>
        </w:r>
      </w:ins>
      <w:ins w:id="208" w:author="Nathan Dorn" w:date="2024-02-16T09:33:00Z">
        <w:r w:rsidR="00972A36">
          <w:t xml:space="preserve">responsible for the </w:t>
        </w:r>
      </w:ins>
      <w:ins w:id="209" w:author="Nathan Dorn" w:date="2024-02-16T09:36:00Z">
        <w:r w:rsidR="00697CDB">
          <w:t>limitation</w:t>
        </w:r>
      </w:ins>
      <w:ins w:id="210" w:author="Nathan Dorn" w:date="2024-02-16T09:33:00Z">
        <w:r w:rsidR="00697397">
          <w:t xml:space="preserve"> and the recruitment periods/seasons of greatest </w:t>
        </w:r>
      </w:ins>
      <w:ins w:id="211" w:author="Nathan Dorn" w:date="2024-02-16T09:37:00Z">
        <w:r w:rsidR="006B7F87">
          <w:t>mortality</w:t>
        </w:r>
      </w:ins>
      <w:ins w:id="212" w:author="Nathan Dorn" w:date="2024-02-16T09:25:00Z">
        <w:r w:rsidR="00CD1B47">
          <w:t xml:space="preserve">.  </w:t>
        </w:r>
      </w:ins>
      <w:ins w:id="213" w:author="Nathan Dorn" w:date="2024-02-16T09:22:00Z">
        <w:r w:rsidR="00694C66">
          <w:t xml:space="preserve">Models </w:t>
        </w:r>
        <w:r>
          <w:t>producing z</w:t>
        </w:r>
      </w:ins>
      <w:del w:id="214" w:author="Nathan Dorn" w:date="2024-02-16T09:22:00Z">
        <w:r w:rsidR="004D19D2" w:rsidDel="002B35C8">
          <w:delText>Z</w:delText>
        </w:r>
      </w:del>
      <w:r w:rsidR="004D19D2">
        <w:t>ero-p</w:t>
      </w:r>
      <w:r w:rsidR="00F5495B">
        <w:t>opulation</w:t>
      </w:r>
      <w:r w:rsidR="004D19D2">
        <w:t xml:space="preserve"> </w:t>
      </w:r>
      <w:r w:rsidR="00F5495B">
        <w:t>growth i</w:t>
      </w:r>
      <w:r w:rsidR="00EB38DA">
        <w:t xml:space="preserve">soclines </w:t>
      </w:r>
      <w:ins w:id="215" w:author="Nathan Dorn" w:date="2024-02-16T09:21:00Z">
        <w:r w:rsidR="00694C66">
          <w:t>have been</w:t>
        </w:r>
      </w:ins>
      <w:del w:id="216" w:author="Nathan Dorn" w:date="2024-02-16T09:21:00Z">
        <w:r w:rsidR="009E07FF" w:rsidDel="00694C66">
          <w:delText xml:space="preserve">historically </w:delText>
        </w:r>
        <w:r w:rsidR="00801BD8" w:rsidDel="00694C66">
          <w:delText>were</w:delText>
        </w:r>
      </w:del>
      <w:r w:rsidR="009E07FF">
        <w:t xml:space="preserve"> used to predict how two </w:t>
      </w:r>
      <w:r w:rsidR="00CE6897">
        <w:t>interacting species</w:t>
      </w:r>
      <w:r w:rsidR="009E07FF">
        <w:t xml:space="preserve"> can persist</w:t>
      </w:r>
      <w:r w:rsidR="00B76885">
        <w:t xml:space="preserve"> </w:t>
      </w:r>
      <w:r w:rsidR="00F10520">
        <w:t xml:space="preserve">with variable parameters and environmental </w:t>
      </w:r>
      <w:r w:rsidR="00C30612">
        <w:t>variation</w:t>
      </w:r>
      <w:r w:rsidR="009E07FF">
        <w:t xml:space="preserve"> </w:t>
      </w:r>
      <w:r w:rsidR="009E07FF">
        <w:fldChar w:fldCharType="begin"/>
      </w:r>
      <w:r w:rsidR="009E07FF">
        <w:instrText xml:space="preserve"> ADDIN ZOTERO_ITEM CSL_CITATION {"citationID":"FU9llHrt","properties":{"formattedCitation":"(MacArthur &amp; Levins, 1964; Vance, 1985)","plainCitation":"(MacArthur &amp; Levins, 1964; Vance, 1985)","noteIndex":0},"citationItems":[{"id":1228,"uris":["http://zotero.org/users/9972654/items/Y9XE7QPP"],"itemData":{"id":1228,"type":"article-journal","container-title":"Proceedings of the National Academy of Sciences","DOI":"10.1073/pnas.51.6.1207","ISSN":"0027-8424, 1091-6490","issue":"6","journalAbbreviation":"Proc. Natl. Acad. Sci. U.S.A.","language":"en","page":"1207-1210","source":"DOI.org (Crossref)","title":"Competition, habitat selections, and character displacement in a patchy environment","volume":"51","author":[{"family":"MacArthur","given":"Robert"},{"family":"Levins","given":"Richard"}],"issued":{"date-parts":[["1964",6]]}}},{"id":1287,"uris":["http://zotero.org/users/9972654/items/A23F4GFC"],"itemData":{"id":1287,"type":"article-journal","container-title":"The American Naturalist","DOI":"10.1086/284397","ISSN":"0003-0147, 1537-5323","issue":"1","journalAbbreviation":"The American Naturalist","language":"en","page":"72-86","source":"DOI.org (Crossref)","title":"The Stable Coexistence of Two Competitors for One Resource","volume":"126","author":[{"family":"Vance","given":"Richard R."}],"issued":{"date-parts":[["1985",7]]}}}],"schema":"https://github.com/citation-style-language/schema/raw/master/csl-citation.json"} </w:instrText>
      </w:r>
      <w:r w:rsidR="009E07FF">
        <w:fldChar w:fldCharType="separate"/>
      </w:r>
      <w:r w:rsidR="00B41503" w:rsidRPr="00B41503">
        <w:t>(MacArthur &amp; Levins, 1964; Vance, 1985)</w:t>
      </w:r>
      <w:r w:rsidR="009E07FF">
        <w:fldChar w:fldCharType="end"/>
      </w:r>
      <w:del w:id="217" w:author="Nathan Dorn" w:date="2024-02-16T09:21:00Z">
        <w:r w:rsidR="009B2300" w:rsidDel="00694C66">
          <w:delText xml:space="preserve"> in theoretical models</w:delText>
        </w:r>
      </w:del>
      <w:r w:rsidR="009B2300">
        <w:t xml:space="preserve">.  </w:t>
      </w:r>
      <w:del w:id="218" w:author="Nathan Dorn" w:date="2024-02-16T09:22:00Z">
        <w:r w:rsidR="00371B07" w:rsidDel="002B35C8">
          <w:delText xml:space="preserve">Isoclines </w:delText>
        </w:r>
        <w:r w:rsidR="003A24EE" w:rsidDel="002B35C8">
          <w:delText xml:space="preserve">identify thresholds of interacting </w:delText>
        </w:r>
        <w:r w:rsidR="0005317C" w:rsidDel="002B35C8">
          <w:delText>parameters</w:delText>
        </w:r>
        <w:r w:rsidR="00161C8D" w:rsidDel="002B35C8">
          <w:delText xml:space="preserve"> that split</w:delText>
        </w:r>
        <w:r w:rsidR="00F52384" w:rsidDel="002B35C8">
          <w:delText xml:space="preserve"> conditions into</w:delText>
        </w:r>
        <w:r w:rsidR="00161C8D" w:rsidDel="002B35C8">
          <w:delText xml:space="preserve"> two or more qualitative conclusions </w:delText>
        </w:r>
        <w:r w:rsidR="00161C8D" w:rsidDel="002B35C8">
          <w:fldChar w:fldCharType="begin"/>
        </w:r>
        <w:r w:rsidR="00161C8D" w:rsidDel="002B35C8">
          <w:delInstrText xml:space="preserve"> ADDIN ZOTERO_ITEM CSL_CITATION {"citationID":"YP580HCd","properties":{"formattedCitation":"(MacArthur &amp; Levins, 1964; Vance, 1985)","plainCitation":"(MacArthur &amp; Levins, 1964; Vance, 1985)","noteIndex":0},"citationItems":[{"id":1228,"uris":["http://zotero.org/users/9972654/items/Y9XE7QPP"],"itemData":{"id":1228,"type":"article-journal","container-title":"Proceedings of the National Academy of Sciences","DOI":"10.1073/pnas.51.6.1207","ISSN":"0027-8424, 1091-6490","issue":"6","journalAbbreviation":"Proc. Natl. Acad. Sci. U.S.A.","language":"en","page":"1207-1210","source":"DOI.org (Crossref)","title":"Competition, habitat selections, and character displacement in a patchy environment","volume":"51","author":[{"family":"MacArthur","given":"Robert"},{"family":"Levins","given":"Richard"}],"issued":{"date-parts":[["1964",6]]}}},{"id":1287,"uris":["http://zotero.org/users/9972654/items/A23F4GFC"],"itemData":{"id":1287,"type":"article-journal","container-title":"The American Naturalist","DOI":"10.1086/284397","ISSN":"0003-0147, 1537-5323","issue":"1","journalAbbreviation":"The American Naturalist","language":"en","page":"72-86","source":"DOI.org (Crossref)","title":"The Stable Coexistence of Two Competitors for One Resource","volume":"126","author":[{"family":"Vance","given":"Richard R."}],"issued":{"date-parts":[["1985",7]]}}}],"schema":"https://github.com/citation-style-language/schema/raw/master/csl-citation.json"} </w:delInstrText>
        </w:r>
        <w:r w:rsidR="00161C8D" w:rsidDel="002B35C8">
          <w:fldChar w:fldCharType="separate"/>
        </w:r>
        <w:r w:rsidR="00B41503" w:rsidRPr="00B41503" w:rsidDel="002B35C8">
          <w:delText>(MacArthur &amp; Levins, 1964; Vance, 1985)</w:delText>
        </w:r>
        <w:r w:rsidR="00161C8D" w:rsidDel="002B35C8">
          <w:fldChar w:fldCharType="end"/>
        </w:r>
        <w:r w:rsidR="00161C8D" w:rsidDel="002B35C8">
          <w:delText>.</w:delText>
        </w:r>
        <w:r w:rsidR="003B7FC5" w:rsidDel="002B35C8">
          <w:delText xml:space="preserve"> </w:delText>
        </w:r>
        <w:r w:rsidR="00161C8D" w:rsidDel="002B35C8">
          <w:delText xml:space="preserve"> </w:delText>
        </w:r>
      </w:del>
      <w:commentRangeStart w:id="219"/>
      <w:r w:rsidR="005E2C40">
        <w:t xml:space="preserve">Isoclines developed from stage- or size- structured population models have rarely been </w:t>
      </w:r>
      <w:del w:id="220" w:author="Nathan Dorn" w:date="2024-02-16T09:37:00Z">
        <w:r w:rsidR="005E2C40" w:rsidDel="006B7F87">
          <w:delText xml:space="preserve">done </w:delText>
        </w:r>
      </w:del>
      <w:ins w:id="221" w:author="Nathan Dorn" w:date="2024-02-16T09:37:00Z">
        <w:r w:rsidR="006B7F87">
          <w:t>constructed,</w:t>
        </w:r>
      </w:ins>
      <w:del w:id="222" w:author="Nathan Dorn" w:date="2024-02-16T09:38:00Z">
        <w:r w:rsidR="005E2C40" w:rsidDel="006B7F87">
          <w:delText xml:space="preserve">but present a tool that could help understand the interactive effects of survival and development on </w:delText>
        </w:r>
        <w:commentRangeEnd w:id="219"/>
        <w:r w:rsidR="00582094" w:rsidDel="006B7F87">
          <w:rPr>
            <w:rStyle w:val="CommentReference"/>
            <w:rFonts w:cstheme="minorBidi"/>
          </w:rPr>
          <w:commentReference w:id="219"/>
        </w:r>
        <w:r w:rsidR="005E2C40" w:rsidDel="006B7F87">
          <w:delText>long-term predator-prey interaction strength.</w:delText>
        </w:r>
      </w:del>
      <w:r w:rsidR="005E2C40">
        <w:t xml:space="preserve">  </w:t>
      </w:r>
      <w:del w:id="223" w:author="Nathan Dorn" w:date="2024-02-16T09:38:00Z">
        <w:r w:rsidR="009F3F03" w:rsidDel="006B7F87">
          <w:delText>T</w:delText>
        </w:r>
        <w:r w:rsidR="004530F5" w:rsidRPr="00524172" w:rsidDel="006B7F87">
          <w:delText xml:space="preserve">he interactive effects of </w:delText>
        </w:r>
        <w:r w:rsidR="0058309D" w:rsidDel="006B7F87">
          <w:delText xml:space="preserve">size- or stage-dependent </w:delText>
        </w:r>
        <w:r w:rsidR="002E1C1F" w:rsidDel="006B7F87">
          <w:delText>survival</w:delText>
        </w:r>
        <w:r w:rsidR="0058309D" w:rsidDel="006B7F87">
          <w:delText xml:space="preserve"> have been demonstrated</w:delText>
        </w:r>
        <w:r w:rsidR="004530F5" w:rsidRPr="00524172" w:rsidDel="006B7F87">
          <w:delText xml:space="preserve"> in simple controlled experimental systems</w:delText>
        </w:r>
        <w:r w:rsidR="00D47BDB" w:rsidDel="006B7F87">
          <w:delText xml:space="preserve"> </w:delText>
        </w:r>
        <w:r w:rsidR="00D47BDB" w:rsidDel="006B7F87">
          <w:fldChar w:fldCharType="begin"/>
        </w:r>
        <w:r w:rsidR="00B45C79" w:rsidDel="006B7F87">
          <w:delInstrText xml:space="preserve"> ADDIN ZOTERO_ITEM CSL_CITATION {"citationID":"7c6OPntV","properties":{"formattedCitation":"(Davidson &amp; Dorn, 2018; McCoy et al., 2011; Soomdat et al., 2014)","plainCitation":"(Davidson &amp; Dorn, 2018; McCoy et al., 2011; Soomdat et al., 2014)","noteIndex":0},"citationItems":[{"id":"jA1NzBln/6VD1VlAs","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J.","non-dropping-particle":"","parse-names":false,"suffix":""}],"container-title":"Oecologia","id":"ScWtDa6c/ORwzxawY","issue":"4","issued":{"date-parts":[["2018"]]},"page":"1101-1111","title":"System productivity alters predator sorting of a size-structured mixed prey community","type":"article-journal","volume":"186"}},{"id":"jA1NzBln/HJEsHYYa","uris":["http://www.mendeley.com/documents/?uuid=4622c9d7-da41-41a0-adb6-14ad79637efe"],"itemData":{"DOI":"10.1086/659950","ISSN":"00030147","PMID":"21597252","abstract":"The functional response is a critical link between consumer and resource dynamics, describing how a consumer's feeding rate varies with prey density. Functional response models often assume homogenous prey size and size-independent feeding rates. However, variation in prey size due to ontogeny and competition is ubiquitous, and predation rates are often size dependent. Thus, functional responses that ignore prey size may not effectively predict predation rates through ontogeny or in heterogeneous populations. Here, we use short-term response-surface experiments and statistical modeling to develop and test prey size-dependent functional responses for water bugs and dragonfly larvae feeding on red-eyed treefrog tadpoles. We then extend these models through simulations to predict mortality through time for growing prey. Both conventional and size-dependent functional response models predicted average overall mortality in short-term mixed-cohort experiments, but only the size-dependent models accurately captured how mortality was spread across sizes. As a result, simulations that extrapolated these results through prey ontogeny showed that differences in sizespecific mortality are compounded as prey grow, causing predictions from conventional and size-dependent functional response models to diverge dramatically through time. Our results highlight the importance of incorporating prey size when modeling consumer-prey dynamics in size-structured, growing prey populations. © 2011 by The University of Chicago.","author":[{"dropping-particle":"","family":"McCoy","given":"Michael W.","non-dropping-particle":"","parse-names":false,"suffix":""},{"dropping-particle":"","family":"Bolker","given":"Benjamin M.","non-dropping-particle":"","parse-names":false,"suffix":""},{"dropping-particle":"","family":"Warkentin","given":"Karen M.","non-dropping-particle":"","parse-names":false,"suffix":""},{"dropping-particle":"","family":"Vonesh","given":"James R.","non-dropping-particle":"","parse-names":false,"suffix":""}],"container-title":"American Naturalist","id":"lDwfDqSM/On16CcNE","issue":"6","issued":{"date-parts":[["2011"]]},"page":"752-766","title":"Predicting predation through prey ontogeny using size-dependent functional response models","type":"article-journal","volume":"177"}},{"id":"jA1NzBln/8wHOCx0J","uris":["http://www.mendeley.com/documents/?uuid=ea910636-dee5-43c8-8db5-bef58f91076b"],"itemData":{"DOI":"10.1111/oik.01579","ISSN":"16000706","abstract":"Ecosystems host multiple coexisting predator species whose interactions may strengthen or weaken top–down control of grazers. Grazer populations often exhibit size-structure, but the nature of multiple predator effects on suppression of size-structured prey has seldom been explicitly considered. In a southeastern US salt-marsh, we used both field (additive design) and mesocosm (additive-substitutive design) experiments to test the independent and combined effects of two species of predatory crab on the survival and predator-avoidance behavior (i.e. a non-consumptive effect) of both juveniles and adults of a dominant grazing snail. Results showed: 1) juvenile snails were more vulnerable to predation; 2) consumptive impacts of predators were hierarchically nested, i.e. the larger predator consumed both juvenile and adult snails, while the smaller-bodied predator consumed only juvenile snails; 3) there were no emergent multiple predator effects on snail consumption; and 4) non-consumptive effects differed from consumptive effects, with only the large predator inducing predator-avoidance behavior of individuals within either snail ontogenetic class. The smaller predator therefore played a functionally redundant trophic role across the prey classes considered, augmenting and potentially stabilizing trophic regulation of juvenile snails. Meanwhile, the larger predator played a complementary and functionally unique role by both expanding the size-spectrum of prey trophic regulation and non-consumptively altering prey behavior. While our study suggests that nestedness of consumptive interactions determined by predator and prey body sizes may allow prediction of the functional redundancy of particular predator species, it also shows that traits beyond predator body size (e.g. habitat domain) may be required to predict potentially cascading non-consumptive effects. Future studies of multiple predators (and predator biodiversity) should continue to strive towards greater realism by incorporating not only size-structured prey, but also other aspects of resource and environmental heterogeneity typical of natural ecosystems.","author":[{"dropping-particle":"","family":"Soomdat","given":"Nicole N.","non-dropping-particle":"","parse-names":false,"suffix":""},{"dropping-particle":"","family":"Griffin","given":"John N.","non-dropping-particle":"","parse-names":false,"suffix":""},{"dropping-particle":"","family":"McCoy","given":"Michael","non-dropping-particle":"","parse-names":false,"suffix":""},{"dropping-particle":"","family":"Hensel","given":"Marc J.S.","non-dropping-particle":"","parse-names":false,"suffix":""},{"dropping-particle":"","family":"Buhler","given":"Stephanie","non-dropping-particle":"","parse-names":false,"suffix":""},{"dropping-particle":"","family":"Chejanovski","given":"Zachary","non-dropping-particle":"","parse-names":false,"suffix":""},{"dropping-particle":"","family":"Silliman","given":"Brian R.","non-dropping-particle":"","parse-names":false,"suffix":""}],"container-title":"Oikos","id":"ScWtDa6c/SVvIGYKm","issue":"9","issued":{"date-parts":[["2014"]]},"page":"1081-1090","title":"Independent and combined effects of multiple predators across ontogeny of a dominant grazer","type":"article-journal","volume":"123"}}],"schema":"https://github.com/citation-style-language/schema/raw/master/csl-citation.json"} </w:delInstrText>
        </w:r>
        <w:r w:rsidR="00D47BDB" w:rsidDel="006B7F87">
          <w:fldChar w:fldCharType="separate"/>
        </w:r>
        <w:r w:rsidR="00B45C79" w:rsidRPr="00B45C79" w:rsidDel="006B7F87">
          <w:delText xml:space="preserve">(Davidson &amp; Dorn, </w:delText>
        </w:r>
        <w:r w:rsidR="00B45C79" w:rsidRPr="00B45C79" w:rsidDel="006B7F87">
          <w:lastRenderedPageBreak/>
          <w:delText>2018; McCoy et al., 2011; Soomdat et al., 2014)</w:delText>
        </w:r>
        <w:r w:rsidR="00D47BDB" w:rsidDel="006B7F87">
          <w:fldChar w:fldCharType="end"/>
        </w:r>
        <w:r w:rsidR="00780A93" w:rsidDel="006B7F87">
          <w:delText>,</w:delText>
        </w:r>
        <w:r w:rsidR="00F23008" w:rsidDel="006B7F87">
          <w:delText xml:space="preserve"> </w:delText>
        </w:r>
        <w:r w:rsidR="00780A93" w:rsidDel="006B7F87">
          <w:delText>b</w:delText>
        </w:r>
        <w:r w:rsidR="00F23008" w:rsidDel="006B7F87">
          <w:delText xml:space="preserve">ut </w:delText>
        </w:r>
      </w:del>
      <w:ins w:id="224" w:author="Nathan Dorn" w:date="2024-02-16T09:40:00Z">
        <w:r w:rsidR="004B7E8F">
          <w:t xml:space="preserve"> but </w:t>
        </w:r>
      </w:ins>
      <w:del w:id="225" w:author="Nathan Dorn" w:date="2024-02-16T09:40:00Z">
        <w:r w:rsidR="00F23008" w:rsidDel="001B13C4">
          <w:delText xml:space="preserve">in natural environments </w:delText>
        </w:r>
      </w:del>
      <w:r w:rsidR="0094207D">
        <w:t xml:space="preserve">the combined effects of </w:t>
      </w:r>
      <w:r w:rsidR="002E1C1F">
        <w:t>survival</w:t>
      </w:r>
      <w:r w:rsidR="00F23008">
        <w:t xml:space="preserve"> and </w:t>
      </w:r>
      <w:ins w:id="226" w:author="Nathan Dorn" w:date="2024-02-16T09:38:00Z">
        <w:r w:rsidR="00534030">
          <w:t>prey growth/</w:t>
        </w:r>
      </w:ins>
      <w:r w:rsidR="00F23008">
        <w:t xml:space="preserve">development </w:t>
      </w:r>
      <w:r w:rsidR="0094207D">
        <w:t>ha</w:t>
      </w:r>
      <w:ins w:id="227" w:author="Nathan Dorn" w:date="2024-02-16T09:40:00Z">
        <w:r w:rsidR="001B13C4">
          <w:t>s</w:t>
        </w:r>
      </w:ins>
      <w:del w:id="228" w:author="Nathan Dorn" w:date="2024-02-16T09:40:00Z">
        <w:r w:rsidR="0094207D" w:rsidDel="001B13C4">
          <w:delText>ve</w:delText>
        </w:r>
      </w:del>
      <w:r w:rsidR="0094207D">
        <w:t xml:space="preserve"> </w:t>
      </w:r>
      <w:del w:id="229" w:author="Nathan Dorn" w:date="2024-02-16T09:42:00Z">
        <w:r w:rsidR="0094207D" w:rsidDel="003C794D">
          <w:delText>been</w:delText>
        </w:r>
        <w:r w:rsidR="00F23008" w:rsidDel="003C794D">
          <w:delText xml:space="preserve"> </w:delText>
        </w:r>
      </w:del>
      <w:ins w:id="230" w:author="Nathan Dorn" w:date="2024-02-16T09:42:00Z">
        <w:r w:rsidR="003C794D">
          <w:t>was</w:t>
        </w:r>
        <w:r w:rsidR="003C794D">
          <w:t xml:space="preserve"> </w:t>
        </w:r>
      </w:ins>
      <w:r w:rsidR="00F23008">
        <w:t>assessed</w:t>
      </w:r>
      <w:r w:rsidR="006F2DD3" w:rsidRPr="00524172">
        <w:t xml:space="preserve"> </w:t>
      </w:r>
      <w:r w:rsidR="0094207D">
        <w:t>by</w:t>
      </w:r>
      <w:r w:rsidR="0094207D" w:rsidRPr="00524172">
        <w:t xml:space="preserve"> </w:t>
      </w:r>
      <w:ins w:id="231" w:author="Nathan Dorn" w:date="2024-02-16T09:43:00Z">
        <w:r w:rsidR="003C794D">
          <w:t>Chockley et al. (200</w:t>
        </w:r>
        <w:r w:rsidR="00F16AE2">
          <w:t xml:space="preserve">8) </w:t>
        </w:r>
      </w:ins>
      <w:del w:id="232" w:author="Nathan Dorn" w:date="2024-02-16T09:43:00Z">
        <w:r w:rsidR="006F2DD3" w:rsidRPr="00524172" w:rsidDel="00F16AE2">
          <w:delText>size-structured models</w:delText>
        </w:r>
        <w:r w:rsidR="001450DC" w:rsidDel="00F16AE2">
          <w:delText xml:space="preserve"> </w:delText>
        </w:r>
        <w:r w:rsidR="00CA2F5C" w:rsidDel="00F16AE2">
          <w:delText xml:space="preserve">created </w:delText>
        </w:r>
        <w:r w:rsidR="00112F03" w:rsidDel="00F16AE2">
          <w:delText xml:space="preserve">for </w:delText>
        </w:r>
        <w:r w:rsidR="00CA2F5C" w:rsidDel="00F16AE2">
          <w:delText xml:space="preserve">particular </w:delText>
        </w:r>
      </w:del>
      <w:del w:id="233" w:author="Nathan Dorn" w:date="2024-02-16T09:39:00Z">
        <w:r w:rsidR="00CA2F5C" w:rsidDel="00534030">
          <w:delText>places or times</w:delText>
        </w:r>
      </w:del>
      <w:ins w:id="234" w:author="Nathan Dorn" w:date="2024-02-16T09:39:00Z">
        <w:r w:rsidR="00534030">
          <w:t xml:space="preserve"> </w:t>
        </w:r>
      </w:ins>
      <w:ins w:id="235" w:author="Nathan Dorn" w:date="2024-02-16T09:42:00Z">
        <w:r w:rsidR="003C794D">
          <w:t>to identify source and sink</w:t>
        </w:r>
      </w:ins>
      <w:ins w:id="236" w:author="Nathan Dorn" w:date="2024-02-16T09:43:00Z">
        <w:r w:rsidR="00F16AE2">
          <w:t xml:space="preserve"> subpopulations of shrimp (species).</w:t>
        </w:r>
      </w:ins>
      <w:r w:rsidR="00CA2F5C">
        <w:t xml:space="preserve"> </w:t>
      </w:r>
      <w:commentRangeStart w:id="237"/>
      <w:r w:rsidR="006F2DD3" w:rsidRPr="00524172">
        <w:fldChar w:fldCharType="begin" w:fldLock="1"/>
      </w:r>
      <w:r w:rsidR="007766FB">
        <w:instrText xml:space="preserve"> ADDIN ZOTERO_ITEM CSL_CITATION {"citationID":"Ue1buLSJ","properties":{"formattedCitation":"(Chockley et al., 2008; McMurray et al., 2010)","plainCitation":"(Chockley et al., 2008; McMurray et al., 2010)","noteIndex":0},"citationItems":[{"id":"jA1NzBln/gVtehJjs","uris":["http://www.mendeley.com/documents/?uuid=5872f93c-76e6-48c5-97a9-52611a03d59c"],"itemData":{"DOI":"10.3354/meps07404","ISSN":"01718630","abstract":"The identification of sources and sinks in open populations is difficult and constrains our ability to predict population dynamics. This paper details factors that affect population size-structure of Stenopus hispidus Olivier, 1811, a popular marine ornamental, in the Upper Florida Keys and utilizes this information to identify large-scale (inshore-offshore) patterns of source-sink population structure. Shrimp were ca. 4 times more abundant at offshore sites compared to inshore sites. Larger reproductive shrimp dominated the inshore reefs in the Upper Florida Keys, while smaller, typically immature, shrimp dominated offshore reefs. Only 2.3% of settlement to artificial reefs occurred in the inshore region, while 97.7% occurred in offshore sites. Size-selective mortality was present but similar between the inshore and offshore reefs. Finally, growth declined with pre-molt size and was higher in the inshore than offshore reefs. These results indicated that the offshore reefs were likely dominated by smaller shrimp (at high density) due to higher settlement, lower growth rates and longer periods of susceptibility to size-selective mortality. To better understand the source-sink implications of our results, we developed a demographic model parameterized from our field estimates of size-specific molt frequency and mortality and region-specific (inshore or offshore) settlement and growth rates. We simulated settlement, mortality and growth both inshore and offshore and estimated reproductive output in the 2 regions. We found that shrimp in the inshore region exhibited higher levels of reproductive output than did shrimp in the offshore region. This suggests that the offshore region is acting as a population sink despite its higher local population size. © Inter-Research 2008.","author":[{"dropping-particle":"","family":"Chockley","given":"Brandon R.","non-dropping-particle":"","parse-names":false,"suffix":""},{"dropping-particle":"","family":"St Mary","given":"Colette M.","non-dropping-particle":"","parse-names":false,"suffix":""},{"dropping-particle":"","family":"Osenberg","given":"Craig W.","non-dropping-particle":"","parse-names":false,"suffix":""}],"container-title":"Marine Ecology Progress Series","id":"ITEM-2","issued":{"date-parts":[["2008"]]},"page":"135-145","title":"Population sinks in the Upper Florida Keys: The importance of demographic variation in population dynamics of the marine shrimp Stenopus hispidus","type":"article-journal","volume":"360"}},{"id":"jA1NzBln/3XJgrJIO","uris":["http://www.mendeley.com/documents/?uuid=bcf8faab-6c6d-41bd-a773-5d8d24246887"],"itemData":{"DOI":"10.1890/08-2060.1","ISSN":"00129658","PMID":"20392020","abstract":"The structure of Caribbean coral reef communities has been altered by numerous anthropogenic and natural stressors. Demographic studies of key functional groups have furthered efforts to describe and understand these changes. Little is known, however, about the demographics of sponges on coral reefs, despite their abundance and the important functions they perform (e.g., increased habitat complexity, water filtration). We have monitored permanent plots on reefs off Key Largo, Florida, USA, to study the demography of a particularly important species, the giant barrel sponge, Xestospongia muta. From 2000 to 2006, population densities of X. muta significantly increased at sites on Conch Reef by a mean of 46% (range= 16-108%) and on Pickles Reef by a mean of 33%. In 2006, densities of X. muta on Conch Reef ranged from 0.134 to 0.277 sponges/m2, and mean sponge volume was 1488 cm3/m2, with the largest size class of sponges constituting 75% of the total volume. Increased population density resulted from a significant increase in the number of sponges in the smallest size class. Recruit survival did not significantly change through time; however, a significant interaction between season and year on recruitment suggests that large recruitment pulses are driving population increases. Mean yearly recruitment rates ranged from 0.011 to 0.025 recruitsm -2.yr-1, with pulses as high as 0.036 recruits/m 2. To explore the demographic processes behind the population increase and determine future population growth of X. muta under present reef conditions, a stage-based matrix modeling approach was used. Variable recruitment pulses and mortality events were hypothesized to be large determinants of the demographic patterns observed for X. muta. Elasticity and life table response analysis revealed that survival of individuals in the largest size class has the greatest effect on population growth. Projections indicate that populations of X. muta will continue to increase under present conditions; however population growth may be negatively affected by continued mortality of the largest individuals from a recently described pathogenic syndrome. © 2010 by the Ecological Society oi America.","author":[{"dropping-particle":"","family":"McMurray","given":"Steven E.","non-dropping-particle":"","parse-names":false,"suffix":""},{"dropping-particle":"","family":"Henkel","given":"Timothy P.","non-dropping-particle":"","parse-names":false,"suffix":""},{"dropping-particle":"","family":"Pawlik","given":"Joseph R.","non-dropping-particle":"","parse-names":false,"suffix":""}],"container-title":"Ecology","id":"ITEM-4","issue":"2","issued":{"date-parts":[["2010"]]},"page":"560-570","title":"Demographics of increasing populations of the giant barrel sponge Xestospongia muta in the Florida Keys","type":"article-journal","volume":"91"}}],"schema":"https://github.com/citation-style-language/schema/raw/master/csl-citation.json"} </w:instrText>
      </w:r>
      <w:r w:rsidR="006F2DD3" w:rsidRPr="00524172">
        <w:fldChar w:fldCharType="separate"/>
      </w:r>
      <w:del w:id="238" w:author="Nathan Dorn" w:date="2024-02-16T09:43:00Z">
        <w:r w:rsidR="00397A9E" w:rsidRPr="00397A9E" w:rsidDel="00F16AE2">
          <w:delText>(Chockley et al., 2008;</w:delText>
        </w:r>
      </w:del>
      <w:del w:id="239" w:author="Nathan Dorn" w:date="2024-02-16T09:40:00Z">
        <w:r w:rsidR="00397A9E" w:rsidRPr="00397A9E" w:rsidDel="001B13C4">
          <w:delText xml:space="preserve"> McMurray et al., 2010</w:delText>
        </w:r>
      </w:del>
      <w:r w:rsidR="00397A9E" w:rsidRPr="00397A9E">
        <w:t>)</w:t>
      </w:r>
      <w:r w:rsidR="006F2DD3" w:rsidRPr="00524172">
        <w:fldChar w:fldCharType="end"/>
      </w:r>
      <w:commentRangeEnd w:id="237"/>
      <w:r w:rsidR="007E3EA9">
        <w:rPr>
          <w:rStyle w:val="CommentReference"/>
          <w:rFonts w:cstheme="minorBidi"/>
        </w:rPr>
        <w:commentReference w:id="237"/>
      </w:r>
      <w:r w:rsidR="006F2DD3" w:rsidRPr="00524172">
        <w:t xml:space="preserve">. </w:t>
      </w:r>
      <w:commentRangeStart w:id="240"/>
      <w:del w:id="241" w:author="Nathan Dorn" w:date="2024-02-16T09:41:00Z">
        <w:r w:rsidR="004C5F7C" w:rsidDel="007E3EA9">
          <w:delText xml:space="preserve">Combining </w:delText>
        </w:r>
        <w:r w:rsidR="000E4A3E" w:rsidDel="007E3EA9">
          <w:delText xml:space="preserve">stage-structured models and </w:delText>
        </w:r>
        <w:r w:rsidR="00780A93" w:rsidDel="007E3EA9">
          <w:delText>isoclines</w:delText>
        </w:r>
        <w:r w:rsidR="00FC7ED1" w:rsidDel="007E3EA9">
          <w:delText xml:space="preserve"> </w:delText>
        </w:r>
        <w:r w:rsidR="004C5F7C" w:rsidDel="007E3EA9">
          <w:delText xml:space="preserve">will help identify </w:delText>
        </w:r>
        <w:r w:rsidR="001B481B" w:rsidDel="007E3EA9">
          <w:delText xml:space="preserve">interactive effects of survival and development when </w:delText>
        </w:r>
        <w:r w:rsidR="00FC7ED1" w:rsidDel="007E3EA9">
          <w:delText>explor</w:delText>
        </w:r>
        <w:r w:rsidR="001B481B" w:rsidDel="007E3EA9">
          <w:delText>ing</w:delText>
        </w:r>
        <w:r w:rsidR="00FC7ED1" w:rsidDel="007E3EA9">
          <w:delText xml:space="preserve"> </w:delText>
        </w:r>
        <w:r w:rsidR="001B481B" w:rsidDel="007E3EA9">
          <w:delText>long-term interaction strength</w:delText>
        </w:r>
        <w:r w:rsidR="00200A79" w:rsidDel="007E3EA9">
          <w:delText xml:space="preserve"> </w:delText>
        </w:r>
        <w:r w:rsidR="00FC7ED1" w:rsidDel="007E3EA9">
          <w:delText xml:space="preserve">of a single size-structured prey </w:delText>
        </w:r>
        <w:r w:rsidR="00200A79" w:rsidDel="007E3EA9">
          <w:delText>population</w:delText>
        </w:r>
        <w:r w:rsidR="00167EE4" w:rsidDel="007E3EA9">
          <w:delText xml:space="preserve">. </w:delText>
        </w:r>
      </w:del>
      <w:commentRangeEnd w:id="240"/>
      <w:r w:rsidR="003C794D">
        <w:rPr>
          <w:rStyle w:val="CommentReference"/>
          <w:rFonts w:cstheme="minorBidi"/>
        </w:rPr>
        <w:commentReference w:id="240"/>
      </w:r>
    </w:p>
    <w:p w14:paraId="421827AE" w14:textId="5C929F09" w:rsidR="00A72E1D" w:rsidRPr="000B3E6E" w:rsidRDefault="006263E9" w:rsidP="000B3E6E">
      <w:pPr>
        <w:pStyle w:val="NATESTYLE1CommonCollege"/>
        <w:spacing w:after="240"/>
        <w:ind w:firstLine="720"/>
        <w:jc w:val="both"/>
        <w:rPr>
          <w:rStyle w:val="eop"/>
          <w:rPrChange w:id="242" w:author="Nathan Dorn" w:date="2024-02-16T10:32:00Z">
            <w:rPr>
              <w:rStyle w:val="eop"/>
              <w:color w:val="000000"/>
              <w:shd w:val="clear" w:color="auto" w:fill="FFFFFF"/>
            </w:rPr>
          </w:rPrChange>
        </w:rPr>
      </w:pPr>
      <w:del w:id="243" w:author="Nathan Dorn" w:date="2024-02-16T09:44:00Z">
        <w:r w:rsidDel="00DA2073">
          <w:delText>Using</w:delText>
        </w:r>
        <w:r w:rsidR="00167EE4" w:rsidDel="00DA2073">
          <w:delText xml:space="preserve"> </w:delText>
        </w:r>
      </w:del>
      <w:ins w:id="244" w:author="Nathan Dorn" w:date="2024-02-16T09:44:00Z">
        <w:r w:rsidR="00DA2073">
          <w:t>We used</w:t>
        </w:r>
        <w:r w:rsidR="00DA2073">
          <w:t xml:space="preserve"> </w:t>
        </w:r>
      </w:ins>
      <w:r w:rsidR="00FC7ED1">
        <w:t xml:space="preserve">an </w:t>
      </w:r>
      <w:del w:id="245" w:author="Nathan Dorn" w:date="2024-02-16T09:44:00Z">
        <w:r w:rsidR="00167EE4" w:rsidDel="00DA2073">
          <w:delText xml:space="preserve">already </w:delText>
        </w:r>
      </w:del>
      <w:ins w:id="246" w:author="Nathan Dorn" w:date="2024-02-16T09:44:00Z">
        <w:r w:rsidR="00DA2073">
          <w:t>previously</w:t>
        </w:r>
        <w:r w:rsidR="00DA2073">
          <w:t xml:space="preserve"> </w:t>
        </w:r>
      </w:ins>
      <w:r w:rsidR="00167EE4">
        <w:t xml:space="preserve">parameterized </w:t>
      </w:r>
      <w:r w:rsidR="00780A93">
        <w:t>stage-structured model</w:t>
      </w:r>
      <w:r w:rsidR="006C7E08">
        <w:t xml:space="preserve"> for a </w:t>
      </w:r>
      <w:ins w:id="247" w:author="Nathan Dorn" w:date="2024-02-16T09:44:00Z">
        <w:r w:rsidR="00DA2073">
          <w:t>freshwater gastropod</w:t>
        </w:r>
      </w:ins>
      <w:del w:id="248" w:author="Nathan Dorn" w:date="2024-02-16T09:44:00Z">
        <w:r w:rsidR="006C7E08" w:rsidDel="00DA2073">
          <w:delText>species</w:delText>
        </w:r>
      </w:del>
      <w:r w:rsidR="006C7E08">
        <w:t xml:space="preserve"> of conservation concern, the Florida Apple Snail (</w:t>
      </w:r>
      <w:r w:rsidR="006C7E08" w:rsidRPr="006C7E08">
        <w:rPr>
          <w:i/>
          <w:iCs/>
        </w:rPr>
        <w:t>Pomacea paludosa</w:t>
      </w:r>
      <w:ins w:id="249" w:author="Nathan Dorn" w:date="2024-02-16T09:51:00Z">
        <w:r w:rsidR="008615A0">
          <w:rPr>
            <w:i/>
            <w:iCs/>
          </w:rPr>
          <w:t xml:space="preserve">; </w:t>
        </w:r>
        <w:commentRangeStart w:id="250"/>
        <w:r w:rsidR="008615A0">
          <w:t>FAS</w:t>
        </w:r>
      </w:ins>
      <w:commentRangeEnd w:id="250"/>
      <w:ins w:id="251" w:author="Nathan Dorn" w:date="2024-02-16T10:47:00Z">
        <w:r w:rsidR="00696555">
          <w:rPr>
            <w:rStyle w:val="CommentReference"/>
            <w:rFonts w:cstheme="minorBidi"/>
          </w:rPr>
          <w:commentReference w:id="250"/>
        </w:r>
      </w:ins>
      <w:r w:rsidR="006C7E08">
        <w:t>)</w:t>
      </w:r>
      <w:r w:rsidR="00167EE4">
        <w:t xml:space="preserve"> </w:t>
      </w:r>
      <w:del w:id="252" w:author="Nathan Dorn" w:date="2024-02-16T09:44:00Z">
        <w:r w:rsidDel="00DA2073">
          <w:delText>we</w:delText>
        </w:r>
        <w:r w:rsidR="00167EE4" w:rsidDel="00DA2073">
          <w:delText xml:space="preserve"> </w:delText>
        </w:r>
        <w:r w:rsidR="000E667F" w:rsidDel="00DA2073">
          <w:delText>identify</w:delText>
        </w:r>
      </w:del>
      <w:ins w:id="253" w:author="Nathan Dorn" w:date="2024-02-16T09:44:00Z">
        <w:r w:rsidR="00DA2073">
          <w:t>and identified</w:t>
        </w:r>
      </w:ins>
      <w:r w:rsidR="00E62B58">
        <w:t xml:space="preserve"> theoretical combinations of </w:t>
      </w:r>
      <w:ins w:id="254" w:author="Nathan Dorn" w:date="2024-02-16T09:44:00Z">
        <w:r w:rsidR="00DA2073">
          <w:t>juvenil</w:t>
        </w:r>
      </w:ins>
      <w:ins w:id="255" w:author="Nathan Dorn" w:date="2024-02-16T10:43:00Z">
        <w:r w:rsidR="00F84EA4">
          <w:t>e</w:t>
        </w:r>
      </w:ins>
      <w:ins w:id="256" w:author="Nathan Dorn" w:date="2024-02-16T09:44:00Z">
        <w:r w:rsidR="00102147">
          <w:t xml:space="preserve">-stage </w:t>
        </w:r>
      </w:ins>
      <w:r w:rsidR="00E62B58">
        <w:t xml:space="preserve">parameters </w:t>
      </w:r>
      <w:del w:id="257" w:author="Nathan Dorn" w:date="2024-02-16T09:45:00Z">
        <w:r w:rsidR="00E62B58" w:rsidDel="00102147">
          <w:delText xml:space="preserve">allowing </w:delText>
        </w:r>
      </w:del>
      <w:ins w:id="258" w:author="Nathan Dorn" w:date="2024-02-16T09:45:00Z">
        <w:r w:rsidR="00102147">
          <w:t>predicting</w:t>
        </w:r>
      </w:ins>
      <w:del w:id="259" w:author="Nathan Dorn" w:date="2024-02-16T09:45:00Z">
        <w:r w:rsidR="00E62B58" w:rsidDel="00102147">
          <w:delText>for</w:delText>
        </w:r>
      </w:del>
      <w:r w:rsidR="00E62B58">
        <w:t xml:space="preserve"> population </w:t>
      </w:r>
      <w:del w:id="260" w:author="Nathan Dorn" w:date="2024-02-16T09:45:00Z">
        <w:r w:rsidR="00E62B58" w:rsidDel="00102147">
          <w:delText xml:space="preserve">growth </w:delText>
        </w:r>
      </w:del>
      <w:ins w:id="261" w:author="Nathan Dorn" w:date="2024-02-16T09:45:00Z">
        <w:r w:rsidR="00102147">
          <w:t>stasis, growth, or decline</w:t>
        </w:r>
      </w:ins>
      <w:ins w:id="262" w:author="Nathan Dorn" w:date="2024-02-16T10:32:00Z">
        <w:r w:rsidR="000B3E6E">
          <w:t xml:space="preserve">. </w:t>
        </w:r>
      </w:ins>
      <w:ins w:id="263" w:author="Nathan Dorn" w:date="2024-02-16T10:43:00Z">
        <w:r w:rsidR="00F84EA4">
          <w:t xml:space="preserve">The isocline produced the expected relationship </w:t>
        </w:r>
      </w:ins>
      <w:ins w:id="264" w:author="Nathan Dorn" w:date="2024-02-16T10:45:00Z">
        <w:r w:rsidR="00924C95">
          <w:t>between</w:t>
        </w:r>
      </w:ins>
      <w:ins w:id="265" w:author="Nathan Dorn" w:date="2024-02-16T10:43:00Z">
        <w:r w:rsidR="001924CD">
          <w:t xml:space="preserve"> </w:t>
        </w:r>
      </w:ins>
      <w:ins w:id="266" w:author="Nathan Dorn" w:date="2024-02-16T10:44:00Z">
        <w:r w:rsidR="001924CD">
          <w:t xml:space="preserve">juvenile </w:t>
        </w:r>
      </w:ins>
      <w:ins w:id="267" w:author="Nathan Dorn" w:date="2024-02-16T10:43:00Z">
        <w:r w:rsidR="001924CD">
          <w:t>growth and survival</w:t>
        </w:r>
      </w:ins>
      <w:ins w:id="268" w:author="Nathan Dorn" w:date="2024-02-16T10:45:00Z">
        <w:r w:rsidR="00924C95">
          <w:t xml:space="preserve">; faster </w:t>
        </w:r>
      </w:ins>
      <w:ins w:id="269" w:author="Nathan Dorn" w:date="2024-02-16T10:46:00Z">
        <w:r w:rsidR="00924C95">
          <w:t xml:space="preserve">juvenile </w:t>
        </w:r>
      </w:ins>
      <w:ins w:id="270" w:author="Nathan Dorn" w:date="2024-02-16T10:45:00Z">
        <w:r w:rsidR="00924C95">
          <w:t>growth begets greater re</w:t>
        </w:r>
      </w:ins>
      <w:ins w:id="271" w:author="Nathan Dorn" w:date="2024-02-16T10:46:00Z">
        <w:r w:rsidR="00924C95">
          <w:t xml:space="preserve">sistance to </w:t>
        </w:r>
        <w:r w:rsidR="00696555">
          <w:t>mor</w:t>
        </w:r>
        <w:r w:rsidR="00924C95">
          <w:t>tality</w:t>
        </w:r>
      </w:ins>
      <w:ins w:id="272" w:author="Nathan Dorn" w:date="2024-02-16T10:44:00Z">
        <w:r w:rsidR="001924CD">
          <w:t>.</w:t>
        </w:r>
      </w:ins>
      <w:ins w:id="273" w:author="Nathan Dorn" w:date="2024-02-16T10:43:00Z">
        <w:r w:rsidR="001924CD">
          <w:t xml:space="preserve"> </w:t>
        </w:r>
      </w:ins>
      <w:ins w:id="274" w:author="Nathan Dorn" w:date="2024-02-16T10:46:00Z">
        <w:r w:rsidR="00696555">
          <w:t>We then</w:t>
        </w:r>
      </w:ins>
      <w:del w:id="275" w:author="Nathan Dorn" w:date="2024-02-16T10:32:00Z">
        <w:r w:rsidR="00E62B58" w:rsidDel="000B3E6E">
          <w:delText xml:space="preserve">and </w:delText>
        </w:r>
        <w:r w:rsidR="000E667F" w:rsidDel="000B3E6E">
          <w:delText>then</w:delText>
        </w:r>
        <w:r w:rsidDel="000B3E6E">
          <w:delText xml:space="preserve"> we</w:delText>
        </w:r>
      </w:del>
      <w:r w:rsidR="000E667F">
        <w:t xml:space="preserve"> </w:t>
      </w:r>
      <w:r w:rsidR="006B5D84">
        <w:t>quantif</w:t>
      </w:r>
      <w:r>
        <w:t>ied</w:t>
      </w:r>
      <w:r w:rsidR="006B5D84">
        <w:t xml:space="preserve"> </w:t>
      </w:r>
      <w:del w:id="276" w:author="Nathan Dorn" w:date="2024-02-16T09:45:00Z">
        <w:r w:rsidR="006B5D84" w:rsidDel="00102147">
          <w:delText>new</w:delText>
        </w:r>
        <w:r w:rsidR="00E62B58" w:rsidDel="00102147">
          <w:delText xml:space="preserve"> </w:delText>
        </w:r>
      </w:del>
      <w:ins w:id="277" w:author="Nathan Dorn" w:date="2024-02-16T09:47:00Z">
        <w:r w:rsidR="00802BCC">
          <w:t xml:space="preserve">size- and season-dependent </w:t>
        </w:r>
      </w:ins>
      <w:ins w:id="278" w:author="Nathan Dorn" w:date="2024-02-16T10:35:00Z">
        <w:r w:rsidR="00A22333">
          <w:t>survival</w:t>
        </w:r>
      </w:ins>
      <w:ins w:id="279" w:author="Nathan Dorn" w:date="2024-02-16T09:45:00Z">
        <w:r w:rsidR="00623F0D">
          <w:t xml:space="preserve"> and growth </w:t>
        </w:r>
      </w:ins>
      <w:del w:id="280" w:author="Nathan Dorn" w:date="2024-02-16T10:36:00Z">
        <w:r w:rsidR="00E62B58" w:rsidDel="00A22333">
          <w:delText xml:space="preserve">parameters </w:delText>
        </w:r>
      </w:del>
      <w:r w:rsidR="006B5D84">
        <w:t xml:space="preserve">in the field </w:t>
      </w:r>
      <w:r w:rsidR="000E667F">
        <w:t xml:space="preserve">to </w:t>
      </w:r>
      <w:ins w:id="281" w:author="Nathan Dorn" w:date="2024-02-16T10:34:00Z">
        <w:r w:rsidR="00C523F6">
          <w:t>1)</w:t>
        </w:r>
      </w:ins>
      <w:ins w:id="282" w:author="Nathan Dorn" w:date="2024-02-16T10:36:00Z">
        <w:r w:rsidR="00A22333">
          <w:t xml:space="preserve"> test</w:t>
        </w:r>
      </w:ins>
      <w:ins w:id="283" w:author="Nathan Dorn" w:date="2024-02-16T10:33:00Z">
        <w:r w:rsidR="00C523F6">
          <w:t xml:space="preserve"> </w:t>
        </w:r>
      </w:ins>
      <w:ins w:id="284" w:author="Nathan Dorn" w:date="2024-02-16T10:34:00Z">
        <w:r w:rsidR="002E5248">
          <w:t>predict</w:t>
        </w:r>
      </w:ins>
      <w:ins w:id="285" w:author="Nathan Dorn" w:date="2024-02-16T10:36:00Z">
        <w:r w:rsidR="00DD5566">
          <w:t>ions of</w:t>
        </w:r>
      </w:ins>
      <w:ins w:id="286" w:author="Nathan Dorn" w:date="2024-02-16T10:34:00Z">
        <w:r w:rsidR="002E5248">
          <w:t xml:space="preserve"> </w:t>
        </w:r>
      </w:ins>
      <w:ins w:id="287" w:author="Nathan Dorn" w:date="2024-02-16T10:33:00Z">
        <w:r w:rsidR="00C523F6">
          <w:t xml:space="preserve">size-dependent survival and </w:t>
        </w:r>
      </w:ins>
      <w:ins w:id="288" w:author="Nathan Dorn" w:date="2024-02-16T10:34:00Z">
        <w:r w:rsidR="002E5248">
          <w:t xml:space="preserve">2) </w:t>
        </w:r>
      </w:ins>
      <w:ins w:id="289" w:author="Nathan Dorn" w:date="2024-02-16T09:46:00Z">
        <w:r w:rsidR="00623F0D">
          <w:t>quantify</w:t>
        </w:r>
        <w:r w:rsidR="00802BCC">
          <w:t xml:space="preserve"> </w:t>
        </w:r>
      </w:ins>
      <w:del w:id="290" w:author="Nathan Dorn" w:date="2024-02-16T09:46:00Z">
        <w:r w:rsidR="000E667F" w:rsidDel="00623F0D">
          <w:delText>expl</w:delText>
        </w:r>
      </w:del>
      <w:del w:id="291" w:author="Nathan Dorn" w:date="2024-02-16T09:45:00Z">
        <w:r w:rsidR="000E667F" w:rsidDel="00623F0D">
          <w:delText>ore</w:delText>
        </w:r>
        <w:r w:rsidDel="00623F0D">
          <w:delText>, using isoclines,</w:delText>
        </w:r>
      </w:del>
      <w:r>
        <w:t xml:space="preserve"> </w:t>
      </w:r>
      <w:r w:rsidR="006B5D84">
        <w:t xml:space="preserve">the </w:t>
      </w:r>
      <w:r w:rsidR="00780A93">
        <w:t xml:space="preserve">net </w:t>
      </w:r>
      <w:r w:rsidR="006B5D84">
        <w:t>effects</w:t>
      </w:r>
      <w:r w:rsidR="00780A93">
        <w:t xml:space="preserve"> </w:t>
      </w:r>
      <w:del w:id="292" w:author="Nathan Dorn" w:date="2024-02-16T10:46:00Z">
        <w:r w:rsidR="00780A93" w:rsidDel="00696555">
          <w:delText xml:space="preserve">of </w:delText>
        </w:r>
      </w:del>
      <w:ins w:id="293" w:author="Nathan Dorn" w:date="2024-02-16T10:46:00Z">
        <w:r w:rsidR="00696555">
          <w:t>growth</w:t>
        </w:r>
      </w:ins>
      <w:ins w:id="294" w:author="Nathan Dorn" w:date="2024-02-16T10:47:00Z">
        <w:r w:rsidR="00696555">
          <w:t xml:space="preserve"> and survival </w:t>
        </w:r>
      </w:ins>
      <w:ins w:id="295" w:author="Nathan Dorn" w:date="2024-02-16T10:33:00Z">
        <w:r w:rsidR="00C523F6">
          <w:t>on population growth</w:t>
        </w:r>
      </w:ins>
      <w:ins w:id="296" w:author="Nathan Dorn" w:date="2024-02-16T10:35:00Z">
        <w:r w:rsidR="002E5248">
          <w:t xml:space="preserve"> potential</w:t>
        </w:r>
      </w:ins>
      <w:ins w:id="297" w:author="Nathan Dorn" w:date="2024-02-16T09:46:00Z">
        <w:r w:rsidR="00802BCC">
          <w:t xml:space="preserve"> during the annual </w:t>
        </w:r>
      </w:ins>
      <w:ins w:id="298" w:author="Nathan Dorn" w:date="2024-02-16T09:47:00Z">
        <w:r w:rsidR="00802BCC">
          <w:t>reproduction/</w:t>
        </w:r>
      </w:ins>
      <w:ins w:id="299" w:author="Nathan Dorn" w:date="2024-02-16T09:46:00Z">
        <w:r w:rsidR="00802BCC">
          <w:t>recruitment period</w:t>
        </w:r>
      </w:ins>
      <w:ins w:id="300" w:author="Nathan Dorn" w:date="2024-02-16T09:48:00Z">
        <w:r w:rsidR="004F149C">
          <w:t xml:space="preserve"> </w:t>
        </w:r>
      </w:ins>
      <w:ins w:id="301" w:author="Nathan Dorn" w:date="2024-02-16T10:36:00Z">
        <w:r w:rsidR="00DD5566">
          <w:t xml:space="preserve">(spring </w:t>
        </w:r>
        <w:r w:rsidR="00DD5566">
          <w:t xml:space="preserve">vs </w:t>
        </w:r>
        <w:r w:rsidR="00DD5566">
          <w:t>early summer)</w:t>
        </w:r>
      </w:ins>
      <w:ins w:id="302" w:author="Nathan Dorn" w:date="2024-02-16T10:47:00Z">
        <w:r w:rsidR="00696555">
          <w:t xml:space="preserve">. </w:t>
        </w:r>
      </w:ins>
      <w:ins w:id="303" w:author="Nathan Dorn" w:date="2024-02-16T10:36:00Z">
        <w:r w:rsidR="00DD5566">
          <w:t xml:space="preserve"> </w:t>
        </w:r>
      </w:ins>
      <w:del w:id="304" w:author="Nathan Dorn" w:date="2024-02-16T09:46:00Z">
        <w:r w:rsidR="00780A93" w:rsidDel="00802BCC">
          <w:delText xml:space="preserve">predator-prey interactions under </w:delText>
        </w:r>
        <w:r w:rsidR="00AA58CF" w:rsidDel="00802BCC">
          <w:delText>seasonally varying</w:delText>
        </w:r>
        <w:r w:rsidR="00780A93" w:rsidDel="00802BCC">
          <w:delText xml:space="preserve"> environmental conditions</w:delText>
        </w:r>
      </w:del>
      <w:r w:rsidR="00260731">
        <w:t xml:space="preserve"> </w:t>
      </w:r>
      <w:del w:id="305" w:author="Nathan Dorn" w:date="2024-02-16T10:35:00Z">
        <w:r w:rsidR="00260731" w:rsidDel="002E5248">
          <w:delText>(</w:delText>
        </w:r>
      </w:del>
      <w:del w:id="306" w:author="Nathan Dorn" w:date="2024-02-16T09:47:00Z">
        <w:r w:rsidR="00260731" w:rsidDel="00802BCC">
          <w:delText>wet and dry season)</w:delText>
        </w:r>
      </w:del>
      <w:del w:id="307" w:author="Nathan Dorn" w:date="2024-02-16T09:46:00Z">
        <w:r w:rsidR="00780A93" w:rsidDel="00802BCC">
          <w:delText xml:space="preserve"> and a natural assemblage of </w:delText>
        </w:r>
        <w:r w:rsidR="00B22DEC" w:rsidDel="00802BCC">
          <w:delText>predators</w:delText>
        </w:r>
      </w:del>
      <w:r w:rsidR="00B22DEC">
        <w:t xml:space="preserve">.  </w:t>
      </w:r>
      <w:r w:rsidR="00324CFB">
        <w:rPr>
          <w:rStyle w:val="normaltextrun"/>
          <w:color w:val="000000"/>
          <w:shd w:val="clear" w:color="auto" w:fill="FFFFFF"/>
        </w:rPr>
        <w:t xml:space="preserve">The </w:t>
      </w:r>
      <w:del w:id="308" w:author="Nathan Dorn" w:date="2024-02-16T09:51:00Z">
        <w:r w:rsidR="00324CFB" w:rsidDel="008615A0">
          <w:rPr>
            <w:rStyle w:val="normaltextrun"/>
            <w:color w:val="000000"/>
            <w:shd w:val="clear" w:color="auto" w:fill="FFFFFF"/>
          </w:rPr>
          <w:delText>Florida Apple Snail</w:delText>
        </w:r>
      </w:del>
      <w:ins w:id="309" w:author="Nathan Dorn" w:date="2024-02-16T09:51:00Z">
        <w:r w:rsidR="008615A0">
          <w:rPr>
            <w:rStyle w:val="normaltextrun"/>
            <w:color w:val="000000"/>
            <w:shd w:val="clear" w:color="auto" w:fill="FFFFFF"/>
          </w:rPr>
          <w:t>FAS</w:t>
        </w:r>
      </w:ins>
      <w:r w:rsidR="00324CFB">
        <w:rPr>
          <w:rStyle w:val="normaltextrun"/>
          <w:color w:val="000000"/>
          <w:shd w:val="clear" w:color="auto" w:fill="FFFFFF"/>
        </w:rPr>
        <w:t xml:space="preserve"> </w:t>
      </w:r>
      <w:ins w:id="310" w:author="Nathan Dorn" w:date="2024-02-16T09:49:00Z">
        <w:r w:rsidR="006C7369">
          <w:rPr>
            <w:rStyle w:val="normaltextrun"/>
            <w:color w:val="000000"/>
            <w:shd w:val="clear" w:color="auto" w:fill="FFFFFF"/>
          </w:rPr>
          <w:t xml:space="preserve">is the largest native gastropod in freshwaters of North America </w:t>
        </w:r>
      </w:ins>
      <w:ins w:id="311" w:author="Nathan Dorn" w:date="2024-02-16T10:37:00Z">
        <w:r w:rsidR="00880D68">
          <w:rPr>
            <w:rStyle w:val="normaltextrun"/>
            <w:color w:val="000000"/>
            <w:shd w:val="clear" w:color="auto" w:fill="FFFFFF"/>
          </w:rPr>
          <w:t xml:space="preserve"> (Pennak 1953),</w:t>
        </w:r>
      </w:ins>
      <w:ins w:id="312" w:author="Nathan Dorn" w:date="2024-02-16T09:49:00Z">
        <w:r w:rsidR="006C7369">
          <w:rPr>
            <w:rStyle w:val="normaltextrun"/>
            <w:color w:val="000000"/>
            <w:shd w:val="clear" w:color="auto" w:fill="FFFFFF"/>
          </w:rPr>
          <w:t xml:space="preserve"> </w:t>
        </w:r>
      </w:ins>
      <w:ins w:id="313" w:author="Nathan Dorn" w:date="2024-02-16T09:48:00Z">
        <w:r w:rsidR="004F149C">
          <w:rPr>
            <w:rStyle w:val="normaltextrun"/>
            <w:color w:val="000000"/>
            <w:shd w:val="clear" w:color="auto" w:fill="FFFFFF"/>
          </w:rPr>
          <w:t>inhabits shallow lakes and wetlands</w:t>
        </w:r>
      </w:ins>
      <w:ins w:id="314" w:author="Nathan Dorn" w:date="2024-02-16T10:37:00Z">
        <w:r w:rsidR="00880D68">
          <w:rPr>
            <w:rStyle w:val="normaltextrun"/>
            <w:color w:val="000000"/>
            <w:shd w:val="clear" w:color="auto" w:fill="FFFFFF"/>
          </w:rPr>
          <w:t xml:space="preserve">, </w:t>
        </w:r>
      </w:ins>
      <w:ins w:id="315" w:author="Nathan Dorn" w:date="2024-02-16T09:50:00Z">
        <w:r w:rsidR="006C7369">
          <w:rPr>
            <w:rStyle w:val="normaltextrun"/>
            <w:color w:val="000000"/>
            <w:shd w:val="clear" w:color="auto" w:fill="FFFFFF"/>
          </w:rPr>
          <w:t xml:space="preserve">and typically </w:t>
        </w:r>
      </w:ins>
      <w:r w:rsidR="00324CFB">
        <w:rPr>
          <w:rStyle w:val="normaltextrun"/>
          <w:color w:val="000000"/>
          <w:shd w:val="clear" w:color="auto" w:fill="FFFFFF"/>
        </w:rPr>
        <w:t xml:space="preserve">occurs at </w:t>
      </w:r>
      <w:commentRangeStart w:id="316"/>
      <w:r w:rsidR="00324CFB">
        <w:rPr>
          <w:rStyle w:val="normaltextrun"/>
          <w:color w:val="000000"/>
          <w:shd w:val="clear" w:color="auto" w:fill="FFFFFF"/>
        </w:rPr>
        <w:t xml:space="preserve">low </w:t>
      </w:r>
      <w:ins w:id="317" w:author="Nathan Dorn" w:date="2024-02-16T09:50:00Z">
        <w:r w:rsidR="006C7369">
          <w:rPr>
            <w:rStyle w:val="normaltextrun"/>
            <w:color w:val="000000"/>
            <w:shd w:val="clear" w:color="auto" w:fill="FFFFFF"/>
          </w:rPr>
          <w:t xml:space="preserve">adult </w:t>
        </w:r>
      </w:ins>
      <w:r w:rsidR="00324CFB">
        <w:rPr>
          <w:rStyle w:val="normaltextrun"/>
          <w:color w:val="000000"/>
          <w:shd w:val="clear" w:color="auto" w:fill="FFFFFF"/>
        </w:rPr>
        <w:t>densities</w:t>
      </w:r>
      <w:ins w:id="318" w:author="Nathan Dorn" w:date="2024-02-16T09:50:00Z">
        <w:r w:rsidR="006C7369">
          <w:rPr>
            <w:rStyle w:val="normaltextrun"/>
            <w:color w:val="000000"/>
            <w:shd w:val="clear" w:color="auto" w:fill="FFFFFF"/>
          </w:rPr>
          <w:t xml:space="preserve"> (&lt;&lt;1/m</w:t>
        </w:r>
        <w:r w:rsidR="006C7369" w:rsidRPr="006C7369">
          <w:rPr>
            <w:rStyle w:val="normaltextrun"/>
            <w:color w:val="000000"/>
            <w:shd w:val="clear" w:color="auto" w:fill="FFFFFF"/>
            <w:vertAlign w:val="superscript"/>
            <w:rPrChange w:id="319" w:author="Nathan Dorn" w:date="2024-02-16T09:50:00Z">
              <w:rPr>
                <w:rStyle w:val="normaltextrun"/>
                <w:color w:val="000000"/>
                <w:shd w:val="clear" w:color="auto" w:fill="FFFFFF"/>
              </w:rPr>
            </w:rPrChange>
          </w:rPr>
          <w:t>2</w:t>
        </w:r>
        <w:r w:rsidR="006C7369">
          <w:rPr>
            <w:rStyle w:val="normaltextrun"/>
            <w:color w:val="000000"/>
            <w:shd w:val="clear" w:color="auto" w:fill="FFFFFF"/>
          </w:rPr>
          <w:t>)</w:t>
        </w:r>
      </w:ins>
      <w:r w:rsidR="00324CFB">
        <w:rPr>
          <w:rStyle w:val="normaltextrun"/>
          <w:color w:val="000000"/>
          <w:shd w:val="clear" w:color="auto" w:fill="FFFFFF"/>
        </w:rPr>
        <w:t xml:space="preserve"> </w:t>
      </w:r>
      <w:commentRangeEnd w:id="316"/>
      <w:r w:rsidR="006C7369">
        <w:rPr>
          <w:rStyle w:val="CommentReference"/>
          <w:rFonts w:cstheme="minorBidi"/>
        </w:rPr>
        <w:commentReference w:id="316"/>
      </w:r>
      <w:del w:id="320" w:author="Nathan Dorn" w:date="2024-02-16T09:50:00Z">
        <w:r w:rsidR="00324CFB" w:rsidDel="006C7369">
          <w:rPr>
            <w:rStyle w:val="normaltextrun"/>
            <w:color w:val="000000"/>
            <w:shd w:val="clear" w:color="auto" w:fill="FFFFFF"/>
          </w:rPr>
          <w:delText>throughout its natural range</w:delText>
        </w:r>
      </w:del>
      <w:ins w:id="321" w:author="Nathan Dorn" w:date="2024-02-16T10:38:00Z">
        <w:r w:rsidR="00880D68">
          <w:rPr>
            <w:rStyle w:val="normaltextrun"/>
            <w:color w:val="000000"/>
            <w:shd w:val="clear" w:color="auto" w:fill="FFFFFF"/>
          </w:rPr>
          <w:t>in</w:t>
        </w:r>
      </w:ins>
      <w:ins w:id="322" w:author="Nathan Dorn" w:date="2024-02-16T09:50:00Z">
        <w:r w:rsidR="006C7369">
          <w:rPr>
            <w:rStyle w:val="normaltextrun"/>
            <w:color w:val="000000"/>
            <w:shd w:val="clear" w:color="auto" w:fill="FFFFFF"/>
          </w:rPr>
          <w:t xml:space="preserve"> southern Florida</w:t>
        </w:r>
      </w:ins>
      <w:r w:rsidR="006E0409">
        <w:rPr>
          <w:rStyle w:val="normaltextrun"/>
          <w:color w:val="000000"/>
          <w:shd w:val="clear" w:color="auto" w:fill="FFFFFF"/>
        </w:rPr>
        <w:t xml:space="preserve"> </w:t>
      </w:r>
      <w:r w:rsidR="006E0409">
        <w:rPr>
          <w:rStyle w:val="normaltextrun"/>
          <w:color w:val="000000"/>
          <w:shd w:val="clear" w:color="auto" w:fill="FFFFFF"/>
        </w:rPr>
        <w:fldChar w:fldCharType="begin"/>
      </w:r>
      <w:r w:rsidR="007766FB">
        <w:rPr>
          <w:rStyle w:val="normaltextrun"/>
          <w:color w:val="000000"/>
          <w:shd w:val="clear" w:color="auto" w:fill="FFFFFF"/>
        </w:rPr>
        <w:instrText xml:space="preserve"> ADDIN ZOTERO_ITEM CSL_CITATION {"citationID":"3GfVHqvK","properties":{"formattedCitation":"(Gutierre et al., 2019)","plainCitation":"(Gutierre et al., 2019)","noteIndex":0},"citationItems":[{"id":"jA1NzBln/MJEh0Rnf","uris":["http://www.mendeley.com/documents/?uuid=e20bb10a-8f74-4c40-ac69-fffb0d9ef1c5"],"itemData":{"DOI":"10.3390/d11100183","ISSN":"14242818","abstract":"The spread of non-native species raises concerns about native species displacement, while other negative effects on native species (e.g., habitat degradation) should also be considered. The highly invasive non-native apple snail Pomacea maculata has raised such concerns as it has become established in a wide range of aquatic systems worldwide. While monitoring native Florida P. paludosa populations in Lake Tohopekaliga (LTOHO) from 2001 to 2009 and inWater Conservation Area 3A (WCA3A, Everglades) from 2006 to 2015, we opportunistically documented the establishment and distribution of P. maculata. We estimated snail densities and recorded egg cluster presence in three study sites (12 total plots, LTOHO) and 137 sites (WCA3). On LTOHO, native snails were absent or at very low densities prior to finding P. maculata. Few snails of either species were found in high-stem-density vegetation of the littoral zone. Pomacea maculata immigration into the littoral zone occurred following managed vegetation removal, and Hydrilla verticillata proliferation in LTOHO likely contributed to the spread of P. maculata. We found both native and non-native apple snail species in many WCA3A sites following P. maculata invasion. We initially found the non-native snail in two sites in southern WCA3A; they were mostly restricted to within three kilometers of initial sites over the next four years. Overall plant community compositions in LTOHO and WCA3A appeared less impacted than expected based on previous reports of P. maculata invasions.","author":[{"dropping-particle":"","family":"Gutierre","given":"Silvia M. M.","non-dropping-particle":"","parse-names":false,"suffix":""},{"dropping-particle":"","family":"Darby","given":"Philip C.","non-dropping-particle":"","parse-names":false,"suffix":""},{"dropping-particle":"","family":"Valentine-Darby","given":"Patricia L.","non-dropping-particle":"","parse-names":false,"suffix":""},{"dropping-particle":"","family":"Mellow","given":"David J.","non-dropping-particle":"","parse-names":false,"suffix":""},{"dropping-particle":"","family":"Therrien","given":"Michel","non-dropping-particle":"","parse-names":false,"suffix":""},{"dropping-particle":"","family":"Watford","given":"Miranda","non-dropping-particle":"","parse-names":false,"suffix":""}],"container-title":"Diversity","id":"qGjOpFIO/Bb0SsVkZ","issue":"10","issued":{"date-parts":[["2019"]]},"note":"1) document invasion of P. maculata in Lake Toho and WCA3A.\n2) densities of P. paludosa in Lake Toho were low prior to P. maculata invasion, but disappeared after P. maculata invasion.\n3) it appears that densities of both species in WCA3A are low (at least in the southern Deeper portions of it). There may have been a slight increase in densities from 2014 to 2015.\n4) Lake Toho snail densities are also consistently low &amp;lt;1 m2 from 2001-2009\n5) Distibutionally P. maculata is most associated with southern portion of WCA3A where it is closest to the canals","page":"1-20","title":"Contrasting patterns of pomacea maculata establishment and dispersal in an everglades wetland unit and a central florida lake","type":"article-journal","volume":"11"}}],"schema":"https://github.com/citation-style-language/schema/raw/master/csl-citation.json"} </w:instrText>
      </w:r>
      <w:r w:rsidR="006E0409">
        <w:rPr>
          <w:rStyle w:val="normaltextrun"/>
          <w:color w:val="000000"/>
          <w:shd w:val="clear" w:color="auto" w:fill="FFFFFF"/>
        </w:rPr>
        <w:fldChar w:fldCharType="separate"/>
      </w:r>
      <w:r w:rsidR="006E0409" w:rsidRPr="006E0409">
        <w:t>(Gutierre et al., 2019)</w:t>
      </w:r>
      <w:r w:rsidR="006E0409">
        <w:rPr>
          <w:rStyle w:val="normaltextrun"/>
          <w:color w:val="000000"/>
          <w:shd w:val="clear" w:color="auto" w:fill="FFFFFF"/>
        </w:rPr>
        <w:fldChar w:fldCharType="end"/>
      </w:r>
      <w:ins w:id="323" w:author="Nathan Dorn" w:date="2024-02-16T09:49:00Z">
        <w:r w:rsidR="006C7369">
          <w:rPr>
            <w:rStyle w:val="normaltextrun"/>
            <w:color w:val="000000"/>
            <w:shd w:val="clear" w:color="auto" w:fill="FFFFFF"/>
          </w:rPr>
          <w:t>.</w:t>
        </w:r>
      </w:ins>
      <w:r w:rsidR="00324CFB">
        <w:rPr>
          <w:rStyle w:val="normaltextrun"/>
          <w:color w:val="000000"/>
          <w:shd w:val="clear" w:color="auto" w:fill="FFFFFF"/>
        </w:rPr>
        <w:t xml:space="preserve"> </w:t>
      </w:r>
      <w:del w:id="324" w:author="Nathan Dorn" w:date="2024-02-16T09:50:00Z">
        <w:r w:rsidR="00324CFB" w:rsidDel="006C7369">
          <w:rPr>
            <w:rStyle w:val="normaltextrun"/>
            <w:color w:val="000000"/>
            <w:shd w:val="clear" w:color="auto" w:fill="FFFFFF"/>
          </w:rPr>
          <w:delText xml:space="preserve">and </w:delText>
        </w:r>
      </w:del>
      <w:ins w:id="325" w:author="Nathan Dorn" w:date="2024-02-16T09:50:00Z">
        <w:r w:rsidR="006C7369">
          <w:rPr>
            <w:rStyle w:val="normaltextrun"/>
            <w:color w:val="000000"/>
            <w:shd w:val="clear" w:color="auto" w:fill="FFFFFF"/>
          </w:rPr>
          <w:t>The</w:t>
        </w:r>
        <w:r w:rsidR="008615A0">
          <w:rPr>
            <w:rStyle w:val="normaltextrun"/>
            <w:color w:val="000000"/>
            <w:shd w:val="clear" w:color="auto" w:fill="FFFFFF"/>
          </w:rPr>
          <w:t xml:space="preserve"> </w:t>
        </w:r>
      </w:ins>
      <w:ins w:id="326" w:author="Nathan Dorn" w:date="2024-02-16T09:51:00Z">
        <w:r w:rsidR="008615A0">
          <w:rPr>
            <w:rStyle w:val="normaltextrun"/>
            <w:color w:val="000000"/>
            <w:shd w:val="clear" w:color="auto" w:fill="FFFFFF"/>
          </w:rPr>
          <w:t>FAS</w:t>
        </w:r>
      </w:ins>
      <w:ins w:id="327" w:author="Nathan Dorn" w:date="2024-02-16T09:50:00Z">
        <w:r w:rsidR="006C7369">
          <w:rPr>
            <w:rStyle w:val="normaltextrun"/>
            <w:color w:val="000000"/>
            <w:shd w:val="clear" w:color="auto" w:fill="FFFFFF"/>
          </w:rPr>
          <w:t xml:space="preserve"> </w:t>
        </w:r>
      </w:ins>
      <w:r w:rsidR="00324CFB">
        <w:rPr>
          <w:rStyle w:val="normaltextrun"/>
          <w:color w:val="000000"/>
          <w:shd w:val="clear" w:color="auto" w:fill="FFFFFF"/>
        </w:rPr>
        <w:t>is a critical resource for the endangered Snail Kite</w:t>
      </w:r>
      <w:r w:rsidR="004A3AB2">
        <w:rPr>
          <w:rStyle w:val="normaltextrun"/>
          <w:color w:val="000000"/>
          <w:shd w:val="clear" w:color="auto" w:fill="FFFFFF"/>
        </w:rPr>
        <w:t xml:space="preserve"> </w:t>
      </w:r>
      <w:r w:rsidR="004A3AB2">
        <w:rPr>
          <w:rStyle w:val="normaltextrun"/>
          <w:color w:val="000000"/>
          <w:shd w:val="clear" w:color="auto" w:fill="FFFFFF"/>
        </w:rPr>
        <w:fldChar w:fldCharType="begin"/>
      </w:r>
      <w:r w:rsidR="007766FB">
        <w:rPr>
          <w:rStyle w:val="normaltextrun"/>
          <w:color w:val="000000"/>
          <w:shd w:val="clear" w:color="auto" w:fill="FFFFFF"/>
        </w:rPr>
        <w:instrText xml:space="preserve"> ADDIN ZOTERO_ITEM CSL_CITATION {"citationID":"ESmNradL","properties":{"formattedCitation":"(Cattau et al., 2014)","plainCitation":"(Cattau et al., 2014)","dontUpdate":true,"noteIndex":0},"citationItems":[{"id":"jA1NzBln/8mKKfeP2","uris":["http://www.mendeley.com/documents/?uuid=fe01fd9a-d1bf-45fe-9166-ea4c08c96d76"],"itemData":{"DOI":"10.1002/jwmg.706","ISSN":"19372817","abstract":"Understanding how predators respond to fluctuations in prey density has important conservation and management implications, particularly for threatened and endangered specialists. However, directly linking prey densities to predator behavior and demography over broad spatial and temporal scales is rare, in part, because it can be prohibitively expensive and time-consuming to quantify prey density over large areas. We link nesting data collected by a long-term monitoring program for the endangered snail kite (Rostrhamus sociabilis plumbeus) with 44 density estimates of its primary prey, the Florida apple snail (Pomacea paludosa), collected by multiple, smaller-scale studies from 2002 to 2010. We found evidence that key components of kite breeding biology - nest density and the number of young fledged per successful nest - were positively related to snail density. Although previous studies have shown that densities greater than approximately 0.1-0.2 snails/m2 may be necessary to sustain profitable foraging and that capture times for individual foraging kites begin to level off as snail densities exceed approximately 0.4 snails/m 2, we found continued numerical responses in snail kite reproductive parameters at greater snail densities. At occupied sites (i.e., snail-sampling sites in which ≥1 snail kite nest was present within a 2-km radius during the primary sampling period: Mar-May), the average snail density was 0.45 snails/m2 (SE = 0.12, n = 17), whereas that of unoccupied sites was 0.12 snails/m2 (SE = 0.02, n = 27). Along the snail density gradient from 0.2 to 0.4 to 1.2 snails/m2, model predictions indicated that 1) the probability of site occupancy (by nesting kites) increased from 0.48 to 0.69 to 0.90, 2) local nest abundance of occupied sites increased from 4 to 7 to 16 nests, and 3) the probability of a successful nesting attempt fledging more than 1 young increased from 0.02 to 0.07 to 0.43. We found no evidence of a snail density effect on nest survival. Understanding the differential effects of snail density on various components of snail kite breeding biology is essential to the development and implementation of management tools used for snail kite conservation and Everglades restoration. © 2014 The Wildlife Society.","author":[{"dropping-particle":"","family":"Cattau","given":"Christopher E.","non-dropping-particle":"","parse-names":false,"suffix":""},{"dropping-particle":"","family":"Darby","given":"Philip C.","non-dropping-particle":"","parse-names":false,"suffix":""},{"dropping-particle":"","family":"Fletcher","given":"Robert J.","non-dropping-particle":"","parse-names":false,"suffix":""},{"dropping-particle":"","family":"Kitchens","given":"Wiley M.","non-dropping-particle":"","parse-names":false,"suffix":""}],"container-title":"Journal of Wildlife Management","id":"qGjOpFIO/28wtUbzH","issue":"4","issued":{"date-parts":[["2014"]]},"page":"620-631","title":"Reproductive responses of the endangered snail kite to variations in prey density","type":"article-journal","volume":"78"}}],"schema":"https://github.com/citation-style-language/schema/raw/master/csl-citation.json"} </w:instrText>
      </w:r>
      <w:r w:rsidR="004A3AB2">
        <w:rPr>
          <w:rStyle w:val="normaltextrun"/>
          <w:color w:val="000000"/>
          <w:shd w:val="clear" w:color="auto" w:fill="FFFFFF"/>
        </w:rPr>
        <w:fldChar w:fldCharType="separate"/>
      </w:r>
      <w:r w:rsidR="004A3AB2" w:rsidRPr="004A3AB2">
        <w:t>(</w:t>
      </w:r>
      <w:r w:rsidR="0025127C" w:rsidRPr="00524172">
        <w:rPr>
          <w:i/>
          <w:iCs/>
        </w:rPr>
        <w:t>Rostrhamus sociabilis</w:t>
      </w:r>
      <w:r w:rsidR="0025127C">
        <w:t xml:space="preserve">; </w:t>
      </w:r>
      <w:r w:rsidR="004A3AB2" w:rsidRPr="004A3AB2">
        <w:t>Cattau et al., 2014)</w:t>
      </w:r>
      <w:r w:rsidR="004A3AB2">
        <w:rPr>
          <w:rStyle w:val="normaltextrun"/>
          <w:color w:val="000000"/>
          <w:shd w:val="clear" w:color="auto" w:fill="FFFFFF"/>
        </w:rPr>
        <w:fldChar w:fldCharType="end"/>
      </w:r>
      <w:r w:rsidR="00324CFB">
        <w:rPr>
          <w:rStyle w:val="normaltextrun"/>
          <w:color w:val="000000"/>
          <w:shd w:val="clear" w:color="auto" w:fill="FFFFFF"/>
        </w:rPr>
        <w:t xml:space="preserve">, so understanding the conditions that can increase </w:t>
      </w:r>
      <w:del w:id="328" w:author="Nathan Dorn" w:date="2024-02-16T09:52:00Z">
        <w:r w:rsidR="00324CFB" w:rsidDel="008615A0">
          <w:rPr>
            <w:rStyle w:val="normaltextrun"/>
            <w:color w:val="000000"/>
            <w:shd w:val="clear" w:color="auto" w:fill="FFFFFF"/>
          </w:rPr>
          <w:delText>Florida Apple Snails</w:delText>
        </w:r>
      </w:del>
      <w:ins w:id="329" w:author="Nathan Dorn" w:date="2024-02-16T09:52:00Z">
        <w:r w:rsidR="008615A0">
          <w:rPr>
            <w:rStyle w:val="normaltextrun"/>
            <w:color w:val="000000"/>
            <w:shd w:val="clear" w:color="auto" w:fill="FFFFFF"/>
          </w:rPr>
          <w:t>FAS</w:t>
        </w:r>
      </w:ins>
      <w:r w:rsidR="00324CFB">
        <w:rPr>
          <w:rStyle w:val="normaltextrun"/>
          <w:color w:val="000000"/>
          <w:shd w:val="clear" w:color="auto" w:fill="FFFFFF"/>
        </w:rPr>
        <w:t xml:space="preserve"> population</w:t>
      </w:r>
      <w:ins w:id="330" w:author="Nathan Dorn" w:date="2024-02-16T09:52:00Z">
        <w:r w:rsidR="00FF03BC">
          <w:rPr>
            <w:rStyle w:val="normaltextrun"/>
            <w:color w:val="000000"/>
            <w:shd w:val="clear" w:color="auto" w:fill="FFFFFF"/>
          </w:rPr>
          <w:t xml:space="preserve"> densities</w:t>
        </w:r>
      </w:ins>
      <w:del w:id="331" w:author="Nathan Dorn" w:date="2024-02-16T09:52:00Z">
        <w:r w:rsidR="00324CFB" w:rsidDel="00FF03BC">
          <w:rPr>
            <w:rStyle w:val="normaltextrun"/>
            <w:color w:val="000000"/>
            <w:shd w:val="clear" w:color="auto" w:fill="FFFFFF"/>
          </w:rPr>
          <w:delText>s</w:delText>
        </w:r>
      </w:del>
      <w:r w:rsidR="00324CFB">
        <w:rPr>
          <w:rStyle w:val="normaltextrun"/>
          <w:color w:val="000000"/>
          <w:shd w:val="clear" w:color="auto" w:fill="FFFFFF"/>
        </w:rPr>
        <w:t xml:space="preserve"> is imperative.</w:t>
      </w:r>
      <w:r w:rsidR="00A72E1D">
        <w:rPr>
          <w:rStyle w:val="normaltextrun"/>
          <w:color w:val="000000"/>
          <w:shd w:val="clear" w:color="auto" w:fill="FFFFFF"/>
        </w:rPr>
        <w:t xml:space="preserve"> </w:t>
      </w:r>
      <w:commentRangeStart w:id="332"/>
      <w:ins w:id="333" w:author="Nathan Dorn" w:date="2024-02-16T09:55:00Z">
        <w:r w:rsidR="003022E8">
          <w:rPr>
            <w:rStyle w:val="normaltextrun"/>
            <w:color w:val="000000"/>
            <w:shd w:val="clear" w:color="auto" w:fill="FFFFFF"/>
          </w:rPr>
          <w:t>Snails grow from 3</w:t>
        </w:r>
      </w:ins>
      <w:ins w:id="334" w:author="Nathan Dorn" w:date="2024-02-16T10:38:00Z">
        <w:r w:rsidR="00A64E26">
          <w:rPr>
            <w:rStyle w:val="normaltextrun"/>
            <w:color w:val="000000"/>
            <w:shd w:val="clear" w:color="auto" w:fill="FFFFFF"/>
          </w:rPr>
          <w:t>-4</w:t>
        </w:r>
      </w:ins>
      <w:ins w:id="335" w:author="Nathan Dorn" w:date="2024-02-16T09:55:00Z">
        <w:r w:rsidR="003022E8">
          <w:rPr>
            <w:rStyle w:val="normaltextrun"/>
            <w:color w:val="000000"/>
            <w:shd w:val="clear" w:color="auto" w:fill="FFFFFF"/>
          </w:rPr>
          <w:t xml:space="preserve"> mm shell length (SL</w:t>
        </w:r>
      </w:ins>
      <w:ins w:id="336" w:author="Nathan Dorn" w:date="2024-02-16T09:54:00Z">
        <w:r w:rsidR="003022E8">
          <w:rPr>
            <w:rStyle w:val="normaltextrun"/>
            <w:color w:val="000000"/>
            <w:shd w:val="clear" w:color="auto" w:fill="FFFFFF"/>
          </w:rPr>
          <w:t>)</w:t>
        </w:r>
      </w:ins>
      <w:ins w:id="337" w:author="Nathan Dorn" w:date="2024-02-16T09:55:00Z">
        <w:r w:rsidR="003022E8">
          <w:rPr>
            <w:rStyle w:val="normaltextrun"/>
            <w:color w:val="000000"/>
            <w:shd w:val="clear" w:color="auto" w:fill="FFFFFF"/>
          </w:rPr>
          <w:t xml:space="preserve"> at hatching to &gt; 40 mm </w:t>
        </w:r>
      </w:ins>
      <w:ins w:id="338" w:author="Nathan Dorn" w:date="2024-02-16T09:56:00Z">
        <w:r w:rsidR="002B355B">
          <w:rPr>
            <w:rStyle w:val="normaltextrun"/>
            <w:color w:val="000000"/>
            <w:shd w:val="clear" w:color="auto" w:fill="FFFFFF"/>
          </w:rPr>
          <w:t xml:space="preserve">SL </w:t>
        </w:r>
      </w:ins>
      <w:ins w:id="339" w:author="Nathan Dorn" w:date="2024-02-16T09:55:00Z">
        <w:r w:rsidR="003022E8">
          <w:rPr>
            <w:rStyle w:val="normaltextrun"/>
            <w:color w:val="000000"/>
            <w:shd w:val="clear" w:color="auto" w:fill="FFFFFF"/>
          </w:rPr>
          <w:t xml:space="preserve">as </w:t>
        </w:r>
        <w:r w:rsidR="003022E8">
          <w:rPr>
            <w:rStyle w:val="normaltextrun"/>
            <w:color w:val="000000"/>
            <w:shd w:val="clear" w:color="auto" w:fill="FFFFFF"/>
          </w:rPr>
          <w:lastRenderedPageBreak/>
          <w:t xml:space="preserve">large adults </w:t>
        </w:r>
      </w:ins>
      <w:ins w:id="340" w:author="Nathan Dorn" w:date="2024-02-16T09:56:00Z">
        <w:r w:rsidR="003022E8">
          <w:rPr>
            <w:rStyle w:val="normaltextrun"/>
            <w:color w:val="000000"/>
            <w:shd w:val="clear" w:color="auto" w:fill="FFFFFF"/>
          </w:rPr>
          <w:t xml:space="preserve">and </w:t>
        </w:r>
        <w:r w:rsidR="002B355B">
          <w:rPr>
            <w:rStyle w:val="normaltextrun"/>
            <w:color w:val="000000"/>
            <w:shd w:val="clear" w:color="auto" w:fill="FFFFFF"/>
          </w:rPr>
          <w:t xml:space="preserve">do not live </w:t>
        </w:r>
      </w:ins>
      <w:ins w:id="341" w:author="Nathan Dorn" w:date="2024-02-16T10:38:00Z">
        <w:r w:rsidR="00A64E26">
          <w:rPr>
            <w:rStyle w:val="normaltextrun"/>
            <w:color w:val="000000"/>
            <w:shd w:val="clear" w:color="auto" w:fill="FFFFFF"/>
          </w:rPr>
          <w:t>beyond</w:t>
        </w:r>
      </w:ins>
      <w:ins w:id="342" w:author="Nathan Dorn" w:date="2024-02-16T09:56:00Z">
        <w:r w:rsidR="002B355B">
          <w:rPr>
            <w:rStyle w:val="normaltextrun"/>
            <w:color w:val="000000"/>
            <w:shd w:val="clear" w:color="auto" w:fill="FFFFFF"/>
          </w:rPr>
          <w:t xml:space="preserve"> 1.5 years. Juveniles</w:t>
        </w:r>
      </w:ins>
      <w:ins w:id="343" w:author="Nathan Dorn" w:date="2024-02-16T09:54:00Z">
        <w:r w:rsidR="003022E8">
          <w:rPr>
            <w:rStyle w:val="normaltextrun"/>
            <w:color w:val="000000"/>
            <w:shd w:val="clear" w:color="auto" w:fill="FFFFFF"/>
          </w:rPr>
          <w:t xml:space="preserve"> are prey </w:t>
        </w:r>
      </w:ins>
      <w:ins w:id="344" w:author="Nathan Dorn" w:date="2024-02-16T10:38:00Z">
        <w:r w:rsidR="00A64E26">
          <w:rPr>
            <w:rStyle w:val="normaltextrun"/>
            <w:color w:val="000000"/>
            <w:shd w:val="clear" w:color="auto" w:fill="FFFFFF"/>
          </w:rPr>
          <w:t>for</w:t>
        </w:r>
      </w:ins>
      <w:ins w:id="345" w:author="Nathan Dorn" w:date="2024-02-16T09:54:00Z">
        <w:r w:rsidR="003022E8">
          <w:rPr>
            <w:rStyle w:val="normaltextrun"/>
            <w:color w:val="000000"/>
            <w:shd w:val="clear" w:color="auto" w:fill="FFFFFF"/>
          </w:rPr>
          <w:t xml:space="preserve"> a diverse assemblage of </w:t>
        </w:r>
      </w:ins>
      <w:ins w:id="346" w:author="Nathan Dorn" w:date="2024-02-16T10:17:00Z">
        <w:r w:rsidR="00F55D02">
          <w:rPr>
            <w:rStyle w:val="normaltextrun"/>
            <w:color w:val="000000"/>
            <w:shd w:val="clear" w:color="auto" w:fill="FFFFFF"/>
          </w:rPr>
          <w:t xml:space="preserve">ectothermic </w:t>
        </w:r>
      </w:ins>
      <w:ins w:id="347" w:author="Nathan Dorn" w:date="2024-02-16T09:54:00Z">
        <w:r w:rsidR="003022E8">
          <w:rPr>
            <w:rStyle w:val="normaltextrun"/>
            <w:color w:val="000000"/>
            <w:shd w:val="clear" w:color="auto" w:fill="FFFFFF"/>
          </w:rPr>
          <w:t>a</w:t>
        </w:r>
      </w:ins>
      <w:ins w:id="348" w:author="Nathan Dorn" w:date="2024-02-16T09:55:00Z">
        <w:r w:rsidR="003022E8">
          <w:rPr>
            <w:rStyle w:val="normaltextrun"/>
            <w:color w:val="000000"/>
            <w:shd w:val="clear" w:color="auto" w:fill="FFFFFF"/>
          </w:rPr>
          <w:t xml:space="preserve">quatic predators </w:t>
        </w:r>
      </w:ins>
      <w:ins w:id="349" w:author="Nathan Dorn" w:date="2024-02-16T09:56:00Z">
        <w:r w:rsidR="002B355B">
          <w:rPr>
            <w:rStyle w:val="normaltextrun"/>
            <w:color w:val="000000"/>
            <w:shd w:val="clear" w:color="auto" w:fill="FFFFFF"/>
          </w:rPr>
          <w:t>(</w:t>
        </w:r>
      </w:ins>
      <w:ins w:id="350" w:author="Nathan Dorn" w:date="2024-02-16T10:31:00Z">
        <w:r w:rsidR="00790725">
          <w:rPr>
            <w:rStyle w:val="normaltextrun"/>
            <w:color w:val="000000"/>
            <w:shd w:val="clear" w:color="auto" w:fill="FFFFFF"/>
          </w:rPr>
          <w:t>see methods</w:t>
        </w:r>
      </w:ins>
      <w:ins w:id="351" w:author="Nathan Dorn" w:date="2024-02-16T09:56:00Z">
        <w:r w:rsidR="002B355B">
          <w:rPr>
            <w:rStyle w:val="normaltextrun"/>
            <w:color w:val="000000"/>
            <w:shd w:val="clear" w:color="auto" w:fill="FFFFFF"/>
          </w:rPr>
          <w:t xml:space="preserve">) </w:t>
        </w:r>
      </w:ins>
      <w:ins w:id="352" w:author="Nathan Dorn" w:date="2024-02-16T09:55:00Z">
        <w:r w:rsidR="003022E8">
          <w:rPr>
            <w:rStyle w:val="normaltextrun"/>
            <w:color w:val="000000"/>
            <w:shd w:val="clear" w:color="auto" w:fill="FFFFFF"/>
          </w:rPr>
          <w:t xml:space="preserve">while </w:t>
        </w:r>
      </w:ins>
      <w:ins w:id="353" w:author="Nathan Dorn" w:date="2024-02-16T10:31:00Z">
        <w:r w:rsidR="00790725">
          <w:rPr>
            <w:rStyle w:val="normaltextrun"/>
            <w:color w:val="000000"/>
            <w:shd w:val="clear" w:color="auto" w:fill="FFFFFF"/>
          </w:rPr>
          <w:t xml:space="preserve">adult </w:t>
        </w:r>
      </w:ins>
      <w:ins w:id="354" w:author="Nathan Dorn" w:date="2024-02-16T09:55:00Z">
        <w:r w:rsidR="003022E8">
          <w:rPr>
            <w:rStyle w:val="normaltextrun"/>
            <w:color w:val="000000"/>
            <w:shd w:val="clear" w:color="auto" w:fill="FFFFFF"/>
          </w:rPr>
          <w:t xml:space="preserve">snails </w:t>
        </w:r>
      </w:ins>
      <w:ins w:id="355" w:author="Nathan Dorn" w:date="2024-02-16T09:56:00Z">
        <w:r w:rsidR="002B355B">
          <w:rPr>
            <w:rStyle w:val="normaltextrun"/>
            <w:color w:val="000000"/>
            <w:shd w:val="clear" w:color="auto" w:fill="FFFFFF"/>
          </w:rPr>
          <w:t xml:space="preserve">are prey for </w:t>
        </w:r>
      </w:ins>
      <w:ins w:id="356" w:author="Nathan Dorn" w:date="2024-02-16T10:31:00Z">
        <w:r w:rsidR="00790725">
          <w:rPr>
            <w:rStyle w:val="normaltextrun"/>
            <w:color w:val="000000"/>
            <w:shd w:val="clear" w:color="auto" w:fill="FFFFFF"/>
          </w:rPr>
          <w:t xml:space="preserve">endotherms like </w:t>
        </w:r>
      </w:ins>
      <w:ins w:id="357" w:author="Nathan Dorn" w:date="2024-02-16T09:56:00Z">
        <w:r w:rsidR="002E2918">
          <w:rPr>
            <w:rStyle w:val="normaltextrun"/>
            <w:color w:val="000000"/>
            <w:shd w:val="clear" w:color="auto" w:fill="FFFFFF"/>
          </w:rPr>
          <w:t>Snail Kites</w:t>
        </w:r>
      </w:ins>
      <w:ins w:id="358" w:author="Nathan Dorn" w:date="2024-02-16T10:31:00Z">
        <w:r w:rsidR="00790725">
          <w:rPr>
            <w:rStyle w:val="normaltextrun"/>
            <w:color w:val="000000"/>
            <w:shd w:val="clear" w:color="auto" w:fill="FFFFFF"/>
          </w:rPr>
          <w:t xml:space="preserve"> and</w:t>
        </w:r>
      </w:ins>
      <w:ins w:id="359" w:author="Nathan Dorn" w:date="2024-02-16T09:57:00Z">
        <w:r w:rsidR="002E2918">
          <w:rPr>
            <w:rStyle w:val="normaltextrun"/>
            <w:color w:val="000000"/>
            <w:shd w:val="clear" w:color="auto" w:fill="FFFFFF"/>
          </w:rPr>
          <w:t xml:space="preserve"> limpkins</w:t>
        </w:r>
      </w:ins>
      <w:ins w:id="360" w:author="Nathan Dorn" w:date="2024-02-16T10:17:00Z">
        <w:r w:rsidR="00F55D02">
          <w:rPr>
            <w:rStyle w:val="normaltextrun"/>
            <w:color w:val="000000"/>
            <w:shd w:val="clear" w:color="auto" w:fill="FFFFFF"/>
          </w:rPr>
          <w:t xml:space="preserve"> (</w:t>
        </w:r>
      </w:ins>
      <w:ins w:id="361" w:author="Nathan Dorn" w:date="2024-02-16T10:18:00Z">
        <w:r w:rsidR="00DB5B9A" w:rsidRPr="00DB5B9A">
          <w:rPr>
            <w:rStyle w:val="lrzxr"/>
            <w:i/>
            <w:iCs/>
            <w:rPrChange w:id="362" w:author="Nathan Dorn" w:date="2024-02-16T10:18:00Z">
              <w:rPr>
                <w:rStyle w:val="lrzxr"/>
              </w:rPr>
            </w:rPrChange>
          </w:rPr>
          <w:t>Aramus guarauna</w:t>
        </w:r>
      </w:ins>
      <w:ins w:id="363" w:author="Nathan Dorn" w:date="2024-02-16T10:17:00Z">
        <w:r w:rsidR="00F55D02">
          <w:rPr>
            <w:rStyle w:val="normaltextrun"/>
            <w:color w:val="000000"/>
            <w:shd w:val="clear" w:color="auto" w:fill="FFFFFF"/>
          </w:rPr>
          <w:t>)</w:t>
        </w:r>
      </w:ins>
      <w:ins w:id="364" w:author="Nathan Dorn" w:date="2024-02-16T09:58:00Z">
        <w:r w:rsidR="00AB1E23">
          <w:rPr>
            <w:rStyle w:val="normaltextrun"/>
            <w:color w:val="000000"/>
            <w:shd w:val="clear" w:color="auto" w:fill="FFFFFF"/>
          </w:rPr>
          <w:t xml:space="preserve">.  </w:t>
        </w:r>
      </w:ins>
      <w:ins w:id="365" w:author="Nathan Dorn" w:date="2024-02-16T10:18:00Z">
        <w:r w:rsidR="00DB5B9A">
          <w:rPr>
            <w:rStyle w:val="normaltextrun"/>
            <w:color w:val="000000"/>
            <w:shd w:val="clear" w:color="auto" w:fill="FFFFFF"/>
          </w:rPr>
          <w:t>Survival</w:t>
        </w:r>
      </w:ins>
      <w:ins w:id="366" w:author="Nathan Dorn" w:date="2024-02-16T09:58:00Z">
        <w:r w:rsidR="00AB1E23">
          <w:rPr>
            <w:rStyle w:val="normaltextrun"/>
            <w:color w:val="000000"/>
            <w:shd w:val="clear" w:color="auto" w:fill="FFFFFF"/>
          </w:rPr>
          <w:t xml:space="preserve"> was predicted to be strongly size-dependent</w:t>
        </w:r>
      </w:ins>
      <w:ins w:id="367" w:author="Nathan Dorn" w:date="2024-02-16T10:18:00Z">
        <w:r w:rsidR="00DB5B9A">
          <w:rPr>
            <w:rStyle w:val="normaltextrun"/>
            <w:color w:val="000000"/>
            <w:shd w:val="clear" w:color="auto" w:fill="FFFFFF"/>
          </w:rPr>
          <w:t xml:space="preserve"> as juveniles reach a size refuge </w:t>
        </w:r>
      </w:ins>
      <w:ins w:id="368" w:author="Nathan Dorn" w:date="2024-02-16T10:38:00Z">
        <w:r w:rsidR="00A64E26">
          <w:rPr>
            <w:rStyle w:val="normaltextrun"/>
            <w:color w:val="000000"/>
            <w:shd w:val="clear" w:color="auto" w:fill="FFFFFF"/>
          </w:rPr>
          <w:t xml:space="preserve">from most aquatic predators </w:t>
        </w:r>
      </w:ins>
      <w:ins w:id="369" w:author="Nathan Dorn" w:date="2024-02-16T10:21:00Z">
        <w:r w:rsidR="00120CAB">
          <w:rPr>
            <w:rStyle w:val="normaltextrun"/>
            <w:color w:val="000000"/>
            <w:shd w:val="clear" w:color="auto" w:fill="FFFFFF"/>
          </w:rPr>
          <w:t>(</w:t>
        </w:r>
        <w:commentRangeStart w:id="370"/>
        <w:r w:rsidR="00120CAB">
          <w:rPr>
            <w:rStyle w:val="normaltextrun"/>
            <w:color w:val="000000"/>
            <w:shd w:val="clear" w:color="auto" w:fill="FFFFFF"/>
          </w:rPr>
          <w:t>11-12 mm SL; Valentine</w:t>
        </w:r>
      </w:ins>
      <w:ins w:id="371" w:author="Nathan Dorn" w:date="2024-02-16T10:22:00Z">
        <w:r w:rsidR="00E5437C">
          <w:rPr>
            <w:rStyle w:val="normaltextrun"/>
            <w:color w:val="000000"/>
            <w:shd w:val="clear" w:color="auto" w:fill="FFFFFF"/>
          </w:rPr>
          <w:t>-Darby et al. 2015)</w:t>
        </w:r>
      </w:ins>
      <w:commentRangeEnd w:id="370"/>
      <w:ins w:id="372" w:author="Nathan Dorn" w:date="2024-02-16T10:23:00Z">
        <w:r w:rsidR="00E5437C">
          <w:rPr>
            <w:rStyle w:val="CommentReference"/>
            <w:rFonts w:cstheme="minorBidi"/>
          </w:rPr>
          <w:commentReference w:id="370"/>
        </w:r>
      </w:ins>
      <w:ins w:id="373" w:author="Nathan Dorn" w:date="2024-02-16T09:58:00Z">
        <w:r w:rsidR="00AB1E23">
          <w:rPr>
            <w:rStyle w:val="normaltextrun"/>
            <w:color w:val="000000"/>
            <w:shd w:val="clear" w:color="auto" w:fill="FFFFFF"/>
          </w:rPr>
          <w:t xml:space="preserve">. </w:t>
        </w:r>
      </w:ins>
      <w:ins w:id="374" w:author="Nathan Dorn" w:date="2024-02-16T09:59:00Z">
        <w:r w:rsidR="005252A7">
          <w:rPr>
            <w:rStyle w:val="normaltextrun"/>
            <w:color w:val="000000"/>
            <w:shd w:val="clear" w:color="auto" w:fill="FFFFFF"/>
          </w:rPr>
          <w:t>Reproduction occurs</w:t>
        </w:r>
      </w:ins>
      <w:ins w:id="375" w:author="Nathan Dorn" w:date="2024-02-16T10:00:00Z">
        <w:r w:rsidR="005252A7">
          <w:rPr>
            <w:rStyle w:val="normaltextrun"/>
            <w:color w:val="000000"/>
            <w:shd w:val="clear" w:color="auto" w:fill="FFFFFF"/>
          </w:rPr>
          <w:t xml:space="preserve"> during both</w:t>
        </w:r>
      </w:ins>
      <w:ins w:id="376" w:author="Nathan Dorn" w:date="2024-02-16T09:59:00Z">
        <w:r w:rsidR="005252A7">
          <w:rPr>
            <w:rStyle w:val="normaltextrun"/>
            <w:color w:val="000000"/>
            <w:shd w:val="clear" w:color="auto" w:fill="FFFFFF"/>
          </w:rPr>
          <w:t xml:space="preserve"> </w:t>
        </w:r>
      </w:ins>
      <w:ins w:id="377" w:author="Nathan Dorn" w:date="2024-02-16T10:38:00Z">
        <w:r w:rsidR="00A64E26">
          <w:rPr>
            <w:rStyle w:val="normaltextrun"/>
            <w:color w:val="000000"/>
            <w:shd w:val="clear" w:color="auto" w:fill="FFFFFF"/>
          </w:rPr>
          <w:t>a</w:t>
        </w:r>
      </w:ins>
      <w:ins w:id="378" w:author="Nathan Dorn" w:date="2024-02-16T10:01:00Z">
        <w:r w:rsidR="00FE2606">
          <w:rPr>
            <w:rStyle w:val="normaltextrun"/>
            <w:color w:val="000000"/>
            <w:shd w:val="clear" w:color="auto" w:fill="FFFFFF"/>
          </w:rPr>
          <w:t xml:space="preserve"> </w:t>
        </w:r>
      </w:ins>
      <w:ins w:id="379" w:author="Nathan Dorn" w:date="2024-02-16T09:59:00Z">
        <w:r w:rsidR="005252A7">
          <w:rPr>
            <w:rStyle w:val="normaltextrun"/>
            <w:color w:val="000000"/>
            <w:shd w:val="clear" w:color="auto" w:fill="FFFFFF"/>
          </w:rPr>
          <w:t xml:space="preserve">cooler spring season (temps) </w:t>
        </w:r>
      </w:ins>
      <w:ins w:id="380" w:author="Nathan Dorn" w:date="2024-02-16T10:00:00Z">
        <w:r w:rsidR="005252A7">
          <w:rPr>
            <w:rStyle w:val="normaltextrun"/>
            <w:color w:val="000000"/>
            <w:shd w:val="clear" w:color="auto" w:fill="FFFFFF"/>
          </w:rPr>
          <w:t xml:space="preserve">with declining water depths </w:t>
        </w:r>
      </w:ins>
      <w:ins w:id="381" w:author="Nathan Dorn" w:date="2024-02-16T09:59:00Z">
        <w:r w:rsidR="005252A7">
          <w:rPr>
            <w:rStyle w:val="normaltextrun"/>
            <w:color w:val="000000"/>
            <w:shd w:val="clear" w:color="auto" w:fill="FFFFFF"/>
          </w:rPr>
          <w:t xml:space="preserve">and a </w:t>
        </w:r>
      </w:ins>
      <w:ins w:id="382" w:author="Nathan Dorn" w:date="2024-02-16T10:00:00Z">
        <w:r w:rsidR="005252A7">
          <w:rPr>
            <w:rStyle w:val="normaltextrun"/>
            <w:color w:val="000000"/>
            <w:shd w:val="clear" w:color="auto" w:fill="FFFFFF"/>
          </w:rPr>
          <w:t>warmer early summer (temps)</w:t>
        </w:r>
        <w:r w:rsidR="00FE2606">
          <w:rPr>
            <w:rStyle w:val="normaltextrun"/>
            <w:color w:val="000000"/>
            <w:shd w:val="clear" w:color="auto" w:fill="FFFFFF"/>
          </w:rPr>
          <w:t xml:space="preserve"> with rising water levels (early wet season)</w:t>
        </w:r>
        <w:r w:rsidR="005252A7">
          <w:rPr>
            <w:rStyle w:val="normaltextrun"/>
            <w:color w:val="000000"/>
            <w:shd w:val="clear" w:color="auto" w:fill="FFFFFF"/>
          </w:rPr>
          <w:t xml:space="preserve">. </w:t>
        </w:r>
      </w:ins>
      <w:ins w:id="383" w:author="Nathan Dorn" w:date="2024-02-16T09:56:00Z">
        <w:r w:rsidR="002E2918">
          <w:rPr>
            <w:rStyle w:val="normaltextrun"/>
            <w:color w:val="000000"/>
            <w:shd w:val="clear" w:color="auto" w:fill="FFFFFF"/>
          </w:rPr>
          <w:t xml:space="preserve"> </w:t>
        </w:r>
      </w:ins>
      <w:commentRangeEnd w:id="332"/>
      <w:ins w:id="384" w:author="Nathan Dorn" w:date="2024-02-16T10:24:00Z">
        <w:r w:rsidR="00E5437C">
          <w:rPr>
            <w:rStyle w:val="CommentReference"/>
            <w:rFonts w:cstheme="minorBidi"/>
          </w:rPr>
          <w:commentReference w:id="332"/>
        </w:r>
      </w:ins>
      <w:ins w:id="385" w:author="Nathan Dorn" w:date="2024-02-16T09:55:00Z">
        <w:r w:rsidR="003022E8">
          <w:rPr>
            <w:rStyle w:val="normaltextrun"/>
            <w:color w:val="000000"/>
            <w:shd w:val="clear" w:color="auto" w:fill="FFFFFF"/>
          </w:rPr>
          <w:t>(</w:t>
        </w:r>
      </w:ins>
      <w:del w:id="386" w:author="Nathan Dorn" w:date="2024-02-16T09:53:00Z">
        <w:r w:rsidR="00665D45" w:rsidDel="003022E8">
          <w:rPr>
            <w:rStyle w:val="normaltextrun"/>
            <w:color w:val="000000"/>
            <w:shd w:val="clear" w:color="auto" w:fill="FFFFFF"/>
          </w:rPr>
          <w:delText>F</w:delText>
        </w:r>
      </w:del>
      <w:del w:id="387" w:author="Nathan Dorn" w:date="2024-02-16T09:54:00Z">
        <w:r w:rsidR="00665D45" w:rsidDel="003022E8">
          <w:rPr>
            <w:rStyle w:val="normaltextrun"/>
            <w:color w:val="000000"/>
            <w:shd w:val="clear" w:color="auto" w:fill="FFFFFF"/>
          </w:rPr>
          <w:delText>or two different hydrologic regimes that affect reproduction, we</w:delText>
        </w:r>
        <w:r w:rsidR="00A72E1D" w:rsidDel="003022E8">
          <w:rPr>
            <w:rStyle w:val="normaltextrun"/>
            <w:color w:val="000000"/>
            <w:shd w:val="clear" w:color="auto" w:fill="FFFFFF"/>
          </w:rPr>
          <w:delText xml:space="preserve"> create </w:delText>
        </w:r>
        <w:r w:rsidR="00665D45" w:rsidDel="003022E8">
          <w:rPr>
            <w:rStyle w:val="normaltextrun"/>
            <w:color w:val="000000"/>
            <w:shd w:val="clear" w:color="auto" w:fill="FFFFFF"/>
          </w:rPr>
          <w:delText>zero-</w:delText>
        </w:r>
        <w:r w:rsidR="00A72E1D" w:rsidDel="003022E8">
          <w:rPr>
            <w:rStyle w:val="normaltextrun"/>
            <w:color w:val="000000"/>
            <w:shd w:val="clear" w:color="auto" w:fill="FFFFFF"/>
          </w:rPr>
          <w:delText>population growth isocline</w:delText>
        </w:r>
        <w:r w:rsidR="00665D45" w:rsidDel="003022E8">
          <w:rPr>
            <w:rStyle w:val="normaltextrun"/>
            <w:color w:val="000000"/>
            <w:shd w:val="clear" w:color="auto" w:fill="FFFFFF"/>
          </w:rPr>
          <w:delText>s by</w:delText>
        </w:r>
        <w:r w:rsidR="00A72E1D" w:rsidDel="003022E8">
          <w:rPr>
            <w:rStyle w:val="normaltextrun"/>
            <w:color w:val="000000"/>
            <w:shd w:val="clear" w:color="auto" w:fill="FFFFFF"/>
          </w:rPr>
          <w:delText xml:space="preserve"> re-cod</w:delText>
        </w:r>
        <w:r w:rsidR="00665D45" w:rsidDel="003022E8">
          <w:rPr>
            <w:rStyle w:val="normaltextrun"/>
            <w:color w:val="000000"/>
            <w:shd w:val="clear" w:color="auto" w:fill="FFFFFF"/>
          </w:rPr>
          <w:delText>ing</w:delText>
        </w:r>
        <w:r w:rsidR="00A72E1D" w:rsidDel="003022E8">
          <w:rPr>
            <w:rStyle w:val="normaltextrun"/>
            <w:color w:val="000000"/>
            <w:shd w:val="clear" w:color="auto" w:fill="FFFFFF"/>
          </w:rPr>
          <w:delText xml:space="preserve"> a published size-structured population model </w:delText>
        </w:r>
        <w:r w:rsidR="00324CFB" w:rsidDel="003022E8">
          <w:rPr>
            <w:rStyle w:val="normaltextrun"/>
            <w:color w:val="000000"/>
            <w:shd w:val="clear" w:color="auto" w:fill="FFFFFF"/>
          </w:rPr>
          <w:delText xml:space="preserve">of the Florida Apple Snail </w:delText>
        </w:r>
        <w:r w:rsidR="00A72E1D" w:rsidRPr="00A72E1D" w:rsidDel="003022E8">
          <w:rPr>
            <w:rStyle w:val="normaltextrun"/>
            <w:color w:val="000000"/>
          </w:rPr>
          <w:delText>(Darby et al., 2015)</w:delText>
        </w:r>
        <w:r w:rsidR="00A72E1D" w:rsidDel="003022E8">
          <w:rPr>
            <w:rStyle w:val="normaltextrun"/>
            <w:color w:val="000000"/>
            <w:shd w:val="clear" w:color="auto" w:fill="FFFFFF"/>
          </w:rPr>
          <w:delText xml:space="preserve"> and </w:delText>
        </w:r>
        <w:r w:rsidR="00C74822" w:rsidDel="003022E8">
          <w:rPr>
            <w:rStyle w:val="normaltextrun"/>
            <w:color w:val="000000"/>
            <w:shd w:val="clear" w:color="auto" w:fill="FFFFFF"/>
          </w:rPr>
          <w:delText>exploring</w:delText>
        </w:r>
        <w:r w:rsidR="00A72E1D" w:rsidDel="003022E8">
          <w:rPr>
            <w:rStyle w:val="normaltextrun"/>
            <w:color w:val="000000"/>
            <w:shd w:val="clear" w:color="auto" w:fill="FFFFFF"/>
          </w:rPr>
          <w:delText xml:space="preserve"> the combinations of development and </w:delText>
        </w:r>
        <w:r w:rsidR="00717078" w:rsidDel="003022E8">
          <w:rPr>
            <w:rStyle w:val="normaltextrun"/>
            <w:color w:val="000000"/>
            <w:shd w:val="clear" w:color="auto" w:fill="FFFFFF"/>
          </w:rPr>
          <w:delText>survival</w:delText>
        </w:r>
        <w:r w:rsidR="00A72E1D" w:rsidDel="003022E8">
          <w:rPr>
            <w:rStyle w:val="normaltextrun"/>
            <w:color w:val="000000"/>
            <w:shd w:val="clear" w:color="auto" w:fill="FFFFFF"/>
          </w:rPr>
          <w:delText xml:space="preserve"> that </w:delText>
        </w:r>
        <w:r w:rsidR="00717078" w:rsidDel="003022E8">
          <w:rPr>
            <w:rStyle w:val="normaltextrun"/>
            <w:color w:val="000000"/>
            <w:shd w:val="clear" w:color="auto" w:fill="FFFFFF"/>
          </w:rPr>
          <w:delText>prohibit</w:delText>
        </w:r>
        <w:r w:rsidR="00A72E1D" w:rsidDel="003022E8">
          <w:rPr>
            <w:rStyle w:val="normaltextrun"/>
            <w:color w:val="000000"/>
            <w:shd w:val="clear" w:color="auto" w:fill="FFFFFF"/>
          </w:rPr>
          <w:delText xml:space="preserve"> population</w:delText>
        </w:r>
        <w:r w:rsidR="00717078" w:rsidDel="003022E8">
          <w:rPr>
            <w:rStyle w:val="normaltextrun"/>
            <w:color w:val="000000"/>
            <w:shd w:val="clear" w:color="auto" w:fill="FFFFFF"/>
          </w:rPr>
          <w:delText xml:space="preserve"> growth</w:delText>
        </w:r>
        <w:r w:rsidR="00A72E1D" w:rsidDel="003022E8">
          <w:rPr>
            <w:rStyle w:val="normaltextrun"/>
            <w:color w:val="000000"/>
            <w:shd w:val="clear" w:color="auto" w:fill="FFFFFF"/>
          </w:rPr>
          <w:delText xml:space="preserve">.  We measured season-dependent </w:delText>
        </w:r>
        <w:r w:rsidR="004D01C4" w:rsidDel="003022E8">
          <w:rPr>
            <w:rStyle w:val="normaltextrun"/>
            <w:color w:val="000000"/>
            <w:shd w:val="clear" w:color="auto" w:fill="FFFFFF"/>
          </w:rPr>
          <w:delText>survival</w:delText>
        </w:r>
        <w:r w:rsidR="00A72E1D" w:rsidDel="003022E8">
          <w:rPr>
            <w:rStyle w:val="normaltextrun"/>
            <w:color w:val="000000"/>
            <w:shd w:val="clear" w:color="auto" w:fill="FFFFFF"/>
          </w:rPr>
          <w:delText xml:space="preserve"> and development</w:delText>
        </w:r>
        <w:r w:rsidR="003622EC" w:rsidDel="003022E8">
          <w:rPr>
            <w:rStyle w:val="normaltextrun"/>
            <w:color w:val="000000"/>
            <w:shd w:val="clear" w:color="auto" w:fill="FFFFFF"/>
          </w:rPr>
          <w:delText xml:space="preserve"> in</w:delText>
        </w:r>
        <w:r w:rsidR="004D01C4" w:rsidDel="003022E8">
          <w:rPr>
            <w:rStyle w:val="normaltextrun"/>
            <w:color w:val="000000"/>
            <w:shd w:val="clear" w:color="auto" w:fill="FFFFFF"/>
          </w:rPr>
          <w:delText xml:space="preserve"> </w:delText>
        </w:r>
        <w:r w:rsidR="00D57032" w:rsidDel="003022E8">
          <w:rPr>
            <w:rStyle w:val="normaltextrun"/>
            <w:color w:val="000000"/>
            <w:shd w:val="clear" w:color="auto" w:fill="FFFFFF"/>
          </w:rPr>
          <w:delText>e</w:delText>
        </w:r>
        <w:r w:rsidR="00CC1BA5" w:rsidDel="003022E8">
          <w:rPr>
            <w:rStyle w:val="normaltextrun"/>
            <w:color w:val="000000"/>
            <w:shd w:val="clear" w:color="auto" w:fill="FFFFFF"/>
          </w:rPr>
          <w:delText xml:space="preserve">xperimental and </w:delText>
        </w:r>
        <w:r w:rsidR="008D628C" w:rsidDel="003022E8">
          <w:rPr>
            <w:rStyle w:val="normaltextrun"/>
            <w:color w:val="000000"/>
            <w:shd w:val="clear" w:color="auto" w:fill="FFFFFF"/>
          </w:rPr>
          <w:delText>natural</w:delText>
        </w:r>
        <w:r w:rsidR="00CC1BA5" w:rsidDel="003022E8">
          <w:rPr>
            <w:rStyle w:val="normaltextrun"/>
            <w:color w:val="000000"/>
            <w:shd w:val="clear" w:color="auto" w:fill="FFFFFF"/>
          </w:rPr>
          <w:delText xml:space="preserve"> </w:delText>
        </w:r>
        <w:r w:rsidR="004D01C4" w:rsidDel="003022E8">
          <w:rPr>
            <w:rStyle w:val="normaltextrun"/>
            <w:color w:val="000000"/>
            <w:shd w:val="clear" w:color="auto" w:fill="FFFFFF"/>
          </w:rPr>
          <w:delText>wetlands</w:delText>
        </w:r>
        <w:r w:rsidR="00A72E1D" w:rsidDel="003022E8">
          <w:rPr>
            <w:rStyle w:val="normaltextrun"/>
            <w:color w:val="000000"/>
            <w:shd w:val="clear" w:color="auto" w:fill="FFFFFF"/>
          </w:rPr>
          <w:delText xml:space="preserve"> to compare </w:delText>
        </w:r>
        <w:r w:rsidR="00B14DCC" w:rsidDel="003022E8">
          <w:rPr>
            <w:rStyle w:val="normaltextrun"/>
            <w:color w:val="000000"/>
            <w:shd w:val="clear" w:color="auto" w:fill="FFFFFF"/>
          </w:rPr>
          <w:delText>to the</w:delText>
        </w:r>
        <w:r w:rsidR="00A72E1D" w:rsidDel="003022E8">
          <w:rPr>
            <w:rStyle w:val="normaltextrun"/>
            <w:color w:val="000000"/>
            <w:shd w:val="clear" w:color="auto" w:fill="FFFFFF"/>
          </w:rPr>
          <w:delText xml:space="preserve"> isocline</w:delText>
        </w:r>
        <w:r w:rsidR="003622EC" w:rsidDel="003022E8">
          <w:rPr>
            <w:rStyle w:val="normaltextrun"/>
            <w:color w:val="000000"/>
            <w:shd w:val="clear" w:color="auto" w:fill="FFFFFF"/>
          </w:rPr>
          <w:delText>s</w:delText>
        </w:r>
        <w:r w:rsidR="00A72E1D" w:rsidDel="003022E8">
          <w:rPr>
            <w:rStyle w:val="normaltextrun"/>
            <w:color w:val="000000"/>
            <w:shd w:val="clear" w:color="auto" w:fill="FFFFFF"/>
          </w:rPr>
          <w:delText xml:space="preserve">. While measuring </w:delText>
        </w:r>
        <w:r w:rsidR="00B14DCC" w:rsidDel="003022E8">
          <w:rPr>
            <w:rStyle w:val="normaltextrun"/>
            <w:color w:val="000000"/>
            <w:shd w:val="clear" w:color="auto" w:fill="FFFFFF"/>
          </w:rPr>
          <w:delText>survival</w:delText>
        </w:r>
        <w:r w:rsidR="00A72E1D" w:rsidDel="003022E8">
          <w:rPr>
            <w:rStyle w:val="normaltextrun"/>
            <w:color w:val="000000"/>
            <w:shd w:val="clear" w:color="auto" w:fill="FFFFFF"/>
          </w:rPr>
          <w:delText xml:space="preserve"> in the field, </w:delText>
        </w:r>
        <w:r w:rsidR="005D7A04" w:rsidDel="003022E8">
          <w:rPr>
            <w:rStyle w:val="normaltextrun"/>
            <w:color w:val="000000"/>
            <w:shd w:val="clear" w:color="auto" w:fill="FFFFFF"/>
          </w:rPr>
          <w:delText>we</w:delText>
        </w:r>
        <w:r w:rsidR="00A72E1D" w:rsidDel="003022E8">
          <w:rPr>
            <w:rStyle w:val="normaltextrun"/>
            <w:color w:val="000000"/>
            <w:shd w:val="clear" w:color="auto" w:fill="FFFFFF"/>
          </w:rPr>
          <w:delText xml:space="preserve"> identified types/sources of mortality from tethering remains and used independent observations of predator communities and their diets to identify key predators responsible for seasonal </w:delText>
        </w:r>
        <w:r w:rsidR="00B14DCC" w:rsidDel="003022E8">
          <w:rPr>
            <w:rStyle w:val="normaltextrun"/>
            <w:color w:val="000000"/>
            <w:shd w:val="clear" w:color="auto" w:fill="FFFFFF"/>
          </w:rPr>
          <w:delText>survival</w:delText>
        </w:r>
        <w:r w:rsidR="00A72E1D" w:rsidDel="003022E8">
          <w:rPr>
            <w:rStyle w:val="normaltextrun"/>
            <w:color w:val="000000"/>
            <w:shd w:val="clear" w:color="auto" w:fill="FFFFFF"/>
          </w:rPr>
          <w:delText xml:space="preserve"> patterns. </w:delText>
        </w:r>
        <w:r w:rsidR="00A72E1D" w:rsidDel="003022E8">
          <w:rPr>
            <w:rStyle w:val="eop"/>
            <w:color w:val="000000"/>
            <w:shd w:val="clear" w:color="auto" w:fill="FFFFFF"/>
          </w:rPr>
          <w:delText> </w:delText>
        </w:r>
      </w:del>
      <w:del w:id="388" w:author="Nathan Dorn" w:date="2024-02-16T09:59:00Z">
        <w:r w:rsidR="00104F7D" w:rsidDel="00A178BC">
          <w:rPr>
            <w:rStyle w:val="eop"/>
            <w:color w:val="000000"/>
            <w:shd w:val="clear" w:color="auto" w:fill="FFFFFF"/>
          </w:rPr>
          <w:delText xml:space="preserve">We </w:delText>
        </w:r>
      </w:del>
      <w:ins w:id="389" w:author="Nathan Dorn" w:date="2024-02-16T10:01:00Z">
        <w:r w:rsidR="00FE2606">
          <w:rPr>
            <w:rStyle w:val="eop"/>
            <w:color w:val="000000"/>
            <w:shd w:val="clear" w:color="auto" w:fill="FFFFFF"/>
          </w:rPr>
          <w:t>Based on theoretical considerations</w:t>
        </w:r>
        <w:r w:rsidR="00FF07C2">
          <w:rPr>
            <w:rStyle w:val="eop"/>
            <w:color w:val="000000"/>
            <w:shd w:val="clear" w:color="auto" w:fill="FFFFFF"/>
          </w:rPr>
          <w:t>,</w:t>
        </w:r>
      </w:ins>
      <w:ins w:id="390" w:author="Nathan Dorn" w:date="2024-02-16T10:39:00Z">
        <w:r w:rsidR="00A64E26">
          <w:rPr>
            <w:rStyle w:val="eop"/>
            <w:color w:val="000000"/>
            <w:shd w:val="clear" w:color="auto" w:fill="FFFFFF"/>
          </w:rPr>
          <w:t xml:space="preserve"> we predict</w:t>
        </w:r>
        <w:r w:rsidR="0006683B">
          <w:rPr>
            <w:rStyle w:val="eop"/>
            <w:color w:val="000000"/>
            <w:shd w:val="clear" w:color="auto" w:fill="FFFFFF"/>
          </w:rPr>
          <w:t>ed that warmer temperatures in the early wet season would decrease juvenile survival unless</w:t>
        </w:r>
      </w:ins>
      <w:ins w:id="391" w:author="Nathan Dorn" w:date="2024-02-16T10:40:00Z">
        <w:r w:rsidR="0006683B">
          <w:rPr>
            <w:rStyle w:val="eop"/>
            <w:color w:val="000000"/>
            <w:shd w:val="clear" w:color="auto" w:fill="FFFFFF"/>
          </w:rPr>
          <w:t xml:space="preserve"> </w:t>
        </w:r>
      </w:ins>
      <w:del w:id="392" w:author="Nathan Dorn" w:date="2024-02-16T09:59:00Z">
        <w:r w:rsidR="00104F7D" w:rsidDel="00A178BC">
          <w:rPr>
            <w:rStyle w:val="eop"/>
            <w:color w:val="000000"/>
            <w:shd w:val="clear" w:color="auto" w:fill="FFFFFF"/>
          </w:rPr>
          <w:delText xml:space="preserve">predict that </w:delText>
        </w:r>
      </w:del>
      <w:del w:id="393" w:author="Nathan Dorn" w:date="2024-02-16T10:01:00Z">
        <w:r w:rsidR="00260731" w:rsidDel="00FE2606">
          <w:rPr>
            <w:rStyle w:val="eop"/>
            <w:color w:val="000000"/>
            <w:shd w:val="clear" w:color="auto" w:fill="FFFFFF"/>
          </w:rPr>
          <w:delText xml:space="preserve">if </w:delText>
        </w:r>
      </w:del>
      <w:r w:rsidR="00260731">
        <w:rPr>
          <w:rStyle w:val="eop"/>
          <w:color w:val="000000"/>
          <w:shd w:val="clear" w:color="auto" w:fill="FFFFFF"/>
        </w:rPr>
        <w:t xml:space="preserve">predator </w:t>
      </w:r>
      <w:ins w:id="394" w:author="Nathan Dorn" w:date="2024-02-16T09:59:00Z">
        <w:r w:rsidR="00A178BC">
          <w:rPr>
            <w:rStyle w:val="eop"/>
            <w:color w:val="000000"/>
            <w:shd w:val="clear" w:color="auto" w:fill="FFFFFF"/>
          </w:rPr>
          <w:t xml:space="preserve">density </w:t>
        </w:r>
        <w:r w:rsidR="005252A7">
          <w:rPr>
            <w:rStyle w:val="eop"/>
            <w:color w:val="000000"/>
            <w:shd w:val="clear" w:color="auto" w:fill="FFFFFF"/>
          </w:rPr>
          <w:t xml:space="preserve">or </w:t>
        </w:r>
      </w:ins>
      <w:r w:rsidR="00260731">
        <w:rPr>
          <w:rStyle w:val="eop"/>
          <w:color w:val="000000"/>
          <w:shd w:val="clear" w:color="auto" w:fill="FFFFFF"/>
        </w:rPr>
        <w:t xml:space="preserve">composition </w:t>
      </w:r>
      <w:del w:id="395" w:author="Nathan Dorn" w:date="2024-02-16T09:59:00Z">
        <w:r w:rsidR="00260731" w:rsidDel="005252A7">
          <w:rPr>
            <w:rStyle w:val="eop"/>
            <w:color w:val="000000"/>
            <w:shd w:val="clear" w:color="auto" w:fill="FFFFFF"/>
          </w:rPr>
          <w:delText>does</w:delText>
        </w:r>
      </w:del>
      <w:del w:id="396" w:author="Nathan Dorn" w:date="2024-02-16T10:40:00Z">
        <w:r w:rsidR="00260731" w:rsidDel="0006683B">
          <w:rPr>
            <w:rStyle w:val="eop"/>
            <w:color w:val="000000"/>
            <w:shd w:val="clear" w:color="auto" w:fill="FFFFFF"/>
          </w:rPr>
          <w:delText xml:space="preserve"> not change</w:delText>
        </w:r>
      </w:del>
      <w:ins w:id="397" w:author="Nathan Dorn" w:date="2024-02-16T10:40:00Z">
        <w:r w:rsidR="0006683B">
          <w:rPr>
            <w:rStyle w:val="eop"/>
            <w:color w:val="000000"/>
            <w:shd w:val="clear" w:color="auto" w:fill="FFFFFF"/>
          </w:rPr>
          <w:t>varied</w:t>
        </w:r>
      </w:ins>
      <w:r w:rsidR="00260731">
        <w:rPr>
          <w:rStyle w:val="eop"/>
          <w:color w:val="000000"/>
          <w:shd w:val="clear" w:color="auto" w:fill="FFFFFF"/>
        </w:rPr>
        <w:t xml:space="preserve"> between seasons</w:t>
      </w:r>
      <w:del w:id="398" w:author="Nathan Dorn" w:date="2024-02-16T10:40:00Z">
        <w:r w:rsidR="008D628C" w:rsidDel="0006683B">
          <w:rPr>
            <w:rStyle w:val="eop"/>
            <w:color w:val="000000"/>
            <w:shd w:val="clear" w:color="auto" w:fill="FFFFFF"/>
          </w:rPr>
          <w:delText xml:space="preserve"> </w:delText>
        </w:r>
        <w:commentRangeStart w:id="399"/>
        <w:r w:rsidR="006462AA" w:rsidDel="0006683B">
          <w:rPr>
            <w:rStyle w:val="eop"/>
            <w:color w:val="000000"/>
            <w:shd w:val="clear" w:color="auto" w:fill="FFFFFF"/>
          </w:rPr>
          <w:delText xml:space="preserve">prey </w:delText>
        </w:r>
      </w:del>
      <w:del w:id="400" w:author="Nathan Dorn" w:date="2024-02-16T10:02:00Z">
        <w:r w:rsidR="006462AA" w:rsidDel="00FF07C2">
          <w:rPr>
            <w:rStyle w:val="eop"/>
            <w:color w:val="000000"/>
            <w:shd w:val="clear" w:color="auto" w:fill="FFFFFF"/>
          </w:rPr>
          <w:delText>size</w:delText>
        </w:r>
        <w:r w:rsidR="001A01C0" w:rsidDel="00FF07C2">
          <w:rPr>
            <w:rStyle w:val="eop"/>
            <w:color w:val="000000"/>
            <w:shd w:val="clear" w:color="auto" w:fill="FFFFFF"/>
          </w:rPr>
          <w:delText>-</w:delText>
        </w:r>
        <w:r w:rsidR="006462AA" w:rsidDel="00FF07C2">
          <w:rPr>
            <w:rStyle w:val="eop"/>
            <w:color w:val="000000"/>
            <w:shd w:val="clear" w:color="auto" w:fill="FFFFFF"/>
          </w:rPr>
          <w:delText>dependent s</w:delText>
        </w:r>
      </w:del>
      <w:del w:id="401" w:author="Nathan Dorn" w:date="2024-02-16T10:40:00Z">
        <w:r w:rsidR="006462AA" w:rsidDel="0006683B">
          <w:rPr>
            <w:rStyle w:val="eop"/>
            <w:color w:val="000000"/>
            <w:shd w:val="clear" w:color="auto" w:fill="FFFFFF"/>
          </w:rPr>
          <w:delText>urvival</w:delText>
        </w:r>
        <w:r w:rsidR="00244CEB" w:rsidDel="0006683B">
          <w:rPr>
            <w:rStyle w:val="eop"/>
            <w:color w:val="000000"/>
            <w:shd w:val="clear" w:color="auto" w:fill="FFFFFF"/>
          </w:rPr>
          <w:delText xml:space="preserve"> </w:delText>
        </w:r>
        <w:commentRangeEnd w:id="399"/>
        <w:r w:rsidR="00982E10" w:rsidDel="0006683B">
          <w:rPr>
            <w:rStyle w:val="CommentReference"/>
            <w:rFonts w:cstheme="minorBidi"/>
          </w:rPr>
          <w:commentReference w:id="399"/>
        </w:r>
      </w:del>
      <w:del w:id="402" w:author="Nathan Dorn" w:date="2024-02-16T10:02:00Z">
        <w:r w:rsidR="00244CEB" w:rsidDel="00FF07C2">
          <w:rPr>
            <w:rStyle w:val="eop"/>
            <w:color w:val="000000"/>
            <w:shd w:val="clear" w:color="auto" w:fill="FFFFFF"/>
          </w:rPr>
          <w:delText>w</w:delText>
        </w:r>
      </w:del>
      <w:del w:id="403" w:author="Nathan Dorn" w:date="2024-02-16T10:40:00Z">
        <w:r w:rsidR="00244CEB" w:rsidDel="0006683B">
          <w:rPr>
            <w:rStyle w:val="eop"/>
            <w:color w:val="000000"/>
            <w:shd w:val="clear" w:color="auto" w:fill="FFFFFF"/>
          </w:rPr>
          <w:delText xml:space="preserve">ould </w:delText>
        </w:r>
        <w:r w:rsidR="006462AA" w:rsidDel="0006683B">
          <w:rPr>
            <w:rStyle w:val="eop"/>
            <w:color w:val="000000"/>
            <w:shd w:val="clear" w:color="auto" w:fill="FFFFFF"/>
          </w:rPr>
          <w:delText>decrease across all sizes</w:delText>
        </w:r>
        <w:r w:rsidR="00244CEB" w:rsidDel="0006683B">
          <w:rPr>
            <w:rStyle w:val="eop"/>
            <w:color w:val="000000"/>
            <w:shd w:val="clear" w:color="auto" w:fill="FFFFFF"/>
          </w:rPr>
          <w:delText xml:space="preserve"> </w:delText>
        </w:r>
        <w:r w:rsidR="001F2A42" w:rsidDel="0006683B">
          <w:rPr>
            <w:rStyle w:val="eop"/>
            <w:color w:val="000000"/>
            <w:shd w:val="clear" w:color="auto" w:fill="FFFFFF"/>
          </w:rPr>
          <w:delText xml:space="preserve">in the </w:delText>
        </w:r>
        <w:r w:rsidR="00661A57" w:rsidDel="0006683B">
          <w:rPr>
            <w:rStyle w:val="eop"/>
            <w:color w:val="000000"/>
            <w:shd w:val="clear" w:color="auto" w:fill="FFFFFF"/>
          </w:rPr>
          <w:delText>wet</w:delText>
        </w:r>
        <w:r w:rsidR="001F2A42" w:rsidDel="0006683B">
          <w:rPr>
            <w:rStyle w:val="eop"/>
            <w:color w:val="000000"/>
            <w:shd w:val="clear" w:color="auto" w:fill="FFFFFF"/>
          </w:rPr>
          <w:delText xml:space="preserve"> season</w:delText>
        </w:r>
        <w:r w:rsidR="006462AA" w:rsidDel="0006683B">
          <w:rPr>
            <w:rStyle w:val="eop"/>
            <w:color w:val="000000"/>
            <w:shd w:val="clear" w:color="auto" w:fill="FFFFFF"/>
          </w:rPr>
          <w:delText xml:space="preserve"> because of increased </w:delText>
        </w:r>
        <w:r w:rsidR="001E57B4" w:rsidDel="0006683B">
          <w:rPr>
            <w:rStyle w:val="eop"/>
            <w:color w:val="000000"/>
            <w:shd w:val="clear" w:color="auto" w:fill="FFFFFF"/>
          </w:rPr>
          <w:delText xml:space="preserve">per-capita </w:delText>
        </w:r>
        <w:r w:rsidR="006462AA" w:rsidDel="0006683B">
          <w:rPr>
            <w:rStyle w:val="eop"/>
            <w:color w:val="000000"/>
            <w:shd w:val="clear" w:color="auto" w:fill="FFFFFF"/>
          </w:rPr>
          <w:delText xml:space="preserve">predator </w:delText>
        </w:r>
        <w:r w:rsidR="00D103B2" w:rsidDel="0006683B">
          <w:rPr>
            <w:rStyle w:val="eop"/>
            <w:color w:val="000000"/>
            <w:shd w:val="clear" w:color="auto" w:fill="FFFFFF"/>
          </w:rPr>
          <w:delText>foraging rates</w:delText>
        </w:r>
        <w:r w:rsidR="001A01C0" w:rsidDel="0006683B">
          <w:rPr>
            <w:rStyle w:val="eop"/>
            <w:color w:val="000000"/>
            <w:shd w:val="clear" w:color="auto" w:fill="FFFFFF"/>
          </w:rPr>
          <w:delText xml:space="preserve"> associated </w:delText>
        </w:r>
        <w:r w:rsidR="00B547F8" w:rsidDel="0006683B">
          <w:rPr>
            <w:rStyle w:val="eop"/>
            <w:color w:val="000000"/>
            <w:shd w:val="clear" w:color="auto" w:fill="FFFFFF"/>
          </w:rPr>
          <w:delText>with</w:delText>
        </w:r>
        <w:r w:rsidR="001A01C0" w:rsidDel="0006683B">
          <w:rPr>
            <w:rStyle w:val="eop"/>
            <w:color w:val="000000"/>
            <w:shd w:val="clear" w:color="auto" w:fill="FFFFFF"/>
          </w:rPr>
          <w:delText xml:space="preserve"> warmer </w:delText>
        </w:r>
        <w:r w:rsidR="00B547F8" w:rsidDel="0006683B">
          <w:rPr>
            <w:rStyle w:val="eop"/>
            <w:color w:val="000000"/>
            <w:shd w:val="clear" w:color="auto" w:fill="FFFFFF"/>
          </w:rPr>
          <w:delText>temperature</w:delText>
        </w:r>
        <w:r w:rsidR="00223734" w:rsidDel="0006683B">
          <w:rPr>
            <w:rStyle w:val="eop"/>
            <w:color w:val="000000"/>
            <w:shd w:val="clear" w:color="auto" w:fill="FFFFFF"/>
          </w:rPr>
          <w:delText>s</w:delText>
        </w:r>
      </w:del>
      <w:r w:rsidR="00E9051D">
        <w:rPr>
          <w:rStyle w:val="eop"/>
          <w:color w:val="000000"/>
          <w:shd w:val="clear" w:color="auto" w:fill="FFFFFF"/>
        </w:rPr>
        <w:t xml:space="preserve">. </w:t>
      </w:r>
      <w:del w:id="404" w:author="Nathan Dorn" w:date="2024-02-16T10:40:00Z">
        <w:r w:rsidR="00E9051D" w:rsidDel="0006683B">
          <w:rPr>
            <w:rStyle w:val="eop"/>
            <w:color w:val="000000"/>
            <w:shd w:val="clear" w:color="auto" w:fill="FFFFFF"/>
          </w:rPr>
          <w:delText>But i</w:delText>
        </w:r>
      </w:del>
      <w:ins w:id="405" w:author="Nathan Dorn" w:date="2024-02-16T10:40:00Z">
        <w:r w:rsidR="0006683B">
          <w:rPr>
            <w:rStyle w:val="eop"/>
            <w:color w:val="000000"/>
            <w:shd w:val="clear" w:color="auto" w:fill="FFFFFF"/>
          </w:rPr>
          <w:t>If</w:t>
        </w:r>
      </w:ins>
      <w:del w:id="406" w:author="Nathan Dorn" w:date="2024-02-16T10:40:00Z">
        <w:r w:rsidR="00E9051D" w:rsidDel="0006683B">
          <w:rPr>
            <w:rStyle w:val="eop"/>
            <w:color w:val="000000"/>
            <w:shd w:val="clear" w:color="auto" w:fill="FFFFFF"/>
          </w:rPr>
          <w:delText>f</w:delText>
        </w:r>
      </w:del>
      <w:r w:rsidR="00E9051D">
        <w:rPr>
          <w:rStyle w:val="eop"/>
          <w:color w:val="000000"/>
          <w:shd w:val="clear" w:color="auto" w:fill="FFFFFF"/>
        </w:rPr>
        <w:t xml:space="preserve"> predator </w:t>
      </w:r>
      <w:ins w:id="407" w:author="Nathan Dorn" w:date="2024-02-16T10:40:00Z">
        <w:r w:rsidR="0006683B">
          <w:rPr>
            <w:rStyle w:val="eop"/>
            <w:color w:val="000000"/>
            <w:shd w:val="clear" w:color="auto" w:fill="FFFFFF"/>
          </w:rPr>
          <w:t xml:space="preserve">densities declined </w:t>
        </w:r>
        <w:r w:rsidR="00C63D63">
          <w:rPr>
            <w:rStyle w:val="eop"/>
            <w:color w:val="000000"/>
            <w:shd w:val="clear" w:color="auto" w:fill="FFFFFF"/>
          </w:rPr>
          <w:t xml:space="preserve">then </w:t>
        </w:r>
      </w:ins>
      <w:del w:id="408" w:author="Nathan Dorn" w:date="2024-02-16T10:40:00Z">
        <w:r w:rsidR="00E9051D" w:rsidDel="00C63D63">
          <w:rPr>
            <w:rStyle w:val="eop"/>
            <w:color w:val="000000"/>
            <w:shd w:val="clear" w:color="auto" w:fill="FFFFFF"/>
          </w:rPr>
          <w:delText>composition does change</w:delText>
        </w:r>
        <w:r w:rsidR="00887C24" w:rsidDel="00C63D63">
          <w:rPr>
            <w:rStyle w:val="eop"/>
            <w:color w:val="000000"/>
            <w:shd w:val="clear" w:color="auto" w:fill="FFFFFF"/>
          </w:rPr>
          <w:delText>,</w:delText>
        </w:r>
        <w:r w:rsidR="00E9051D" w:rsidDel="00C63D63">
          <w:rPr>
            <w:rStyle w:val="eop"/>
            <w:color w:val="000000"/>
            <w:shd w:val="clear" w:color="auto" w:fill="FFFFFF"/>
          </w:rPr>
          <w:delText xml:space="preserve"> then w</w:delText>
        </w:r>
      </w:del>
      <w:ins w:id="409" w:author="Nathan Dorn" w:date="2024-02-16T10:40:00Z">
        <w:r w:rsidR="00C63D63">
          <w:rPr>
            <w:rStyle w:val="eop"/>
            <w:color w:val="000000"/>
            <w:shd w:val="clear" w:color="auto" w:fill="FFFFFF"/>
          </w:rPr>
          <w:t>w</w:t>
        </w:r>
      </w:ins>
      <w:r w:rsidR="00E9051D">
        <w:rPr>
          <w:rStyle w:val="eop"/>
          <w:color w:val="000000"/>
          <w:shd w:val="clear" w:color="auto" w:fill="FFFFFF"/>
        </w:rPr>
        <w:t xml:space="preserve">e </w:t>
      </w:r>
      <w:del w:id="410" w:author="Nathan Dorn" w:date="2024-02-16T10:40:00Z">
        <w:r w:rsidR="00E9051D" w:rsidDel="00C63D63">
          <w:rPr>
            <w:rStyle w:val="eop"/>
            <w:color w:val="000000"/>
            <w:shd w:val="clear" w:color="auto" w:fill="FFFFFF"/>
          </w:rPr>
          <w:delText>would</w:delText>
        </w:r>
      </w:del>
      <w:r w:rsidR="00E9051D">
        <w:rPr>
          <w:rStyle w:val="eop"/>
          <w:color w:val="000000"/>
          <w:shd w:val="clear" w:color="auto" w:fill="FFFFFF"/>
        </w:rPr>
        <w:t xml:space="preserve"> expect</w:t>
      </w:r>
      <w:ins w:id="411" w:author="Nathan Dorn" w:date="2024-02-16T10:40:00Z">
        <w:r w:rsidR="00C63D63">
          <w:rPr>
            <w:rStyle w:val="eop"/>
            <w:color w:val="000000"/>
            <w:shd w:val="clear" w:color="auto" w:fill="FFFFFF"/>
          </w:rPr>
          <w:t>ed</w:t>
        </w:r>
      </w:ins>
      <w:r w:rsidR="00E9051D">
        <w:rPr>
          <w:rStyle w:val="eop"/>
          <w:color w:val="000000"/>
          <w:shd w:val="clear" w:color="auto" w:fill="FFFFFF"/>
        </w:rPr>
        <w:t xml:space="preserve"> th</w:t>
      </w:r>
      <w:r w:rsidR="00D103B2">
        <w:rPr>
          <w:rStyle w:val="eop"/>
          <w:color w:val="000000"/>
          <w:shd w:val="clear" w:color="auto" w:fill="FFFFFF"/>
        </w:rPr>
        <w:t xml:space="preserve">ere to be changes </w:t>
      </w:r>
      <w:commentRangeStart w:id="412"/>
      <w:r w:rsidR="00D103B2">
        <w:rPr>
          <w:rStyle w:val="eop"/>
          <w:color w:val="000000"/>
          <w:shd w:val="clear" w:color="auto" w:fill="FFFFFF"/>
        </w:rPr>
        <w:t xml:space="preserve">in </w:t>
      </w:r>
      <w:ins w:id="413" w:author="Nathan Dorn" w:date="2024-02-16T10:04:00Z">
        <w:r w:rsidR="00982E10">
          <w:rPr>
            <w:rStyle w:val="eop"/>
            <w:color w:val="000000"/>
            <w:shd w:val="clear" w:color="auto" w:fill="FFFFFF"/>
          </w:rPr>
          <w:t xml:space="preserve">the </w:t>
        </w:r>
      </w:ins>
      <w:r w:rsidR="00D103B2">
        <w:rPr>
          <w:rStyle w:val="eop"/>
          <w:color w:val="000000"/>
          <w:shd w:val="clear" w:color="auto" w:fill="FFFFFF"/>
        </w:rPr>
        <w:t>size-dependent survival</w:t>
      </w:r>
      <w:ins w:id="414" w:author="Nathan Dorn" w:date="2024-02-16T10:04:00Z">
        <w:r w:rsidR="00982E10">
          <w:rPr>
            <w:rStyle w:val="eop"/>
            <w:color w:val="000000"/>
            <w:shd w:val="clear" w:color="auto" w:fill="FFFFFF"/>
          </w:rPr>
          <w:t xml:space="preserve"> relationship</w:t>
        </w:r>
      </w:ins>
      <w:r w:rsidR="00D103B2">
        <w:rPr>
          <w:rStyle w:val="eop"/>
          <w:color w:val="000000"/>
          <w:shd w:val="clear" w:color="auto" w:fill="FFFFFF"/>
        </w:rPr>
        <w:t xml:space="preserve"> </w:t>
      </w:r>
      <w:r w:rsidR="00B547F8">
        <w:rPr>
          <w:rStyle w:val="eop"/>
          <w:color w:val="000000"/>
          <w:shd w:val="clear" w:color="auto" w:fill="FFFFFF"/>
        </w:rPr>
        <w:t>between seasons</w:t>
      </w:r>
      <w:r w:rsidR="00480AFB">
        <w:rPr>
          <w:rStyle w:val="eop"/>
          <w:color w:val="000000"/>
          <w:shd w:val="clear" w:color="auto" w:fill="FFFFFF"/>
        </w:rPr>
        <w:t xml:space="preserve"> associated with the declines in abundance of the different predators</w:t>
      </w:r>
      <w:r w:rsidR="00887C24">
        <w:rPr>
          <w:rStyle w:val="eop"/>
          <w:color w:val="000000"/>
          <w:shd w:val="clear" w:color="auto" w:fill="FFFFFF"/>
        </w:rPr>
        <w:t xml:space="preserve"> even if per-capita predation </w:t>
      </w:r>
      <w:commentRangeEnd w:id="412"/>
      <w:r w:rsidR="0089356A">
        <w:rPr>
          <w:rStyle w:val="CommentReference"/>
          <w:rFonts w:cstheme="minorBidi"/>
        </w:rPr>
        <w:commentReference w:id="412"/>
      </w:r>
      <w:r w:rsidR="00887C24">
        <w:rPr>
          <w:rStyle w:val="eop"/>
          <w:color w:val="000000"/>
          <w:shd w:val="clear" w:color="auto" w:fill="FFFFFF"/>
        </w:rPr>
        <w:t>rates increase due to warmer temperatures</w:t>
      </w:r>
      <w:r w:rsidR="00480AFB">
        <w:rPr>
          <w:rStyle w:val="eop"/>
          <w:color w:val="000000"/>
          <w:shd w:val="clear" w:color="auto" w:fill="FFFFFF"/>
        </w:rPr>
        <w:t xml:space="preserve">.  </w:t>
      </w:r>
      <w:r w:rsidR="0054389D">
        <w:rPr>
          <w:rStyle w:val="eop"/>
          <w:color w:val="000000"/>
          <w:shd w:val="clear" w:color="auto" w:fill="FFFFFF"/>
        </w:rPr>
        <w:t xml:space="preserve">We </w:t>
      </w:r>
      <w:ins w:id="415" w:author="Nathan Dorn" w:date="2024-02-16T10:43:00Z">
        <w:r w:rsidR="00F84EA4">
          <w:rPr>
            <w:rStyle w:val="eop"/>
            <w:color w:val="000000"/>
            <w:shd w:val="clear" w:color="auto" w:fill="FFFFFF"/>
          </w:rPr>
          <w:t xml:space="preserve">further </w:t>
        </w:r>
      </w:ins>
      <w:r w:rsidR="0054389D">
        <w:rPr>
          <w:rStyle w:val="eop"/>
          <w:color w:val="000000"/>
          <w:shd w:val="clear" w:color="auto" w:fill="FFFFFF"/>
        </w:rPr>
        <w:t xml:space="preserve">predict that prey </w:t>
      </w:r>
      <w:ins w:id="416" w:author="Nathan Dorn" w:date="2024-02-16T10:08:00Z">
        <w:r w:rsidR="008E44CD">
          <w:rPr>
            <w:rStyle w:val="eop"/>
            <w:color w:val="000000"/>
            <w:shd w:val="clear" w:color="auto" w:fill="FFFFFF"/>
          </w:rPr>
          <w:t>growth</w:t>
        </w:r>
      </w:ins>
      <w:del w:id="417" w:author="Nathan Dorn" w:date="2024-02-16T10:08:00Z">
        <w:r w:rsidR="0054389D" w:rsidDel="008E44CD">
          <w:rPr>
            <w:rStyle w:val="eop"/>
            <w:color w:val="000000"/>
            <w:shd w:val="clear" w:color="auto" w:fill="FFFFFF"/>
          </w:rPr>
          <w:delText>development</w:delText>
        </w:r>
      </w:del>
      <w:r w:rsidR="0054389D">
        <w:rPr>
          <w:rStyle w:val="eop"/>
          <w:color w:val="000000"/>
          <w:shd w:val="clear" w:color="auto" w:fill="FFFFFF"/>
        </w:rPr>
        <w:t xml:space="preserve"> should increase in the warmer wet season</w:t>
      </w:r>
      <w:r w:rsidR="00243140">
        <w:rPr>
          <w:rStyle w:val="eop"/>
          <w:color w:val="000000"/>
          <w:shd w:val="clear" w:color="auto" w:fill="FFFFFF"/>
        </w:rPr>
        <w:t xml:space="preserve"> enabling populations to withstand lower</w:t>
      </w:r>
      <w:r w:rsidR="00351BDF">
        <w:rPr>
          <w:rStyle w:val="eop"/>
          <w:color w:val="000000"/>
          <w:shd w:val="clear" w:color="auto" w:fill="FFFFFF"/>
        </w:rPr>
        <w:t xml:space="preserve"> </w:t>
      </w:r>
      <w:del w:id="418" w:author="Nathan Dorn" w:date="2024-02-16T10:09:00Z">
        <w:r w:rsidR="00351BDF" w:rsidDel="008E44CD">
          <w:rPr>
            <w:rStyle w:val="eop"/>
            <w:color w:val="000000"/>
            <w:shd w:val="clear" w:color="auto" w:fill="FFFFFF"/>
          </w:rPr>
          <w:delText>survival</w:delText>
        </w:r>
      </w:del>
      <w:ins w:id="419" w:author="Nathan Dorn" w:date="2024-02-16T10:09:00Z">
        <w:r w:rsidR="008E44CD">
          <w:rPr>
            <w:rStyle w:val="eop"/>
            <w:color w:val="000000"/>
            <w:shd w:val="clear" w:color="auto" w:fill="FFFFFF"/>
          </w:rPr>
          <w:t>greater mortality</w:t>
        </w:r>
      </w:ins>
      <w:r w:rsidR="0054389D">
        <w:rPr>
          <w:rStyle w:val="eop"/>
          <w:color w:val="000000"/>
          <w:shd w:val="clear" w:color="auto" w:fill="FFFFFF"/>
        </w:rPr>
        <w:t>.</w:t>
      </w:r>
      <w:ins w:id="420" w:author="Nathan Dorn" w:date="2024-02-16T10:14:00Z">
        <w:r w:rsidR="00A94715">
          <w:rPr>
            <w:rStyle w:val="eop"/>
            <w:color w:val="000000"/>
            <w:shd w:val="clear" w:color="auto" w:fill="FFFFFF"/>
          </w:rPr>
          <w:t xml:space="preserve">  </w:t>
        </w:r>
        <w:r w:rsidR="00A94715">
          <w:rPr>
            <w:rStyle w:val="eop"/>
            <w:color w:val="000000"/>
            <w:shd w:val="clear" w:color="auto" w:fill="FFFFFF"/>
          </w:rPr>
          <w:t xml:space="preserve">Identifying the principle </w:t>
        </w:r>
        <w:r w:rsidR="00A94715">
          <w:rPr>
            <w:rStyle w:val="eop"/>
            <w:color w:val="000000"/>
            <w:shd w:val="clear" w:color="auto" w:fill="FFFFFF"/>
          </w:rPr>
          <w:t>agents</w:t>
        </w:r>
        <w:r w:rsidR="00A94715">
          <w:rPr>
            <w:rStyle w:val="eop"/>
            <w:color w:val="000000"/>
            <w:shd w:val="clear" w:color="auto" w:fill="FFFFFF"/>
          </w:rPr>
          <w:t xml:space="preserve"> of </w:t>
        </w:r>
        <w:r w:rsidR="00A94715">
          <w:rPr>
            <w:rStyle w:val="eop"/>
            <w:color w:val="000000"/>
            <w:shd w:val="clear" w:color="auto" w:fill="FFFFFF"/>
          </w:rPr>
          <w:t xml:space="preserve">juvenile </w:t>
        </w:r>
        <w:r w:rsidR="00A94715">
          <w:rPr>
            <w:rStyle w:val="eop"/>
            <w:color w:val="000000"/>
            <w:shd w:val="clear" w:color="auto" w:fill="FFFFFF"/>
          </w:rPr>
          <w:t xml:space="preserve">losses and the predicted net effects of </w:t>
        </w:r>
        <w:r w:rsidR="00A94715">
          <w:rPr>
            <w:rStyle w:val="eop"/>
            <w:color w:val="000000"/>
            <w:shd w:val="clear" w:color="auto" w:fill="FFFFFF"/>
          </w:rPr>
          <w:lastRenderedPageBreak/>
          <w:t>juvenile loss and growth for population growth were thing unknown and unpredictable at the time of the study</w:t>
        </w:r>
      </w:ins>
      <w:ins w:id="421" w:author="Nathan Dorn" w:date="2024-02-16T10:25:00Z">
        <w:r w:rsidR="00592F86">
          <w:rPr>
            <w:rStyle w:val="eop"/>
            <w:color w:val="000000"/>
            <w:shd w:val="clear" w:color="auto" w:fill="FFFFFF"/>
          </w:rPr>
          <w:t xml:space="preserve"> and could not be predicted.</w:t>
        </w:r>
      </w:ins>
      <w:del w:id="422" w:author="Nathan Dorn" w:date="2024-02-16T10:13:00Z">
        <w:r w:rsidR="0054389D" w:rsidDel="00A94715">
          <w:rPr>
            <w:rStyle w:val="eop"/>
            <w:color w:val="000000"/>
            <w:shd w:val="clear" w:color="auto" w:fill="FFFFFF"/>
          </w:rPr>
          <w:delText xml:space="preserve"> </w:delText>
        </w:r>
      </w:del>
      <w:del w:id="423" w:author="Nathan Dorn" w:date="2024-02-16T10:10:00Z">
        <w:r w:rsidR="0054389D" w:rsidDel="0002387D">
          <w:rPr>
            <w:rStyle w:val="eop"/>
            <w:color w:val="000000"/>
            <w:shd w:val="clear" w:color="auto" w:fill="FFFFFF"/>
          </w:rPr>
          <w:delText xml:space="preserve"> </w:delText>
        </w:r>
        <w:r w:rsidR="00512197" w:rsidDel="0002387D">
          <w:rPr>
            <w:rStyle w:val="eop"/>
            <w:color w:val="000000"/>
            <w:shd w:val="clear" w:color="auto" w:fill="FFFFFF"/>
          </w:rPr>
          <w:delText xml:space="preserve">Predicting how </w:delText>
        </w:r>
        <w:r w:rsidR="00755703" w:rsidDel="0002387D">
          <w:rPr>
            <w:rStyle w:val="eop"/>
            <w:color w:val="000000"/>
            <w:shd w:val="clear" w:color="auto" w:fill="FFFFFF"/>
          </w:rPr>
          <w:delText xml:space="preserve">prey </w:delText>
        </w:r>
      </w:del>
      <w:del w:id="424" w:author="Nathan Dorn" w:date="2024-02-16T10:09:00Z">
        <w:r w:rsidR="00755703" w:rsidDel="00064ECC">
          <w:rPr>
            <w:rStyle w:val="eop"/>
            <w:color w:val="000000"/>
            <w:shd w:val="clear" w:color="auto" w:fill="FFFFFF"/>
          </w:rPr>
          <w:delText xml:space="preserve">development </w:delText>
        </w:r>
      </w:del>
      <w:commentRangeStart w:id="425"/>
      <w:del w:id="426" w:author="Nathan Dorn" w:date="2024-02-16T10:10:00Z">
        <w:r w:rsidR="00755703" w:rsidDel="0002387D">
          <w:rPr>
            <w:rStyle w:val="eop"/>
            <w:color w:val="000000"/>
            <w:shd w:val="clear" w:color="auto" w:fill="FFFFFF"/>
          </w:rPr>
          <w:delText>and</w:delText>
        </w:r>
      </w:del>
      <w:commentRangeEnd w:id="425"/>
      <w:r w:rsidR="00A94715">
        <w:rPr>
          <w:rStyle w:val="CommentReference"/>
          <w:rFonts w:cstheme="minorBidi"/>
        </w:rPr>
        <w:commentReference w:id="425"/>
      </w:r>
      <w:del w:id="427" w:author="Nathan Dorn" w:date="2024-02-16T10:10:00Z">
        <w:r w:rsidR="00755703" w:rsidDel="0002387D">
          <w:rPr>
            <w:rStyle w:val="eop"/>
            <w:color w:val="000000"/>
            <w:shd w:val="clear" w:color="auto" w:fill="FFFFFF"/>
          </w:rPr>
          <w:delText xml:space="preserve"> prey survival rates interact to determine the predator</w:delText>
        </w:r>
        <w:r w:rsidR="008A493F" w:rsidDel="0002387D">
          <w:rPr>
            <w:rStyle w:val="eop"/>
            <w:color w:val="000000"/>
            <w:shd w:val="clear" w:color="auto" w:fill="FFFFFF"/>
          </w:rPr>
          <w:delText xml:space="preserve"> assemblage’s </w:delText>
        </w:r>
        <w:r w:rsidR="0076541E" w:rsidDel="0002387D">
          <w:rPr>
            <w:rStyle w:val="eop"/>
            <w:color w:val="000000"/>
            <w:shd w:val="clear" w:color="auto" w:fill="FFFFFF"/>
          </w:rPr>
          <w:delText>effect</w:delText>
        </w:r>
        <w:r w:rsidR="00755703" w:rsidDel="0002387D">
          <w:rPr>
            <w:rStyle w:val="eop"/>
            <w:color w:val="000000"/>
            <w:shd w:val="clear" w:color="auto" w:fill="FFFFFF"/>
          </w:rPr>
          <w:delText xml:space="preserve"> on population growth </w:delText>
        </w:r>
        <w:r w:rsidR="00211523" w:rsidDel="0002387D">
          <w:rPr>
            <w:rStyle w:val="eop"/>
            <w:color w:val="000000"/>
            <w:shd w:val="clear" w:color="auto" w:fill="FFFFFF"/>
          </w:rPr>
          <w:delText>and recruitment</w:delText>
        </w:r>
        <w:r w:rsidR="007E1790" w:rsidDel="0002387D">
          <w:rPr>
            <w:rStyle w:val="eop"/>
            <w:color w:val="000000"/>
            <w:shd w:val="clear" w:color="auto" w:fill="FFFFFF"/>
          </w:rPr>
          <w:delText xml:space="preserve"> </w:delText>
        </w:r>
        <w:r w:rsidR="001C6CD6" w:rsidDel="0002387D">
          <w:rPr>
            <w:rStyle w:val="eop"/>
            <w:color w:val="000000"/>
            <w:shd w:val="clear" w:color="auto" w:fill="FFFFFF"/>
          </w:rPr>
          <w:delText xml:space="preserve">in the warmer wet season </w:delText>
        </w:r>
        <w:r w:rsidR="007E1790" w:rsidDel="0002387D">
          <w:rPr>
            <w:rStyle w:val="eop"/>
            <w:color w:val="000000"/>
            <w:shd w:val="clear" w:color="auto" w:fill="FFFFFF"/>
          </w:rPr>
          <w:delText xml:space="preserve">is dependent on the relative strength of the </w:delText>
        </w:r>
        <w:r w:rsidR="00EE6451" w:rsidDel="0002387D">
          <w:rPr>
            <w:rStyle w:val="eop"/>
            <w:color w:val="000000"/>
            <w:shd w:val="clear" w:color="auto" w:fill="FFFFFF"/>
          </w:rPr>
          <w:delText xml:space="preserve">increase in </w:delText>
        </w:r>
        <w:r w:rsidR="007E1790" w:rsidDel="0002387D">
          <w:rPr>
            <w:rStyle w:val="eop"/>
            <w:color w:val="000000"/>
            <w:shd w:val="clear" w:color="auto" w:fill="FFFFFF"/>
          </w:rPr>
          <w:delText>development and</w:delText>
        </w:r>
        <w:r w:rsidR="00EE6451" w:rsidDel="0002387D">
          <w:rPr>
            <w:rStyle w:val="eop"/>
            <w:color w:val="000000"/>
            <w:shd w:val="clear" w:color="auto" w:fill="FFFFFF"/>
          </w:rPr>
          <w:delText xml:space="preserve"> the</w:delText>
        </w:r>
        <w:r w:rsidR="00D024D9" w:rsidDel="0002387D">
          <w:rPr>
            <w:rStyle w:val="eop"/>
            <w:color w:val="000000"/>
            <w:shd w:val="clear" w:color="auto" w:fill="FFFFFF"/>
          </w:rPr>
          <w:delText xml:space="preserve"> relative strength of the</w:delText>
        </w:r>
        <w:r w:rsidR="00EE6451" w:rsidDel="0002387D">
          <w:rPr>
            <w:rStyle w:val="eop"/>
            <w:color w:val="000000"/>
            <w:shd w:val="clear" w:color="auto" w:fill="FFFFFF"/>
          </w:rPr>
          <w:delText xml:space="preserve"> increase or decrease in</w:delText>
        </w:r>
        <w:r w:rsidR="007E1790" w:rsidDel="0002387D">
          <w:rPr>
            <w:rStyle w:val="eop"/>
            <w:color w:val="000000"/>
            <w:shd w:val="clear" w:color="auto" w:fill="FFFFFF"/>
          </w:rPr>
          <w:delText xml:space="preserve"> survival</w:delText>
        </w:r>
        <w:r w:rsidR="00E670A0" w:rsidDel="0002387D">
          <w:rPr>
            <w:rStyle w:val="eop"/>
            <w:color w:val="000000"/>
            <w:shd w:val="clear" w:color="auto" w:fill="FFFFFF"/>
          </w:rPr>
          <w:delText>.</w:delText>
        </w:r>
      </w:del>
    </w:p>
    <w:p w14:paraId="0F60B768" w14:textId="2C729057" w:rsidR="00695B5F" w:rsidRPr="00524172" w:rsidRDefault="00A17D6C" w:rsidP="00C6515F">
      <w:pPr>
        <w:pStyle w:val="Heading1"/>
      </w:pPr>
      <w:r>
        <w:t>Materials and methods</w:t>
      </w:r>
    </w:p>
    <w:p w14:paraId="7E73ABEA" w14:textId="263FD712" w:rsidR="00695B5F" w:rsidRPr="00695B5F" w:rsidRDefault="004611C7" w:rsidP="00C6515F">
      <w:pPr>
        <w:pStyle w:val="Heading2"/>
      </w:pPr>
      <w:bookmarkStart w:id="428" w:name="_Toc92806943"/>
      <w:del w:id="429" w:author="Nathan Dorn" w:date="2024-02-16T10:48:00Z">
        <w:r w:rsidRPr="00524172" w:rsidDel="008F4491">
          <w:delText xml:space="preserve">Study </w:delText>
        </w:r>
        <w:r w:rsidR="00944415" w:rsidRPr="00524172" w:rsidDel="008F4491">
          <w:delText>s</w:delText>
        </w:r>
        <w:r w:rsidRPr="00524172" w:rsidDel="008F4491">
          <w:delText>pecies and system</w:delText>
        </w:r>
      </w:del>
      <w:ins w:id="430" w:author="Nathan Dorn" w:date="2024-02-16T10:48:00Z">
        <w:r w:rsidR="008F4491">
          <w:t>System and study species</w:t>
        </w:r>
      </w:ins>
    </w:p>
    <w:p w14:paraId="392508C7" w14:textId="618D3A91" w:rsidR="00695B5F" w:rsidRDefault="00944415" w:rsidP="00C6515F">
      <w:pPr>
        <w:pStyle w:val="NATESTYLE1CommonCollege"/>
        <w:spacing w:after="240"/>
        <w:ind w:firstLine="720"/>
        <w:jc w:val="both"/>
        <w:rPr>
          <w:rStyle w:val="CommentReference"/>
          <w:sz w:val="24"/>
          <w:szCs w:val="24"/>
        </w:rPr>
      </w:pPr>
      <w:r w:rsidRPr="00524172">
        <w:t>The Florida Everglades</w:t>
      </w:r>
      <w:r w:rsidR="00CC2708" w:rsidRPr="00524172">
        <w:t xml:space="preserve"> is a</w:t>
      </w:r>
      <w:r w:rsidR="00152AF9" w:rsidRPr="00524172">
        <w:t xml:space="preserve"> shallow,</w:t>
      </w:r>
      <w:r w:rsidR="008168D9" w:rsidRPr="00524172">
        <w:t xml:space="preserve"> </w:t>
      </w:r>
      <w:r w:rsidR="00CC2708" w:rsidRPr="00524172">
        <w:t>expansive</w:t>
      </w:r>
      <w:r w:rsidR="00DA4B13" w:rsidRPr="00524172">
        <w:t xml:space="preserve"> (~915,000 ha)</w:t>
      </w:r>
      <w:r w:rsidR="00152AF9" w:rsidRPr="00524172">
        <w:t xml:space="preserve">, </w:t>
      </w:r>
      <w:r w:rsidR="00CC2708" w:rsidRPr="00524172">
        <w:t>subtropical</w:t>
      </w:r>
      <w:r w:rsidR="008168D9" w:rsidRPr="00524172">
        <w:t>,</w:t>
      </w:r>
      <w:r w:rsidR="00CC2708" w:rsidRPr="00524172">
        <w:t xml:space="preserve"> oligotrophic wetland covering much of southern Florida</w:t>
      </w:r>
      <w:r w:rsidR="0010376C">
        <w:t xml:space="preserve"> </w:t>
      </w:r>
      <w:r w:rsidR="00DA4B13" w:rsidRPr="00524172">
        <w:fldChar w:fldCharType="begin" w:fldLock="1"/>
      </w:r>
      <w:r w:rsidR="007766FB">
        <w:instrText xml:space="preserve"> ADDIN ZOTERO_ITEM CSL_CITATION {"citationID":"jiu52jqW","properties":{"formattedCitation":"(Richardson, 2010)","plainCitation":"(Richardson, 2010)","dontUpdate":true,"noteIndex":0},"citationItems":[{"id":"jA1NzBln/OLajTZGx","uris":["http://www.mendeley.com/documents/?uuid=16e607dc-8cd5-4fae-b269-7a09eebe9548"],"itemData":{"DOI":"10.1007/s11273-009-9156-4","ISSN":"09234861","abstract":"The Everglades is the largest subtropical wetland in the United States. Because of its size, floral and faunal diversity, geological history and hydrological functions on the Florida landscape, the remaining Everglades are considered to be the crown jewel of U. S. wetlands. It is also called a \"sentinel wetland\" to test our society's resolve for ecosystem restoration. Originally called Pa-hay-okee (\"grassy lake\") by the American Indians, it was later popularized as the \"river of grass\" by Marjory Stoneman Douglas. This metaphor unfortunately has led to a simplistic view of the complexities of the Everglades ecosystem and how it functions on the landscape. Often incorrectly referred to as the \"marsh\" or \"swamp,\" the Everglades is a fen peatland or alkaline mire. These are important distinctions when one considers how different marshes and swamps are from peatlands in terms of their hydrologic controls, biogeochemistry, rate of peat development, plant and animal communities and-importantly-succession patterns. This paper provides a brief review of the geological processes that led to the development of the Everglades, compares historic and current hydrologic flow patterns, assesses nutrient conditions, presents information on vegetation communities and succession patterns, and provides a new peatland classification of the Everglades system, which may help in the development of a more appropriate restoration management framework. © 2009 Springer Science+Business Media B.V.","author":[{"dropping-particle":"","family":"Richardson","given":"Curtis J.","non-dropping-particle":"","parse-names":false,"suffix":""}],"container-title":"Wetlands Ecology and Management","id":"ITEM-1","issue":"5","issued":{"date-parts":[["2010"]]},"page":"517-542","title":"The Everglades: North America's subtropical wetland","type":"article-journal","volume":"18"}}],"schema":"https://github.com/citation-style-language/schema/raw/master/csl-citation.json"} </w:instrText>
      </w:r>
      <w:r w:rsidR="00DA4B13" w:rsidRPr="00524172">
        <w:fldChar w:fldCharType="separate"/>
      </w:r>
      <w:r w:rsidR="00B41503" w:rsidRPr="00B41503">
        <w:t>(Richardson, 2010</w:t>
      </w:r>
      <w:r w:rsidR="00B972DE">
        <w:t>; Fig</w:t>
      </w:r>
      <w:r w:rsidR="00703E18">
        <w:t>ure 1</w:t>
      </w:r>
      <w:r w:rsidR="00B41503" w:rsidRPr="00B41503">
        <w:t>)</w:t>
      </w:r>
      <w:r w:rsidR="00DA4B13" w:rsidRPr="00524172">
        <w:fldChar w:fldCharType="end"/>
      </w:r>
      <w:r w:rsidR="00CC2708" w:rsidRPr="00524172">
        <w:t>.</w:t>
      </w:r>
      <w:r w:rsidR="00004CAC">
        <w:t xml:space="preserve"> </w:t>
      </w:r>
      <w:r w:rsidR="00152AF9" w:rsidRPr="00524172">
        <w:t>R</w:t>
      </w:r>
      <w:r w:rsidR="00FD2148" w:rsidRPr="00524172">
        <w:t>ainfall</w:t>
      </w:r>
      <w:r w:rsidR="00152AF9" w:rsidRPr="00524172">
        <w:t xml:space="preserve"> is seasonal</w:t>
      </w:r>
      <w:r w:rsidR="008168D9" w:rsidRPr="00524172">
        <w:t xml:space="preserve"> with a</w:t>
      </w:r>
      <w:r w:rsidR="00152AF9" w:rsidRPr="00524172">
        <w:t xml:space="preserve">pproximately </w:t>
      </w:r>
      <w:r w:rsidR="00FD2148" w:rsidRPr="00524172">
        <w:t>80% of rain fall</w:t>
      </w:r>
      <w:r w:rsidR="008168D9" w:rsidRPr="00524172">
        <w:t>ing</w:t>
      </w:r>
      <w:r w:rsidR="00152AF9" w:rsidRPr="00524172">
        <w:t xml:space="preserve"> from </w:t>
      </w:r>
      <w:r w:rsidR="00FD2148" w:rsidRPr="00524172">
        <w:t xml:space="preserve">June-November </w:t>
      </w:r>
      <w:r w:rsidR="00FD2148" w:rsidRPr="00524172">
        <w:fldChar w:fldCharType="begin" w:fldLock="1"/>
      </w:r>
      <w:r w:rsidR="007766FB">
        <w:instrText xml:space="preserve"> ADDIN ZOTERO_ITEM CSL_CITATION {"citationID":"Ee526Lf7","properties":{"formattedCitation":"(Gaiser et al., 2012)","plainCitation":"(Gaiser et al., 2012)","noteIndex":0},"citationItems":[{"id":"jA1NzBln/cuV9UQVV","uris":["http://www.mendeley.com/documents/?uuid=15aef32b-3858-46ff-bb33-05419a5aecb5"],"itemData":{"ISBN":"9780520271647","author":[{"dropping-particle":"","family":"Gaiser","given":"Evelyn E.","non-dropping-particle":"","parse-names":false,"suffix":""},{"dropping-particle":"","family":"Trexler","given":"Joel C.","non-dropping-particle":"","parse-names":false,"suffix":""},{"dropping-particle":"","family":"Wetzel","given":"P. R.","non-dropping-particle":"","parse-names":false,"suffix":""}],"container-title":"Wetland Habitats of North America","editor":[{"dropping-particle":"","family":"Batzer","given":"Darold P.","non-dropping-particle":"","parse-names":false,"suffix":""},{"dropping-particle":"","family":"Baldwin","given":"Andrew H.","non-dropping-particle":"","parse-names":false,"suffix":""}],"id":"ITEM-1","issued":{"date-parts":[["2012"]]},"page":"231-252","publisher":"University of California Press","publisher-place":"Los Angeles","title":"The Florida Everglades","type":"chapter"}}],"schema":"https://github.com/citation-style-language/schema/raw/master/csl-citation.json"} </w:instrText>
      </w:r>
      <w:r w:rsidR="00FD2148" w:rsidRPr="00524172">
        <w:fldChar w:fldCharType="separate"/>
      </w:r>
      <w:r w:rsidR="00B41503" w:rsidRPr="00B41503">
        <w:t>(Gaiser et al., 2012)</w:t>
      </w:r>
      <w:r w:rsidR="00FD2148" w:rsidRPr="00524172">
        <w:fldChar w:fldCharType="end"/>
      </w:r>
      <w:r w:rsidR="00152AF9" w:rsidRPr="00524172">
        <w:t xml:space="preserve"> which</w:t>
      </w:r>
      <w:r w:rsidR="00004CAC">
        <w:t xml:space="preserve"> </w:t>
      </w:r>
      <w:r w:rsidR="00FD2148" w:rsidRPr="00524172">
        <w:t xml:space="preserve">produces intra-annual water depth fluctuations of ≥ 60 cm. </w:t>
      </w:r>
      <w:r w:rsidR="00B167F5" w:rsidRPr="00524172">
        <w:t xml:space="preserve">The degree of </w:t>
      </w:r>
      <w:r w:rsidR="00152AF9" w:rsidRPr="00524172">
        <w:t>water level recession</w:t>
      </w:r>
      <w:r w:rsidR="00B167F5" w:rsidRPr="00524172">
        <w:t xml:space="preserve"> </w:t>
      </w:r>
      <w:r w:rsidR="00152AF9" w:rsidRPr="00524172">
        <w:t xml:space="preserve">and depth </w:t>
      </w:r>
      <w:r w:rsidR="00B167F5" w:rsidRPr="00524172">
        <w:t>in the dry season is a function of rainfall and water management decisions.</w:t>
      </w:r>
      <w:r w:rsidR="00004CAC">
        <w:t xml:space="preserve"> </w:t>
      </w:r>
      <w:r w:rsidR="0006523D">
        <w:t>Historically</w:t>
      </w:r>
      <w:r w:rsidR="00B167F5" w:rsidRPr="00524172">
        <w:t xml:space="preserve">, water flowed in a single shallow sheet from Lake Okeechobee at slow velocity across the spatial extent of the Everglades (i.e., sheet flow; </w:t>
      </w:r>
      <w:r w:rsidR="00B167F5" w:rsidRPr="00524172">
        <w:fldChar w:fldCharType="begin" w:fldLock="1"/>
      </w:r>
      <w:r w:rsidR="007766FB">
        <w:instrText xml:space="preserve"> ADDIN ZOTERO_ITEM CSL_CITATION {"citationID":"TMEDJYkg","properties":{"formattedCitation":"(Sklar et al., 2005)","plainCitation":"(Sklar et al., 2005)","dontUpdate":true,"noteIndex":0},"citationItems":[{"id":"jA1NzBln/trDYMBuu","uris":["http://www.mendeley.com/documents/?uuid=a1a63377-8d00-41a4-adfb-85f7d9415890"],"itemData":{"DOI":"10.1890/1540-9295(2005)003[0161:TEUOER]2.0.CO;2","ISSN":"15409309","abstract":"The biotic integrity of the Florida Everglades, a wetland of immense international importance, is threatened as a result of decades of human manipulation for drainage and development. Past management of the system only exacerbated the problems associated with nutrient enrichment and disruption of regional hydrology. The Comprehensive Everglades Restoration Plan (CERP) now being implemented by Federal and State governments is an attempt to strike a balance between the needs of the environment with the complex management of water and the seemingly unbridled economic growth of southern Florida. CERP is expected to reverse negative environmental trends by \"getting the water right\", but successful Everglades restoration will require both geochemical and hydrologic intervention on a massive scale. This will produce ecological trade-offs and will require new and innovative scientific measures to (1) reduce total phosphorus concentrations within the remaining marsh to 10 μg/L or lower; (2) quantify and link ecological benefits to the restoration of depths, hydroperiods, and flow velocities; and (3) compensate for ecological, economic, and hydrologic uncertainties in the CERP through adaptive management. © The Ecological Society of America.","author":[{"dropping-particle":"","family":"Sklar","given":"Fred H.","non-dropping-particle":"","parse-names":false,"suffix":""},{"dropping-particle":"","family":"Chimney","given":"Michael J.","non-dropping-particle":"","parse-names":false,"suffix":""},{"dropping-particle":"","family":"Newman","given":"Susan","non-dropping-particle":"","parse-names":false,"suffix":""},{"dropping-particle":"","family":"McCormick","given":"Paul","non-dropping-particle":"","parse-names":false,"suffix":""},{"dropping-particle":"","family":"Gawlik","given":"Dale","non-dropping-particle":"","parse-names":false,"suffix":""},{"dropping-particle":"","family":"Miao","given":"Shi Li","non-dropping-particle":"","parse-names":false,"suffix":""},{"dropping-particle":"","family":"McVoy","given":"Christopher","non-dropping-particle":"","parse-names":false,"suffix":""},{"dropping-particle":"","family":"Said","given":"Winifred","non-dropping-particle":"","parse-names":false,"suffix":""},{"dropping-particle":"","family":"Newman","given":"Jana","non-dropping-particle":"","parse-names":false,"suffix":""},{"dropping-particle":"","family":"Coronado","given":"Carlos","non-dropping-particle":"","parse-names":false,"suffix":""},{"dropping-particle":"","family":"Crozier","given":"Gaea","non-dropping-particle":"","parse-names":false,"suffix":""},{"dropping-particle":"","family":"Korvela","given":"Michael","non-dropping-particle":"","parse-names":false,"suffix":""},{"dropping-particle":"","family":"Rutchey","given":"Ken","non-dropping-particle":"","parse-names":false,"suffix":""}],"container-title":"Frontiers in Ecology and the Environment","id":"ITEM-1","issue":"3","issued":{"date-parts":[["2005"]]},"page":"161-169","title":"The ecological - Societal underpinnings of Everglades restoration","type":"article-journal","volume":"3"}}],"schema":"https://github.com/citation-style-language/schema/raw/master/csl-citation.json"} </w:instrText>
      </w:r>
      <w:r w:rsidR="00B167F5" w:rsidRPr="00524172">
        <w:fldChar w:fldCharType="separate"/>
      </w:r>
      <w:r w:rsidR="007954A5" w:rsidRPr="007954A5">
        <w:t>Sklar et al., 2005</w:t>
      </w:r>
      <w:r w:rsidR="00B167F5" w:rsidRPr="00524172">
        <w:fldChar w:fldCharType="end"/>
      </w:r>
      <w:r w:rsidR="00B167F5" w:rsidRPr="00524172">
        <w:t xml:space="preserve">), but flow </w:t>
      </w:r>
      <w:del w:id="431" w:author="Nathan Dorn" w:date="2024-02-16T10:15:00Z">
        <w:r w:rsidR="00B167F5" w:rsidRPr="00524172" w:rsidDel="00A94715">
          <w:delText xml:space="preserve">ceased </w:delText>
        </w:r>
      </w:del>
      <w:ins w:id="432" w:author="Nathan Dorn" w:date="2024-02-16T10:15:00Z">
        <w:r w:rsidR="00A94715">
          <w:t>was reduced</w:t>
        </w:r>
        <w:r w:rsidR="00A94715" w:rsidRPr="00524172">
          <w:t xml:space="preserve"> </w:t>
        </w:r>
        <w:r w:rsidR="00A94715">
          <w:t xml:space="preserve">or eliminated </w:t>
        </w:r>
      </w:ins>
      <w:r w:rsidR="00B167F5" w:rsidRPr="00524172">
        <w:t>after compartmentalization</w:t>
      </w:r>
      <w:r w:rsidR="0006523D">
        <w:t xml:space="preserve"> and drainage</w:t>
      </w:r>
      <w:r w:rsidR="00B167F5" w:rsidRPr="00524172">
        <w:t xml:space="preserve">. </w:t>
      </w:r>
      <w:del w:id="433" w:author="Nathan Dorn" w:date="2024-02-16T10:16:00Z">
        <w:r w:rsidR="00B167F5" w:rsidRPr="00524172" w:rsidDel="00A94715">
          <w:delText>Compartmentalization and d</w:delText>
        </w:r>
      </w:del>
      <w:ins w:id="434" w:author="Nathan Dorn" w:date="2024-02-16T10:16:00Z">
        <w:r w:rsidR="00A94715">
          <w:t>D</w:t>
        </w:r>
      </w:ins>
      <w:r w:rsidR="00B167F5" w:rsidRPr="00524172">
        <w:t>rainage of the Everglades altered the hydrologic conditions by increasing water depths in some areas but decreasing depths in others.</w:t>
      </w:r>
      <w:r w:rsidR="00004CAC">
        <w:t xml:space="preserve"> </w:t>
      </w:r>
      <w:r w:rsidR="006A6EF3" w:rsidRPr="00524172">
        <w:t>Within the Everglades, t</w:t>
      </w:r>
      <w:r w:rsidR="008168D9" w:rsidRPr="00524172">
        <w:t xml:space="preserve">he ridge-slough landscape </w:t>
      </w:r>
      <w:r w:rsidR="00A00A02" w:rsidRPr="00524172">
        <w:t>originally covered 55% of the Everglades</w:t>
      </w:r>
      <w:r w:rsidR="009C7ADD">
        <w:t xml:space="preserve"> </w:t>
      </w:r>
      <w:r w:rsidR="00B167F5" w:rsidRPr="00524172">
        <w:fldChar w:fldCharType="begin" w:fldLock="1"/>
      </w:r>
      <w:r w:rsidR="007766FB">
        <w:instrText xml:space="preserve"> ADDIN ZOTERO_ITEM CSL_CITATION {"citationID":"hR1P7KXk","properties":{"formattedCitation":"(McVoy et al., 2011)","plainCitation":"(McVoy et al., 2011)","noteIndex":0},"citationItems":[{"id":"jA1NzBln/CoTsTceb","uris":["http://www.mendeley.com/documents/?uuid=a8b351cb-5577-4028-884a-a027213992a7"],"itemData":{"author":[{"dropping-particle":"","family":"McVoy","given":"Christopher W.","non-dropping-particle":"","parse-names":false,"suffix":""},{"dropping-particle":"","family":"Said","given":"Winifred Park","non-dropping-particle":"","parse-names":false,"suffix":""},{"dropping-particle":"","family":"Obeysekera","given":"Jayantha","non-dropping-particle":"","parse-names":false,"suffix":""},{"dropping-particle":"","family":"VanArman","given":"Joel A.","non-dropping-particle":"","parse-names":false,"suffix":""},{"dropping-particle":"","family":"Dreschel","given":"Thomas W.","non-dropping-particle":"","parse-names":false,"suffix":""}],"id":"ITEM-1","issued":{"date-parts":[["2011"]]},"number-of-pages":"175-200","publisher":"University Press of Florida","publisher-place":"Gainesville, FL","title":"Landscapes and Hydrology of the Predrainage Everglades","type":"book"}}],"schema":"https://github.com/citation-style-language/schema/raw/master/csl-citation.json"} </w:instrText>
      </w:r>
      <w:r w:rsidR="00B167F5" w:rsidRPr="00524172">
        <w:fldChar w:fldCharType="separate"/>
      </w:r>
      <w:r w:rsidR="00B41503" w:rsidRPr="00B41503">
        <w:t>(McVoy et al., 2011)</w:t>
      </w:r>
      <w:r w:rsidR="00B167F5" w:rsidRPr="00524172">
        <w:fldChar w:fldCharType="end"/>
      </w:r>
      <w:r w:rsidR="008168D9" w:rsidRPr="00524172">
        <w:t>,</w:t>
      </w:r>
      <w:r w:rsidR="00DA4B13" w:rsidRPr="00524172">
        <w:t xml:space="preserve"> but now covers ~44%</w:t>
      </w:r>
      <w:r w:rsidR="009C7ADD">
        <w:t xml:space="preserve"> </w:t>
      </w:r>
      <w:r w:rsidR="00DA4B13" w:rsidRPr="00524172">
        <w:fldChar w:fldCharType="begin" w:fldLock="1"/>
      </w:r>
      <w:r w:rsidR="007766FB">
        <w:instrText xml:space="preserve"> ADDIN ZOTERO_ITEM CSL_CITATION {"citationID":"YyQU902S","properties":{"formattedCitation":"(Richardson, 2010)","plainCitation":"(Richardson, 2010)","noteIndex":0},"citationItems":[{"id":"jA1NzBln/OLajTZGx","uris":["http://www.mendeley.com/documents/?uuid=16e607dc-8cd5-4fae-b269-7a09eebe9548"],"itemData":{"DOI":"10.1007/s11273-009-9156-4","ISSN":"09234861","abstract":"The Everglades is the largest subtropical wetland in the United States. Because of its size, floral and faunal diversity, geological history and hydrological functions on the Florida landscape, the remaining Everglades are considered to be the crown jewel of U. S. wetlands. It is also called a \"sentinel wetland\" to test our society's resolve for ecosystem restoration. Originally called Pa-hay-okee (\"grassy lake\") by the American Indians, it was later popularized as the \"river of grass\" by Marjory Stoneman Douglas. This metaphor unfortunately has led to a simplistic view of the complexities of the Everglades ecosystem and how it functions on the landscape. Often incorrectly referred to as the \"marsh\" or \"swamp,\" the Everglades is a fen peatland or alkaline mire. These are important distinctions when one considers how different marshes and swamps are from peatlands in terms of their hydrologic controls, biogeochemistry, rate of peat development, plant and animal communities and-importantly-succession patterns. This paper provides a brief review of the geological processes that led to the development of the Everglades, compares historic and current hydrologic flow patterns, assesses nutrient conditions, presents information on vegetation communities and succession patterns, and provides a new peatland classification of the Everglades system, which may help in the development of a more appropriate restoration management framework. © 2009 Springer Science+Business Media B.V.","author":[{"dropping-particle":"","family":"Richardson","given":"Curtis J.","non-dropping-particle":"","parse-names":false,"suffix":""}],"container-title":"Wetlands Ecology and Management","id":"ITEM-1","issue":"5","issued":{"date-parts":[["2010"]]},"page":"517-542","title":"The Everglades: North America's subtropical wetland","type":"article-journal","volume":"18"}}],"schema":"https://github.com/citation-style-language/schema/raw/master/csl-citation.json"} </w:instrText>
      </w:r>
      <w:r w:rsidR="00DA4B13" w:rsidRPr="00524172">
        <w:fldChar w:fldCharType="separate"/>
      </w:r>
      <w:r w:rsidR="00B41503" w:rsidRPr="00B41503">
        <w:t>(Richardson, 2010)</w:t>
      </w:r>
      <w:r w:rsidR="00DA4B13" w:rsidRPr="00524172">
        <w:fldChar w:fldCharType="end"/>
      </w:r>
      <w:r w:rsidR="006A6EF3" w:rsidRPr="00524172">
        <w:t>.</w:t>
      </w:r>
      <w:r w:rsidR="00004CAC">
        <w:t xml:space="preserve"> </w:t>
      </w:r>
      <w:r w:rsidR="00FD2148" w:rsidRPr="00524172">
        <w:t>In th</w:t>
      </w:r>
      <w:r w:rsidR="006A6EF3" w:rsidRPr="00524172">
        <w:t>e ridge-slough</w:t>
      </w:r>
      <w:r w:rsidR="00FD2148" w:rsidRPr="00524172">
        <w:t xml:space="preserve"> landscape, r</w:t>
      </w:r>
      <w:r w:rsidR="00A00A02" w:rsidRPr="00524172">
        <w:t>idges and sloughs differ slightly by elevation (~10-15 cm)</w:t>
      </w:r>
      <w:r w:rsidR="00D724D9" w:rsidRPr="00524172">
        <w:t xml:space="preserve"> which </w:t>
      </w:r>
      <w:r w:rsidR="00A00A02" w:rsidRPr="00524172">
        <w:t>changes the likelihood of seasonal flooding and dryin</w:t>
      </w:r>
      <w:r w:rsidR="00E27B55">
        <w:t>g. The likelihood of seasonal flooding and drying</w:t>
      </w:r>
      <w:r w:rsidR="00A00A02" w:rsidRPr="00524172">
        <w:t xml:space="preserve"> </w:t>
      </w:r>
      <w:r w:rsidR="00C12775">
        <w:t>differentiates</w:t>
      </w:r>
      <w:r w:rsidR="00A00A02" w:rsidRPr="00524172">
        <w:t xml:space="preserve"> distinct habitat/vegetation patches.</w:t>
      </w:r>
      <w:r w:rsidR="00004CAC">
        <w:t xml:space="preserve"> </w:t>
      </w:r>
      <w:r w:rsidR="001D2C6A">
        <w:t>T</w:t>
      </w:r>
      <w:r w:rsidR="00DA0E8C" w:rsidRPr="00524172">
        <w:t xml:space="preserve">he lowest elevation </w:t>
      </w:r>
      <w:r w:rsidR="00CC2708" w:rsidRPr="00524172">
        <w:t>slough</w:t>
      </w:r>
      <w:r w:rsidR="00971D0A" w:rsidRPr="00524172">
        <w:t xml:space="preserve"> habitat</w:t>
      </w:r>
      <w:r w:rsidR="00887622" w:rsidRPr="00524172">
        <w:t>s</w:t>
      </w:r>
      <w:r w:rsidR="00971D0A" w:rsidRPr="00524172">
        <w:t xml:space="preserve"> </w:t>
      </w:r>
      <w:r w:rsidR="00DA0E8C" w:rsidRPr="00524172">
        <w:t xml:space="preserve">dry to sediment surfaces every 3-10 years </w:t>
      </w:r>
      <w:r w:rsidR="00887622" w:rsidRPr="00524172">
        <w:t>and are dominated by floating vegetation like lilies (</w:t>
      </w:r>
      <w:r w:rsidR="00887622" w:rsidRPr="00524172">
        <w:rPr>
          <w:i/>
        </w:rPr>
        <w:t>Nymphaea odorata</w:t>
      </w:r>
      <w:r w:rsidR="00887622" w:rsidRPr="00524172">
        <w:t>)</w:t>
      </w:r>
      <w:r w:rsidR="00DA0E8C" w:rsidRPr="00524172">
        <w:t xml:space="preserve"> or emergent spike-rushes (</w:t>
      </w:r>
      <w:r w:rsidR="00DA0E8C" w:rsidRPr="00524172">
        <w:rPr>
          <w:i/>
        </w:rPr>
        <w:t>Eleocharis</w:t>
      </w:r>
      <w:r w:rsidR="00DA0E8C" w:rsidRPr="00524172">
        <w:t xml:space="preserve"> spp.). Sloughs are interspersed with higher </w:t>
      </w:r>
      <w:r w:rsidR="00DA0E8C" w:rsidRPr="00524172">
        <w:lastRenderedPageBreak/>
        <w:t>elev</w:t>
      </w:r>
      <w:r w:rsidR="00D728C7" w:rsidRPr="00524172">
        <w:t>a</w:t>
      </w:r>
      <w:r w:rsidR="00DA0E8C" w:rsidRPr="00524172">
        <w:t>tion</w:t>
      </w:r>
      <w:r w:rsidR="00CC2708" w:rsidRPr="00524172">
        <w:t xml:space="preserve"> ridge</w:t>
      </w:r>
      <w:r w:rsidR="00971D0A" w:rsidRPr="00524172">
        <w:t>s</w:t>
      </w:r>
      <w:r w:rsidR="00887622" w:rsidRPr="00524172">
        <w:t xml:space="preserve"> dominate</w:t>
      </w:r>
      <w:r w:rsidR="00DA0E8C" w:rsidRPr="00524172">
        <w:t>d</w:t>
      </w:r>
      <w:r w:rsidR="00887622" w:rsidRPr="00524172">
        <w:t xml:space="preserve"> by sawgrass (</w:t>
      </w:r>
      <w:r w:rsidR="00887622" w:rsidRPr="00524172">
        <w:rPr>
          <w:i/>
          <w:iCs/>
        </w:rPr>
        <w:t>Cladium jamaicense</w:t>
      </w:r>
      <w:r w:rsidR="00887622" w:rsidRPr="00524172">
        <w:t>)</w:t>
      </w:r>
      <w:r w:rsidR="00971D0A" w:rsidRPr="00524172">
        <w:t xml:space="preserve"> </w:t>
      </w:r>
      <w:r w:rsidR="00DA0E8C" w:rsidRPr="00524172">
        <w:t>that dry most years</w:t>
      </w:r>
      <w:r w:rsidR="003D202C">
        <w:t xml:space="preserve"> </w:t>
      </w:r>
      <w:r w:rsidR="00337821">
        <w:fldChar w:fldCharType="begin" w:fldLock="1"/>
      </w:r>
      <w:r w:rsidR="007766FB">
        <w:instrText xml:space="preserve"> ADDIN ZOTERO_ITEM CSL_CITATION {"citationID":"y4FaJhpt","properties":{"formattedCitation":"(Zweig &amp; Kitchens, 2008)","plainCitation":"(Zweig &amp; Kitchens, 2008)","noteIndex":0},"citationItems":[{"id":"jA1NzBln/3BR9oDat","uris":["http://www.mendeley.com/documents/?uuid=0181195a-b84a-4f7e-a535-201d97ffb664"],"itemData":{"DOI":"10.1672/08-96.1","ISSN":"02775212","abstract":"Projects of the scope of the restoration of the Florida Everglades require substantial information regarding ecological mechanisms, and these are often poorly understood. We provide critical base knowledge for Everglades restoration by characterizing the existing vegetation communities of an Everglades remnant, describing how present and historic hydrology affect wetland vegetation community composition, and documenting change from communities described in previous studies. Vegetation biomass samples were collected along transects across Water Conservation Area 3A South (3AS). Ten community types were present between November 2002 and 2005. Separate analyses for key a priori groups (slough, wet prairie, and sawgrass) provided detailed conclusions about effects of historic hydrology on the vegetation of 3AS. Communities were affected by hydrologic variables up to four years previous to the sample. We identified wet prairie/slough species such as Eleocharis spp. and Nymphaea odorata as short-term sentinel species of community change. Sawgrass and N. odorata should be monitored for long-term change. Comparisons to preceding studies indicated that many of the communities of previous times, when conditions were drier, no longer exist in our study area and have been replaced by deeper water community types. © 2008 The Society of Wetland Scientists.","author":[{"dropping-particle":"","family":"Zweig","given":"Christa L.","non-dropping-particle":"","parse-names":false,"suffix":""},{"dropping-particle":"","family":"Kitchens","given":"Wiley M.","non-dropping-particle":"","parse-names":false,"suffix":""}],"container-title":"Wetlands","id":"ITEM-1","issue":"4","issued":{"date-parts":[["2008"]]},"page":"1086-1096","title":"Effects of landscape gradients on wetland vegetation communities: Information for large-scale restoration","type":"article-journal","volume":"28"}}],"schema":"https://github.com/citation-style-language/schema/raw/master/csl-citation.json"} </w:instrText>
      </w:r>
      <w:r w:rsidR="00337821">
        <w:fldChar w:fldCharType="separate"/>
      </w:r>
      <w:r w:rsidR="00B41503" w:rsidRPr="00B41503">
        <w:t>(Zweig &amp; Kitchens, 2008)</w:t>
      </w:r>
      <w:r w:rsidR="00337821">
        <w:fldChar w:fldCharType="end"/>
      </w:r>
      <w:r w:rsidR="00DA0E8C" w:rsidRPr="00524172">
        <w:t xml:space="preserve">. </w:t>
      </w:r>
      <w:r w:rsidR="00CC2708" w:rsidRPr="00524172">
        <w:t>Ongoing hydro-restoration of the Everglades ecosystem aims to restore hydro-patterns to improve conditions for wildlife</w:t>
      </w:r>
      <w:r w:rsidR="003557BF">
        <w:t xml:space="preserve"> and natural communities</w:t>
      </w:r>
      <w:r w:rsidR="00942D3E">
        <w:t xml:space="preserve"> (National Academies of Sciences, Engineering and Medicine 2021)</w:t>
      </w:r>
      <w:r w:rsidR="00CC2708" w:rsidRPr="00524172">
        <w:t>.</w:t>
      </w:r>
      <w:r w:rsidR="00CC2708" w:rsidRPr="00524172">
        <w:rPr>
          <w:rStyle w:val="CommentReference"/>
          <w:sz w:val="24"/>
          <w:szCs w:val="24"/>
        </w:rPr>
        <w:t xml:space="preserve"> </w:t>
      </w:r>
    </w:p>
    <w:p w14:paraId="627E9B11" w14:textId="66EC7A1F" w:rsidR="00695B5F" w:rsidRPr="00524172" w:rsidRDefault="00944415" w:rsidP="00C6515F">
      <w:pPr>
        <w:pStyle w:val="NATESTYLE1CommonCollege"/>
        <w:spacing w:after="120"/>
        <w:ind w:firstLine="720"/>
        <w:jc w:val="both"/>
      </w:pPr>
      <w:commentRangeStart w:id="435"/>
      <w:commentRangeStart w:id="436"/>
      <w:del w:id="437" w:author="Nathan Dorn" w:date="2024-02-16T10:28:00Z">
        <w:r w:rsidRPr="00524172" w:rsidDel="00BB38A8">
          <w:delText>The Florida Apple Snail is a species of conservation concern</w:delText>
        </w:r>
        <w:r w:rsidR="00004770" w:rsidDel="00BB38A8">
          <w:delText xml:space="preserve"> that was historically abundant within the Everglades ridge and slough landscape. </w:delText>
        </w:r>
        <w:r w:rsidR="003016A5" w:rsidRPr="00524172" w:rsidDel="00BB38A8">
          <w:delText>The federally endangered Florida Snail Kite forages almost exclusively on adult apple snails</w:delText>
        </w:r>
        <w:r w:rsidR="008A625C" w:rsidDel="00BB38A8">
          <w:delText xml:space="preserve"> </w:delText>
        </w:r>
        <w:r w:rsidR="00337821" w:rsidDel="00BB38A8">
          <w:fldChar w:fldCharType="begin" w:fldLock="1"/>
        </w:r>
        <w:r w:rsidR="007766FB" w:rsidDel="00BB38A8">
          <w:delInstrText xml:space="preserve"> ADDIN ZOTERO_ITEM CSL_CITATION {"citationID":"TCp5WuUi","properties":{"formattedCitation":"(Cattau et al., 2010)","plainCitation":"(Cattau et al., 2010)","noteIndex":0},"citationItems":[{"id":"jA1NzBln/EBGH1KME","uris":["http://www.mendeley.com/documents/?uuid=b727adcc-9f1d-4a04-ad79-befb09c66303"],"itemData":{"DOI":"10.1016/j.biocon.2009.11.022","ISSN":"00063207","abstract":"Despite acknowledging that exotic species can exhibit tremendous influence over native populations, few case studies have clearly demonstrated the effects of exotic prey species on native predators. We examined the effects of the recently introduced island apple snail (Pomacea insularum) on the foraging behavior and energetics of the endangered snail kite (Rostrhamus sociabilis plumbeus) in Florida. We conducted time-activity budgets: (i) on kites foraging for native Florida apple snails (Pomacea paludosa) in major wetland units within the kites' range that had not been invaded by the exotic island apple snail and (ii) on kites foraging for exotic apple snails in Lake Tohopekaliga, the only major wetland utilized by the snail kite that had suffered a serious invasion of P. insularum. When foraging for P. insularum, snail kites dropped a greater proportion of snails, and they experienced increased handling times and decreased consumption rates; however, kites foraging for P. insularum also spent a smaller proportion of the day in flight. Estimates of net daily energy balances between kites feeding on P. insularum versus P. paludosa were comparable for adults, but juveniles experienced energetic deficiencies when feeding on the exotic snail. Due to this discrepancy, we hypothesize that wetlands invaded by P. insularum, such as Lake Tohopekaliga, may function as ecological traps for the snail kite in Florida by attracting breeding adults but simultaneously depressing juvenile survival. This study highlights the conservation implications and importance of elucidating the effects that exotic species have on native specialists, especially those that are endangered, because subtle influences on behavior may have significant population consequences. © 2009 Elsevier Ltd.","author":[{"dropping-particle":"","family":"Cattau","given":"Christopher E.","non-dropping-particle":"","parse-names":false,"suffix":""},{"dropping-particle":"","family":"Martin","given":"Julien","non-dropping-particle":"","parse-names":false,"suffix":""},{"dropping-particle":"","family":"Kitchens","given":"Wiley M.","non-dropping-particle":"","parse-names":false,"suffix":""}],"container-title":"Biological Conservation","id":"ITEM-1","issue":"2","issued":{"date-parts":[["2010"]]},"page":"513-520","publisher":"Elsevier Ltd","title":"Effects of an exotic prey species on a native specialist: Example of the snail kite","type":"article-journal","volume":"143"}}],"schema":"https://github.com/citation-style-language/schema/raw/master/csl-citation.json"} </w:delInstrText>
        </w:r>
        <w:r w:rsidR="00337821" w:rsidDel="00BB38A8">
          <w:fldChar w:fldCharType="separate"/>
        </w:r>
        <w:r w:rsidR="00B41503" w:rsidRPr="00B41503" w:rsidDel="00BB38A8">
          <w:delText>(Cattau et al., 2010)</w:delText>
        </w:r>
        <w:r w:rsidR="00337821" w:rsidDel="00BB38A8">
          <w:fldChar w:fldCharType="end"/>
        </w:r>
        <w:r w:rsidR="003016A5" w:rsidRPr="00524172" w:rsidDel="00BB38A8">
          <w:delText>.</w:delText>
        </w:r>
        <w:r w:rsidR="00004CAC" w:rsidDel="00BB38A8">
          <w:delText xml:space="preserve"> </w:delText>
        </w:r>
        <w:r w:rsidR="003016A5" w:rsidRPr="00524172" w:rsidDel="00BB38A8">
          <w:delText xml:space="preserve"> Because of their reliance on apple snails, Snail Kite demography is linked to adult apple snail densities</w:delText>
        </w:r>
        <w:r w:rsidR="00721287" w:rsidDel="00BB38A8">
          <w:delText xml:space="preserve"> </w:delText>
        </w:r>
        <w:r w:rsidR="003016A5" w:rsidRPr="00524172" w:rsidDel="00BB38A8">
          <w:fldChar w:fldCharType="begin" w:fldLock="1"/>
        </w:r>
        <w:r w:rsidR="007766FB" w:rsidDel="00BB38A8">
          <w:delInstrText xml:space="preserve"> ADDIN ZOTERO_ITEM CSL_CITATION {"citationID":"ww7ewotj","properties":{"formattedCitation":"(Cattau et al., 2014)","plainCitation":"(Cattau et al., 2014)","noteIndex":0},"citationItems":[{"id":"jA1NzBln/8mKKfeP2","uris":["http://www.mendeley.com/documents/?uuid=fe01fd9a-d1bf-45fe-9166-ea4c08c96d76"],"itemData":{"DOI":"10.1002/jwmg.706","ISSN":"19372817","abstract":"Understanding how predators respond to fluctuations in prey density has important conservation and management implications, particularly for threatened and endangered specialists. However, directly linking prey densities to predator behavior and demography over broad spatial and temporal scales is rare, in part, because it can be prohibitively expensive and time-consuming to quantify prey density over large areas. We link nesting data collected by a long-term monitoring program for the endangered snail kite (Rostrhamus sociabilis plumbeus) with 44 density estimates of its primary prey, the Florida apple snail (Pomacea paludosa), collected by multiple, smaller-scale studies from 2002 to 2010. We found evidence that key components of kite breeding biology - nest density and the number of young fledged per successful nest - were positively related to snail density. Although previous studies have shown that densities greater than approximately 0.1-0.2 snails/m2 may be necessary to sustain profitable foraging and that capture times for individual foraging kites begin to level off as snail densities exceed approximately 0.4 snails/m 2, we found continued numerical responses in snail kite reproductive parameters at greater snail densities. At occupied sites (i.e., snail-sampling sites in which ≥1 snail kite nest was present within a 2-km radius during the primary sampling period: Mar-May), the average snail density was 0.45 snails/m2 (SE = 0.12, n = 17), whereas that of unoccupied sites was 0.12 snails/m2 (SE = 0.02, n = 27). Along the snail density gradient from 0.2 to 0.4 to 1.2 snails/m2, model predictions indicated that 1) the probability of site occupancy (by nesting kites) increased from 0.48 to 0.69 to 0.90, 2) local nest abundance of occupied sites increased from 4 to 7 to 16 nests, and 3) the probability of a successful nesting attempt fledging more than 1 young increased from 0.02 to 0.07 to 0.43. We found no evidence of a snail density effect on nest survival. Understanding the differential effects of snail density on various components of snail kite breeding biology is essential to the development and implementation of management tools used for snail kite conservation and Everglades restoration. © 2014 The Wildlife Society.","author":[{"dropping-particle":"","family":"Cattau","given":"Christopher E.","non-dropping-particle":"","parse-names":false,"suffix":""},{"dropping-particle":"","family":"Darby","given":"Philip C.","non-dropping-particle":"","parse-names":false,"suffix":""},{"dropping-particle":"","family":"Fletcher","given":"Robert J.","non-dropping-particle":"","parse-names":false,"suffix":""},{"dropping-particle":"","family":"Kitchens","given":"Wiley M.","non-dropping-particle":"","parse-names":false,"suffix":""}],"container-title":"Journal of Wildlife Management","id":"ITEM-1","issue":"4","issued":{"date-parts":[["2014"]]},"page":"620-631","title":"Reproductive responses of the endangered snail kite to variations in prey density","type":"article-journal","volume":"78"}}],"schema":"https://github.com/citation-style-language/schema/raw/master/csl-citation.json"} </w:delInstrText>
        </w:r>
        <w:r w:rsidR="003016A5" w:rsidRPr="00524172" w:rsidDel="00BB38A8">
          <w:fldChar w:fldCharType="separate"/>
        </w:r>
        <w:r w:rsidR="00B41503" w:rsidRPr="00B41503" w:rsidDel="00BB38A8">
          <w:delText>(Cattau et al., 2014)</w:delText>
        </w:r>
        <w:r w:rsidR="003016A5" w:rsidRPr="00524172" w:rsidDel="00BB38A8">
          <w:fldChar w:fldCharType="end"/>
        </w:r>
        <w:r w:rsidR="003016A5" w:rsidRPr="00524172" w:rsidDel="00BB38A8">
          <w:delText>.</w:delText>
        </w:r>
        <w:r w:rsidR="00004CAC" w:rsidDel="00BB38A8">
          <w:delText xml:space="preserve"> </w:delText>
        </w:r>
        <w:r w:rsidRPr="00524172" w:rsidDel="00BB38A8">
          <w:delText xml:space="preserve"> </w:delText>
        </w:r>
      </w:del>
      <w:commentRangeEnd w:id="436"/>
      <w:r w:rsidR="00BB38A8">
        <w:rPr>
          <w:rStyle w:val="CommentReference"/>
          <w:rFonts w:cstheme="minorBidi"/>
        </w:rPr>
        <w:commentReference w:id="436"/>
      </w:r>
      <w:commentRangeStart w:id="438"/>
      <w:r w:rsidRPr="00524172">
        <w:t>The Florida Apple Snail is the largest native freshwater snail in North America (Pennak 1953), and it has a lung and a gill characteristic to the Ampullariidae family</w:t>
      </w:r>
      <w:r w:rsidR="00721287">
        <w:t xml:space="preserve"> </w:t>
      </w:r>
      <w:r w:rsidRPr="00524172">
        <w:fldChar w:fldCharType="begin" w:fldLock="1"/>
      </w:r>
      <w:r w:rsidR="007766FB">
        <w:instrText xml:space="preserve"> ADDIN ZOTERO_ITEM CSL_CITATION {"citationID":"JKVCpkfq","properties":{"formattedCitation":"(Hayes et al., 2009)","plainCitation":"(Hayes et al., 2009)","noteIndex":0},"citationItems":[{"id":"jA1NzBln/Q4zhMu1i","uris":["http://www.mendeley.com/documents/?uuid=7811a344-20f3-41f8-b3f0-fda91a11f516"],"itemData":{"DOI":"10.1111/j.1095-8312.2009.01246.x","ISSN":"00244066","abstract":"Apple snails (Ampullariidae) are a diverse family of pantropical freshwater snails and an important evolutionary link to the common ancestor of the largest group of living gastropods, the Caenogastropoda. A clear understanding of relationships within the Ampullariidae, and identification of their sister taxon, is therefore important for interpreting gastropod evolution in general. Unfortunately, the overall pattern has been clouded by confused systematics within the family and equivocal results regarding the family's sister group relationships. To clarify the relationships among ampullariid genera and to evaluate the influence of including or excluding possible sister taxa, we used data from five genes, three nuclear and two mitochondrial, from representatives of all nine extant ampullariid genera, and species of Viviparidae, Cyclophoridae, and Campanilidae, to reconstruct the phylogeny of apple snails, and determine their affinities to these possible sister groups. The results obtained indicate that the Old and New World ampullariids are reciprocally monophyletic with probable Gondwanan origins. All four Old World genera, Afropomus, Saulea, Pila, and Lanistes, were recovered as monophyletic, but only Asolene, Felipponea, and Pomella were monophyletic among the five New World genera, with Marisa paraphyletic and Pomacea polyphyletic. Estimates of divergence times among New World taxa suggest that diversification began shortly after the separation of Africa and South America and has probably been influenced by hydrogeological events over the last 90 Myr. The sister group of the Ampullariidae remains unresolved, but analyses omitting certain outgroup taxa suggest the need for dense taxonomic sampling to increase phylogenetic accuracy within the ingroup. The results obtained also indicate that defining the sister group of the Ampullariidae and clarifying relationships among basal caenogastropods will require increased taxon sampling within these four families, and synthesis of both morphological and molecular data. © 2009 The Linnean Society of London.","author":[{"dropping-particle":"","family":"Hayes","given":"Kenneth A.","non-dropping-particle":"","parse-names":false,"suffix":""},{"dropping-particle":"","family":"Cowie","given":"Robert H.","non-dropping-particle":"","parse-names":false,"suffix":""},{"dropping-particle":"","family":"Thiengo","given":"Silvana C.","non-dropping-particle":"","parse-names":false,"suffix":""}],"container-title":"Biological Journal of the Linnean Society","id":"ITEM-1","issue":"1","issued":{"date-parts":[["2009"]]},"page":"61-76","title":"A global phylogeny of apple snails: Gondwanan origin, generic relationships, and the influence of outgroup choice (Caenogastropoda: Ampullariidae)","type":"article-journal","volume":"98"}}],"schema":"https://github.com/citation-style-language/schema/raw/master/csl-citation.json"} </w:instrText>
      </w:r>
      <w:r w:rsidRPr="00524172">
        <w:fldChar w:fldCharType="separate"/>
      </w:r>
      <w:r w:rsidR="00B41503" w:rsidRPr="00B41503">
        <w:t>(Hayes et al., 2009)</w:t>
      </w:r>
      <w:r w:rsidRPr="00524172">
        <w:fldChar w:fldCharType="end"/>
      </w:r>
      <w:r w:rsidRPr="00524172">
        <w:t>.</w:t>
      </w:r>
      <w:r w:rsidR="00004CAC">
        <w:t xml:space="preserve"> </w:t>
      </w:r>
      <w:r w:rsidR="00C15A6D" w:rsidRPr="00524172">
        <w:t>Florida Apple Snails</w:t>
      </w:r>
      <w:r w:rsidR="00C15A6D" w:rsidRPr="00524172">
        <w:rPr>
          <w:i/>
          <w:iCs/>
        </w:rPr>
        <w:t xml:space="preserve"> </w:t>
      </w:r>
      <w:r w:rsidR="00C15A6D" w:rsidRPr="00524172">
        <w:rPr>
          <w:iCs/>
        </w:rPr>
        <w:t xml:space="preserve">hatch at </w:t>
      </w:r>
      <w:r w:rsidR="00C15A6D" w:rsidRPr="00524172">
        <w:t xml:space="preserve">3-4 mm (shell length, SL), mature at lengths of &gt;27.5 mm SL, and </w:t>
      </w:r>
      <w:r w:rsidR="00093840">
        <w:t>senesce</w:t>
      </w:r>
      <w:r w:rsidR="00D313C7" w:rsidRPr="00524172">
        <w:t xml:space="preserve"> after reproduction</w:t>
      </w:r>
      <w:r w:rsidR="00C15A6D" w:rsidRPr="00524172">
        <w:t xml:space="preserve"> that limits their life span to ~1.5 years</w:t>
      </w:r>
      <w:r w:rsidR="00721287">
        <w:t xml:space="preserve"> </w:t>
      </w:r>
      <w:r w:rsidR="00337821">
        <w:fldChar w:fldCharType="begin" w:fldLock="1"/>
      </w:r>
      <w:r w:rsidR="007766FB">
        <w:instrText xml:space="preserve"> ADDIN ZOTERO_ITEM CSL_CITATION {"citationID":"XQCM5LYt","properties":{"formattedCitation":"(Hanning, 1979)","plainCitation":"(Hanning, 1979)","noteIndex":0},"citationItems":[{"id":"jA1NzBln/0X8POtEN","uris":["http://www.mendeley.com/documents/?uuid=36495018-42d8-4a15-8a16-ee3776eb7067"],"itemData":{"author":[{"dropping-particle":"","family":"Hanning","given":"Gary W.","non-dropping-particle":"","parse-names":false,"suffix":""}],"id":"ITEM-1","issued":{"date-parts":[["1979"]]},"publisher":"MS thesis: Florida State University: Tallahassee FL","title":"Aspects of Reproduction in Pomacea paludosa (mesogastropods: pilidae)","type":"thesis"}}],"schema":"https://github.com/citation-style-language/schema/raw/master/csl-citation.json"} </w:instrText>
      </w:r>
      <w:r w:rsidR="00337821">
        <w:fldChar w:fldCharType="separate"/>
      </w:r>
      <w:r w:rsidR="00B41503" w:rsidRPr="00B41503">
        <w:t>(Hanning, 1979)</w:t>
      </w:r>
      <w:r w:rsidR="00337821">
        <w:fldChar w:fldCharType="end"/>
      </w:r>
      <w:commentRangeEnd w:id="438"/>
      <w:r w:rsidR="00526A5C">
        <w:rPr>
          <w:rStyle w:val="CommentReference"/>
          <w:rFonts w:cstheme="minorBidi"/>
        </w:rPr>
        <w:commentReference w:id="438"/>
      </w:r>
      <w:r w:rsidR="00C15A6D" w:rsidRPr="00524172">
        <w:t>.</w:t>
      </w:r>
      <w:r w:rsidR="00004CAC">
        <w:t xml:space="preserve"> </w:t>
      </w:r>
      <w:r w:rsidR="00D313C7" w:rsidRPr="00524172">
        <w:t xml:space="preserve">Throughout their life the Florida Apple Snail </w:t>
      </w:r>
      <w:r w:rsidR="00C0251A">
        <w:t>grows by up to four orders of magnitude in mass which creates</w:t>
      </w:r>
      <w:r w:rsidR="00D313C7" w:rsidRPr="00524172">
        <w:t xml:space="preserve"> substantial size-structure within the population</w:t>
      </w:r>
      <w:r w:rsidR="00C15A6D" w:rsidRPr="00524172">
        <w:t>.</w:t>
      </w:r>
      <w:r w:rsidR="00004CAC">
        <w:t xml:space="preserve"> </w:t>
      </w:r>
      <w:r w:rsidR="00866A71" w:rsidRPr="00524172">
        <w:t>The Florida Apple Snail</w:t>
      </w:r>
      <w:r w:rsidRPr="00524172">
        <w:rPr>
          <w:i/>
          <w:iCs/>
        </w:rPr>
        <w:t xml:space="preserve"> </w:t>
      </w:r>
      <w:r w:rsidRPr="00524172">
        <w:t>are</w:t>
      </w:r>
      <w:r w:rsidRPr="00524172">
        <w:rPr>
          <w:i/>
          <w:iCs/>
        </w:rPr>
        <w:t xml:space="preserve"> </w:t>
      </w:r>
      <w:r w:rsidRPr="00524172">
        <w:t>dioecious and lay light-pink to white conspicuous calcareous egg masses (20-60 eggs</w:t>
      </w:r>
      <w:r w:rsidR="00DA0E8C" w:rsidRPr="00524172">
        <w:t>/mass</w:t>
      </w:r>
      <w:r w:rsidRPr="00524172">
        <w:t>) on emergent vegetation 10-20 cm above the water</w:t>
      </w:r>
      <w:r w:rsidR="00721287">
        <w:t xml:space="preserve"> </w:t>
      </w:r>
      <w:r w:rsidR="00337821">
        <w:fldChar w:fldCharType="begin" w:fldLock="1"/>
      </w:r>
      <w:r w:rsidR="007766FB">
        <w:instrText xml:space="preserve"> ADDIN ZOTERO_ITEM CSL_CITATION {"citationID":"jEaLz1LS","properties":{"formattedCitation":"(Hanning, 1979)","plainCitation":"(Hanning, 1979)","noteIndex":0},"citationItems":[{"id":"jA1NzBln/0X8POtEN","uris":["http://www.mendeley.com/documents/?uuid=36495018-42d8-4a15-8a16-ee3776eb7067"],"itemData":{"author":[{"dropping-particle":"","family":"Hanning","given":"Gary W.","non-dropping-particle":"","parse-names":false,"suffix":""}],"id":"ITEM-1","issued":{"date-parts":[["1979"]]},"publisher":"MS thesis: Florida State University: Tallahassee FL","title":"Aspects of Reproduction in Pomacea paludosa (mesogastropods: pilidae)","type":"thesis"}}],"schema":"https://github.com/citation-style-language/schema/raw/master/csl-citation.json"} </w:instrText>
      </w:r>
      <w:r w:rsidR="00337821">
        <w:fldChar w:fldCharType="separate"/>
      </w:r>
      <w:r w:rsidR="007B0A57" w:rsidRPr="007B0A57">
        <w:t>(Hanning, 1979)</w:t>
      </w:r>
      <w:r w:rsidR="00337821">
        <w:fldChar w:fldCharType="end"/>
      </w:r>
      <w:r w:rsidRPr="00524172">
        <w:t>.</w:t>
      </w:r>
      <w:r w:rsidR="00004CAC">
        <w:t xml:space="preserve"> </w:t>
      </w:r>
      <w:r w:rsidR="00C15A6D" w:rsidRPr="00524172">
        <w:t>Reproduction peaks in the spring (dry season; Feb-May),</w:t>
      </w:r>
      <w:r w:rsidR="00421661" w:rsidRPr="00524172">
        <w:t xml:space="preserve"> and then</w:t>
      </w:r>
      <w:r w:rsidR="00C15A6D" w:rsidRPr="00524172">
        <w:t xml:space="preserve"> declines</w:t>
      </w:r>
      <w:r w:rsidR="006A6EF3" w:rsidRPr="00524172">
        <w:t xml:space="preserve"> </w:t>
      </w:r>
      <w:r w:rsidR="00C15A6D" w:rsidRPr="00524172">
        <w:t>through the early summer (wet season; June-July</w:t>
      </w:r>
      <w:r w:rsidR="005127D5">
        <w:t xml:space="preserve">; </w:t>
      </w:r>
      <w:r w:rsidR="00337821">
        <w:fldChar w:fldCharType="begin" w:fldLock="1"/>
      </w:r>
      <w:r w:rsidR="007766FB">
        <w:instrText xml:space="preserve"> ADDIN ZOTERO_ITEM CSL_CITATION {"citationID":"xpRod3Xl","properties":{"formattedCitation":"(Barrus et al., 2023; Hanning, 1979)","plainCitation":"(Barrus et al., 2023; Hanning, 1979)","dontUpdate":true,"noteIndex":0},"citationItems":[{"id":"jA1NzBln/Y0XC2KTy","uris":["http://zotero.org/users/9972654/items/9V6IVCYY"],"itemData":{"id":1226,"type":"article-journal","container-title":"Hydrobiologia","language":"en","license":"All rights reserved","source":"Zotero","title":"Life history responses of two co-occurring congeneric Apple Snails (Pomacea maculata and P. paludosa) to variation in water depth and metaphyton total phosphorus","author":[{"family":"Barrus","given":"Nathan T."},{"family":"Drumheller","given":"Danielle"},{"family":"Cook","given":"Mark I."},{"family":"Dorn","given":"Nathan J."}],"issued":{"date-parts":[["2023"]]}}},{"id":"jA1NzBln/0X8POtEN","uris":["http://www.mendeley.com/documents/?uuid=36495018-42d8-4a15-8a16-ee3776eb7067"],"itemData":{"author":[{"dropping-particle":"","family":"Hanning","given":"Gary W.","non-dropping-particle":"","parse-names":false,"suffix":""}],"id":"ITEM-1","issued":{"date-parts":[["1979"]]},"publisher":"MS thesis: Florida State University: Tallahassee FL","title":"Aspects of Reproduction in Pomacea paludosa (mesogastropods: pilidae)","type":"thesis"}}],"schema":"https://github.com/citation-style-language/schema/raw/master/csl-citation.json"} </w:instrText>
      </w:r>
      <w:r w:rsidR="00337821">
        <w:fldChar w:fldCharType="separate"/>
      </w:r>
      <w:r w:rsidR="005127D5" w:rsidRPr="005127D5">
        <w:t>Barrus et al., 2023; Hanning, 1979)</w:t>
      </w:r>
      <w:r w:rsidR="00337821">
        <w:fldChar w:fldCharType="end"/>
      </w:r>
      <w:r w:rsidR="003016A5" w:rsidRPr="00524172">
        <w:t>.</w:t>
      </w:r>
      <w:r w:rsidR="00004CAC">
        <w:t xml:space="preserve"> </w:t>
      </w:r>
      <w:commentRangeStart w:id="439"/>
      <w:del w:id="440" w:author="Nathan Dorn" w:date="2024-02-16T10:27:00Z">
        <w:r w:rsidR="000C05B9" w:rsidDel="00FC1D6F">
          <w:delText>P</w:delText>
        </w:r>
        <w:r w:rsidR="009104C8" w:rsidRPr="00524172" w:rsidDel="00FC1D6F">
          <w:delText>opulations in the ridge</w:delText>
        </w:r>
        <w:r w:rsidR="00BD52A1" w:rsidRPr="00524172" w:rsidDel="00FC1D6F">
          <w:delText>-</w:delText>
        </w:r>
        <w:r w:rsidR="009104C8" w:rsidRPr="00524172" w:rsidDel="00FC1D6F">
          <w:delText>slough landscape</w:delText>
        </w:r>
        <w:r w:rsidR="001377DB" w:rsidRPr="00524172" w:rsidDel="00FC1D6F">
          <w:delText xml:space="preserve"> </w:delText>
        </w:r>
        <w:r w:rsidR="00CA1F3D" w:rsidDel="00FC1D6F">
          <w:delText xml:space="preserve">in the central portion of the ecosystem </w:delText>
        </w:r>
        <w:r w:rsidR="009104C8" w:rsidRPr="00524172" w:rsidDel="00FC1D6F">
          <w:delText>decline</w:delText>
        </w:r>
        <w:r w:rsidR="00AF5F08" w:rsidRPr="00524172" w:rsidDel="00FC1D6F">
          <w:delText>d</w:delText>
        </w:r>
        <w:r w:rsidR="009104C8" w:rsidRPr="00524172" w:rsidDel="00FC1D6F">
          <w:delText xml:space="preserve"> </w:delText>
        </w:r>
        <w:r w:rsidR="00EB1B3A" w:rsidDel="00FC1D6F">
          <w:delText xml:space="preserve">to levels considered too low for </w:delText>
        </w:r>
        <w:r w:rsidR="000C05B9" w:rsidDel="00FC1D6F">
          <w:delText>substantial</w:delText>
        </w:r>
        <w:r w:rsidR="00EB1B3A" w:rsidDel="00FC1D6F">
          <w:delText xml:space="preserve"> Kite nesting </w:delText>
        </w:r>
        <w:r w:rsidR="00FD1C12" w:rsidDel="00FC1D6F">
          <w:delText xml:space="preserve">since 2007 </w:delText>
        </w:r>
        <w:r w:rsidR="009104C8" w:rsidRPr="00524172" w:rsidDel="00FC1D6F">
          <w:fldChar w:fldCharType="begin" w:fldLock="1"/>
        </w:r>
        <w:r w:rsidR="007766FB" w:rsidDel="00FC1D6F">
          <w:delInstrText xml:space="preserve"> ADDIN ZOTERO_ITEM CSL_CITATION {"citationID":"kdq0rfU1","properties":{"formattedCitation":"(Cattau et al., 2016; Gutierre et al., 2019)","plainCitation":"(Cattau et al., 2016; Gutierre et al., 2019)","noteIndex":0},"citationItems":[{"id":21,"uris":["http://zotero.org/users/9972654/items/5ITZNIS4"],"itemData":{"id":21,"type":"article-journal","abstract":"Identifying impacts of non-­native species on native populations is central to conservation and ecology. While effects of non-n­ ative predators on native prey populations have recently received much attention, impacts of introduced prey on native predator populations are less understood. Non-n­ative prey can influence predator behavior and demography through direct and indirect pathways, yet quantitative assessments of the relative impacts of multiple, potentially counteracting, effects on native predator population growth remain scarce. Using ≈20 years of range-w­ ide monitoring data, we tested for effects of a recently introduced, rapidly spreading non-­native prey species (Pomacea maculata) on the behavior and demography of the endangered Snail Kite (Rostrhamus sociabilis). ­Previous studies found that food-h­ andling difficulties caused by the large size of P. maculata (relative to the native P. paludosa) can lead to energetic deficiencies in juvenile kites, suggesting the potential for evolutionary traps to occur. However, high densities of P. maculata populations could facilitate kites by providing supplemental food resources. Contrary to prior hypotheses, we found that juvenile apparent survival increased ≈50% in wetlands invaded by non-n­ative snails. Breeding rates and number of young fledged/successful nests were also positively associated with non-­native snail presence, suggesting direct trophic benefits to kites. We found no direct effects of the invasive snail on adult survival or daily nest survival rates. Kite movements and breeding distribution closely tracked the spread of non-­native snail populations. Since 2005, kites have been heavily concentrated in northern regions where non-­native snails have established. This geographic shift has had hidden costs, as use of northern regions is associated with lower adult survival. Despite negative impacts to this key vital rate, matrix population modeling indicated that the multifarious effects of the non-n­ ative snail invasion on kites culminated in increased population growth rates, likely lowering short-t­erm extinction risks. Results suggest that considering only particular components of behavior or demography may be inadequate to infer the population-­ dynamic importance of non-­native prey on native predators, including their role in creating potential evolutionary traps. Our findings provide information pertinent to Everglades restoration, highlighting potential management trade-o­ ffs for non-n­ ative species that may aid imperiled species recovery yet disrupt other native communities.","container-title":"Ecological Applications","DOI":"10.1890/15-1020.1","ISSN":"1051-0761, 1939-5582","issue":"7","journalAbbreviation":"Ecol Appl","language":"en","page":"1952-1968","source":"DOI.org (Crossref)","title":"Counteracting effects of a non‐native prey on the demography of a native predator culminate in positive population growth","volume":"26","author":[{"family":"Cattau","given":"Christopher E."},{"family":"Fletcher","given":"Robert J."},{"family":"Reichert","given":"Brian E."},{"family":"Kitchens","given":"Wiley M."}],"issued":{"date-parts":[["2016",10]]}}},{"id":"jA1NzBln/MJEh0Rnf","uris":["http://www.mendeley.com/documents/?uuid=e20bb10a-8f74-4c40-ac69-fffb0d9ef1c5"],"itemData":{"DOI":"10.3390/d11100183","ISSN":"14242818","abstract":"The spread of non-native species raises concerns about native species displacement, while other negative effects on native species (e.g., habitat degradation) should also be considered. The highly invasive non-native apple snail Pomacea maculata has raised such concerns as it has become established in a wide range of aquatic systems worldwide. While monitoring native Florida P. paludosa populations in Lake Tohopekaliga (LTOHO) from 2001 to 2009 and inWater Conservation Area 3A (WCA3A, Everglades) from 2006 to 2015, we opportunistically documented the establishment and distribution of P. maculata. We estimated snail densities and recorded egg cluster presence in three study sites (12 total plots, LTOHO) and 137 sites (WCA3). On LTOHO, native snails were absent or at very low densities prior to finding P. maculata. Few snails of either species were found in high-stem-density vegetation of the littoral zone. Pomacea maculata immigration into the littoral zone occurred following managed vegetation removal, and Hydrilla verticillata proliferation in LTOHO likely contributed to the spread of P. maculata. We found both native and non-native apple snail species in many WCA3A sites following P. maculata invasion. We initially found the non-native snail in two sites in southern WCA3A; they were mostly restricted to within three kilometers of initial sites over the next four years. Overall plant community compositions in LTOHO and WCA3A appeared less impacted than expected based on previous reports of P. maculata invasions.","author":[{"dropping-particle":"","family":"Gutierre","given":"Silvia M. M.","non-dropping-particle":"","parse-names":false,"suffix":""},{"dropping-particle":"","family":"Darby","given":"Philip C.","non-dropping-particle":"","parse-names":false,"suffix":""},{"dropping-particle":"","family":"Valentine-Darby","given":"Patricia L.","non-dropping-particle":"","parse-names":false,"suffix":""},{"dropping-particle":"","family":"Mellow","given":"David J.","non-dropping-particle":"","parse-names":false,"suffix":""},{"dropping-particle":"","family":"Therrien","given":"Michel","non-dropping-particle":"","parse-names":false,"suffix":""},{"dropping-particle":"","family":"Watford","given":"Miranda","non-dropping-particle":"","parse-names":false,"suffix":""}],"container-title":"Diversity","id":"ITEM-1","issue":"10","issued":{"date-parts":[["2019"]]},"note":"1) document invasion of P. maculata in Lake Toho and WCA3A.\n2) densities of P. paludosa in Lake Toho were low prior to P. maculata invasion, but disappeared after P. maculata invasion.\n3) it appears that densities of both species in WCA3A are low (at least in the southern Deeper portions of it). There may have been a slight increase in densities from 2014 to 2015.\n4) Lake Toho snail densities are also consistently low &amp;lt;1 m2 from 2001-2009\n5) Distibutionally P. maculata is most associated with southern portion of WCA3A where it is closest to the canals","page":"1-20","title":"Contrasting patterns of pomacea maculata establishment and dispersal in an everglades wetland unit and a central florida lake","type":"article-journal","volume":"11"}}],"schema":"https://github.com/citation-style-language/schema/raw/master/csl-citation.json"} </w:delInstrText>
        </w:r>
        <w:r w:rsidR="009104C8" w:rsidRPr="00524172" w:rsidDel="00FC1D6F">
          <w:fldChar w:fldCharType="separate"/>
        </w:r>
        <w:r w:rsidR="00035F38" w:rsidRPr="00035F38" w:rsidDel="00FC1D6F">
          <w:delText>(Cattau et al., 2016; Gutierre et al., 2019)</w:delText>
        </w:r>
        <w:r w:rsidR="009104C8" w:rsidRPr="00524172" w:rsidDel="00FC1D6F">
          <w:fldChar w:fldCharType="end"/>
        </w:r>
        <w:r w:rsidR="009104C8" w:rsidRPr="00524172" w:rsidDel="00FC1D6F">
          <w:delText>, and for the</w:delText>
        </w:r>
        <w:r w:rsidR="00DA0E8C" w:rsidRPr="00524172" w:rsidDel="00FC1D6F">
          <w:delText xml:space="preserve"> past </w:delText>
        </w:r>
        <w:r w:rsidR="00276BC2" w:rsidDel="00FC1D6F">
          <w:delText>15</w:delText>
        </w:r>
        <w:r w:rsidR="00DA0E8C" w:rsidRPr="00524172" w:rsidDel="00FC1D6F">
          <w:delText xml:space="preserve"> years </w:delText>
        </w:r>
        <w:r w:rsidR="00035F38" w:rsidDel="00FC1D6F">
          <w:delText>Florida Apple Snail</w:delText>
        </w:r>
        <w:r w:rsidR="00DA0E8C" w:rsidRPr="00524172" w:rsidDel="00FC1D6F">
          <w:delText xml:space="preserve"> p</w:delText>
        </w:r>
        <w:r w:rsidRPr="00524172" w:rsidDel="00FC1D6F">
          <w:delText xml:space="preserve">opulations </w:delText>
        </w:r>
        <w:r w:rsidR="001377DB" w:rsidRPr="00524172" w:rsidDel="00FC1D6F">
          <w:delText>have been</w:delText>
        </w:r>
        <w:r w:rsidR="00DA0E8C" w:rsidRPr="00524172" w:rsidDel="00FC1D6F">
          <w:delText xml:space="preserve"> sparse</w:delText>
        </w:r>
        <w:r w:rsidR="009104C8" w:rsidRPr="00524172" w:rsidDel="00FC1D6F">
          <w:delText xml:space="preserve"> (densities &lt; 1·m</w:delText>
        </w:r>
        <w:r w:rsidR="009104C8" w:rsidRPr="00524172" w:rsidDel="00FC1D6F">
          <w:rPr>
            <w:vertAlign w:val="superscript"/>
          </w:rPr>
          <w:delText>-2</w:delText>
        </w:r>
        <w:r w:rsidR="009104C8" w:rsidRPr="00524172" w:rsidDel="00FC1D6F">
          <w:rPr>
            <w:vertAlign w:val="superscript"/>
          </w:rPr>
          <w:softHyphen/>
        </w:r>
        <w:r w:rsidR="009104C8" w:rsidRPr="00524172" w:rsidDel="00FC1D6F">
          <w:rPr>
            <w:vertAlign w:val="superscript"/>
          </w:rPr>
          <w:softHyphen/>
        </w:r>
        <w:r w:rsidR="009104C8" w:rsidRPr="00524172" w:rsidDel="00FC1D6F">
          <w:delText>)</w:delText>
        </w:r>
        <w:r w:rsidR="00DA0E8C" w:rsidRPr="00524172" w:rsidDel="00FC1D6F">
          <w:delText xml:space="preserve"> </w:delText>
        </w:r>
        <w:r w:rsidR="00AF5F08" w:rsidRPr="00524172" w:rsidDel="00FC1D6F">
          <w:fldChar w:fldCharType="begin" w:fldLock="1"/>
        </w:r>
        <w:r w:rsidR="007766FB" w:rsidDel="00FC1D6F">
          <w:delInstrText xml:space="preserve"> ADDIN ZOTERO_ITEM CSL_CITATION {"citationID":"OU4M7WJy","properties":{"formattedCitation":"(Cattau et al., 2010; Gutierre et al., 2019)","plainCitation":"(Cattau et al., 2010; Gutierre et al., 2019)","noteIndex":0},"citationItems":[{"id":"jA1NzBln/MJEh0Rnf","uris":["http://www.mendeley.com/documents/?uuid=e20bb10a-8f74-4c40-ac69-fffb0d9ef1c5"],"itemData":{"DOI":"10.3390/d11100183","ISSN":"14242818","abstract":"The spread of non-native species raises concerns about native species displacement, while other negative effects on native species (e.g., habitat degradation) should also be considered. The highly invasive non-native apple snail Pomacea maculata has raised such concerns as it has become established in a wide range of aquatic systems worldwide. While monitoring native Florida P. paludosa populations in Lake Tohopekaliga (LTOHO) from 2001 to 2009 and inWater Conservation Area 3A (WCA3A, Everglades) from 2006 to 2015, we opportunistically documented the establishment and distribution of P. maculata. We estimated snail densities and recorded egg cluster presence in three study sites (12 total plots, LTOHO) and 137 sites (WCA3). On LTOHO, native snails were absent or at very low densities prior to finding P. maculata. Few snails of either species were found in high-stem-density vegetation of the littoral zone. Pomacea maculata immigration into the littoral zone occurred following managed vegetation removal, and Hydrilla verticillata proliferation in LTOHO likely contributed to the spread of P. maculata. We found both native and non-native apple snail species in many WCA3A sites following P. maculata invasion. We initially found the non-native snail in two sites in southern WCA3A; they were mostly restricted to within three kilometers of initial sites over the next four years. Overall plant community compositions in LTOHO and WCA3A appeared less impacted than expected based on previous reports of P. maculata invasions.","author":[{"dropping-particle":"","family":"Gutierre","given":"Silvia M. M.","non-dropping-particle":"","parse-names":false,"suffix":""},{"dropping-particle":"","family":"Darby","given":"Philip C.","non-dropping-particle":"","parse-names":false,"suffix":""},{"dropping-particle":"","family":"Valentine-Darby","given":"Patricia L.","non-dropping-particle":"","parse-names":false,"suffix":""},{"dropping-particle":"","family":"Mellow","given":"David J.","non-dropping-particle":"","parse-names":false,"suffix":""},{"dropping-particle":"","family":"Therrien","given":"Michel","non-dropping-particle":"","parse-names":false,"suffix":""},{"dropping-particle":"","family":"Watford","given":"Miranda","non-dropping-particle":"","parse-names":false,"suffix":""}],"container-title":"Diversity","id":"ITEM-2","issue":"10","issued":{"date-parts":[["2019"]]},"note":"1) document invasion of P. maculata in Lake Toho and WCA3A.\n2) densities of P. paludosa in Lake Toho were low prior to P. maculata invasion, but disappeared after P. maculata invasion.\n3) it appears that densities of both species in WCA3A are low (at least in the southern Deeper portions of it). There may have been a slight increase in densities from 2014 to 2015.\n4) Lake Toho snail densities are also consistently low &amp;lt;1 m2 from 2001-2009\n5) Distibutionally P. maculata is most associated with southern portion of WCA3A where it is closest to the canals","page":"1-20","title":"Contrasting patterns of pomacea maculata establishment and dispersal in an everglades wetland unit and a central florida lake","type":"article-journal","volume":"11"}},{"id":"jA1NzBln/EBGH1KME","uris":["http://www.mendeley.com/documents/?uuid=b727adcc-9f1d-4a04-ad79-befb09c66303"],"itemData":{"DOI":"10.1016/j.biocon.2009.11.022","ISSN":"00063207","abstract":"Despite acknowledging that exotic species can exhibit tremendous influence over native populations, few case studies have clearly demonstrated the effects of exotic prey species on native predators. We examined the effects of the recently introduced island apple snail (Pomacea insularum) on the foraging behavior and energetics of the endangered snail kite (Rostrhamus sociabilis plumbeus) in Florida. We conducted time-activity budgets: (i) on kites foraging for native Florida apple snails (Pomacea paludosa) in major wetland units within the kites' range that had not been invaded by the exotic island apple snail and (ii) on kites foraging for exotic apple snails in Lake Tohopekaliga, the only major wetland utilized by the snail kite that had suffered a serious invasion of P. insularum. When foraging for P. insularum, snail kites dropped a greater proportion of snails, and they experienced increased handling times and decreased consumption rates; however, kites foraging for P. insularum also spent a smaller proportion of the day in flight. Estimates of net daily energy balances between kites feeding on P. insularum versus P. paludosa were comparable for adults, but juveniles experienced energetic deficiencies when feeding on the exotic snail. Due to this discrepancy, we hypothesize that wetlands invaded by P. insularum, such as Lake Tohopekaliga, may function as ecological traps for the snail kite in Florida by attracting breeding adults but simultaneously depressing juvenile survival. This study highlights the conservation implications and importance of elucidating the effects that exotic species have on native specialists, especially those that are endangered, because subtle influences on behavior may have significant population consequences. © 2009 Elsevier Ltd.","author":[{"dropping-particle":"","family":"Cattau","given":"Christopher E.","non-dropping-particle":"","parse-names":false,"suffix":""},{"dropping-particle":"","family":"Martin","given":"Julien","non-dropping-particle":"","parse-names":false,"suffix":""},{"dropping-particle":"","family":"Kitchens","given":"Wiley M.","non-dropping-particle":"","parse-names":false,"suffix":""}],"container-title":"Biological Conservation","id":"ITEM-3","issue":"2","issued":{"date-parts":[["2010"]]},"page":"513-520","publisher":"Elsevier Ltd","title":"Effects of an exotic prey species on a native specialist: Example of the snail kite","type":"article-journal","volume":"143"}}],"schema":"https://github.com/citation-style-language/schema/raw/master/csl-citation.json"} </w:delInstrText>
        </w:r>
        <w:r w:rsidR="00AF5F08" w:rsidRPr="00524172" w:rsidDel="00FC1D6F">
          <w:fldChar w:fldCharType="separate"/>
        </w:r>
        <w:r w:rsidR="00B41503" w:rsidRPr="00B41503" w:rsidDel="00FC1D6F">
          <w:delText>(Cattau et al., 2010; Gutierre et al., 2019)</w:delText>
        </w:r>
        <w:r w:rsidR="00AF5F08" w:rsidRPr="00524172" w:rsidDel="00FC1D6F">
          <w:fldChar w:fldCharType="end"/>
        </w:r>
        <w:r w:rsidR="00AF5F08" w:rsidRPr="00524172" w:rsidDel="00FC1D6F">
          <w:delText>.</w:delText>
        </w:r>
        <w:r w:rsidR="00555932" w:rsidDel="00FC1D6F">
          <w:delText xml:space="preserve">  </w:delText>
        </w:r>
      </w:del>
      <w:commentRangeEnd w:id="439"/>
      <w:r w:rsidR="00BB38A8">
        <w:rPr>
          <w:rStyle w:val="CommentReference"/>
          <w:rFonts w:cstheme="minorBidi"/>
        </w:rPr>
        <w:commentReference w:id="439"/>
      </w:r>
    </w:p>
    <w:p w14:paraId="4F7562F6" w14:textId="4DC1137A" w:rsidR="0048065C" w:rsidRDefault="00866A71" w:rsidP="0048065C">
      <w:pPr>
        <w:pStyle w:val="NATESTYLE1CommonCollege"/>
        <w:spacing w:after="240"/>
        <w:ind w:firstLine="720"/>
        <w:jc w:val="both"/>
      </w:pPr>
      <w:commentRangeStart w:id="441"/>
      <w:r w:rsidRPr="00524172">
        <w:t>The Florida Apple Snail</w:t>
      </w:r>
      <w:r w:rsidR="00944415" w:rsidRPr="00524172">
        <w:t xml:space="preserve"> </w:t>
      </w:r>
      <w:r w:rsidR="00851601" w:rsidRPr="00524172">
        <w:t>experiences</w:t>
      </w:r>
      <w:r w:rsidR="00944415" w:rsidRPr="00524172">
        <w:t xml:space="preserve"> a wide range of predators</w:t>
      </w:r>
      <w:r w:rsidR="00421661" w:rsidRPr="00524172">
        <w:t xml:space="preserve"> besides endangered kites</w:t>
      </w:r>
      <w:r w:rsidR="00944415" w:rsidRPr="00524172">
        <w:t>.</w:t>
      </w:r>
      <w:r w:rsidR="00004CAC">
        <w:t xml:space="preserve"> </w:t>
      </w:r>
      <w:r w:rsidR="00944415" w:rsidRPr="00524172">
        <w:t xml:space="preserve">At adult sizes, </w:t>
      </w:r>
      <w:r w:rsidRPr="00524172">
        <w:t>The Florida Apple Snail</w:t>
      </w:r>
      <w:r w:rsidR="00944415" w:rsidRPr="00524172">
        <w:t xml:space="preserve"> </w:t>
      </w:r>
      <w:r w:rsidR="007C0AD9" w:rsidRPr="00524172">
        <w:t xml:space="preserve">are prey for </w:t>
      </w:r>
      <w:r w:rsidR="00944415" w:rsidRPr="00524172">
        <w:t>wildlife like alligators (</w:t>
      </w:r>
      <w:r w:rsidR="00944415" w:rsidRPr="00524172">
        <w:rPr>
          <w:i/>
          <w:iCs/>
        </w:rPr>
        <w:t xml:space="preserve">Alligator </w:t>
      </w:r>
      <w:r w:rsidR="00944415" w:rsidRPr="00524172">
        <w:rPr>
          <w:i/>
          <w:iCs/>
        </w:rPr>
        <w:lastRenderedPageBreak/>
        <w:t>mississippiensis</w:t>
      </w:r>
      <w:r w:rsidR="00944415" w:rsidRPr="00524172">
        <w:t>)</w:t>
      </w:r>
      <w:r w:rsidR="00453CCB">
        <w:t>,</w:t>
      </w:r>
      <w:r w:rsidR="00944415" w:rsidRPr="00524172">
        <w:t xml:space="preserve"> limpkins (</w:t>
      </w:r>
      <w:r w:rsidR="00944415" w:rsidRPr="00524172">
        <w:rPr>
          <w:i/>
          <w:iCs/>
        </w:rPr>
        <w:t>Aramus guarauna</w:t>
      </w:r>
      <w:r w:rsidR="00944415" w:rsidRPr="00524172">
        <w:t>), and soft-shell turtles (</w:t>
      </w:r>
      <w:r w:rsidR="00944415" w:rsidRPr="00524172">
        <w:rPr>
          <w:i/>
          <w:iCs/>
        </w:rPr>
        <w:t>Trionyx ferox</w:t>
      </w:r>
      <w:r w:rsidR="00453CCB">
        <w:rPr>
          <w:i/>
          <w:iCs/>
        </w:rPr>
        <w:t>;</w:t>
      </w:r>
      <w:r w:rsidR="00721287">
        <w:t xml:space="preserve"> </w:t>
      </w:r>
      <w:r w:rsidR="001C6E9D">
        <w:rPr>
          <w:i/>
          <w:iCs/>
        </w:rPr>
        <w:fldChar w:fldCharType="begin" w:fldLock="1"/>
      </w:r>
      <w:r w:rsidR="007766FB">
        <w:rPr>
          <w:i/>
          <w:iCs/>
        </w:rPr>
        <w:instrText xml:space="preserve"> ADDIN ZOTERO_ITEM CSL_CITATION {"citationID":"54ibfVkn","properties":{"formattedCitation":"(Dalrymple, 1977; Snyder &amp; Snyder, 1971)","plainCitation":"(Dalrymple, 1977; Snyder &amp; Snyder, 1971)","dontUpdate":true,"noteIndex":0},"citationItems":[{"id":"jA1NzBln/jwRcJ86Q","uris":["http://www.mendeley.com/documents/?uuid=6f1b866d-c852-4402-8335-00a325696f4a"],"itemData":{"author":[{"dropping-particle":"","family":"Dalrymple","given":"George H.","non-dropping-particle":"","parse-names":false,"suffix":""}],"container-title":"Journal of Herpetology","id":"ITEM-1","issue":"3","issued":{"date-parts":[["1977"]]},"page":"255-285","title":"Intraspecific Variation in the Cranial Feeding Mechanism of Turtles of the Genus Trionyx ( Reptilia , Testudines , Trionychidae )","type":"article-journal","volume":"11"}},{"id":"jA1NzBln/7PWYxrUz","uris":["http://www.mendeley.com/documents/?uuid=156a7cc0-ec3d-4893-a697-426dd1ccd219"],"itemData":{"author":[{"dropping-particle":"","family":"Snyder","given":"Noel F R","non-dropping-particle":"","parse-names":false,"suffix":""},{"dropping-particle":"","family":"Snyder","given":"Helen A","non-dropping-particle":"","parse-names":false,"suffix":""}],"container-title":"Behavior","id":"ITEM-2","issue":"3","issued":{"date-parts":[["1971"]]},"page":"175-215","title":"Defenses of the Florida Apple Snail Pomacea paludosa","type":"article-journal","volume":"40"}}],"schema":"https://github.com/citation-style-language/schema/raw/master/csl-citation.json"} </w:instrText>
      </w:r>
      <w:r w:rsidR="001C6E9D">
        <w:rPr>
          <w:i/>
          <w:iCs/>
        </w:rPr>
        <w:fldChar w:fldCharType="separate"/>
      </w:r>
      <w:r w:rsidR="00B41503" w:rsidRPr="00B41503">
        <w:t>Dalrymple, 1977; Snyder &amp; Snyder, 1971)</w:t>
      </w:r>
      <w:r w:rsidR="001C6E9D">
        <w:rPr>
          <w:i/>
          <w:iCs/>
        </w:rPr>
        <w:fldChar w:fldCharType="end"/>
      </w:r>
      <w:r w:rsidR="00944415" w:rsidRPr="00524172">
        <w:t>.</w:t>
      </w:r>
      <w:r w:rsidR="00004CAC">
        <w:t xml:space="preserve">  </w:t>
      </w:r>
      <w:r w:rsidR="00944415" w:rsidRPr="00524172">
        <w:t>At sizes</w:t>
      </w:r>
      <w:r w:rsidR="003016A5" w:rsidRPr="00524172">
        <w:t xml:space="preserve"> &lt; </w:t>
      </w:r>
      <w:r w:rsidR="00AB0947" w:rsidRPr="00524172">
        <w:t>22</w:t>
      </w:r>
      <w:r w:rsidR="003016A5" w:rsidRPr="00524172">
        <w:t xml:space="preserve"> mm</w:t>
      </w:r>
      <w:r w:rsidR="00F50AE8">
        <w:t xml:space="preserve"> SL, </w:t>
      </w:r>
      <w:r w:rsidR="007C0AD9" w:rsidRPr="00524172">
        <w:t xml:space="preserve"> </w:t>
      </w:r>
      <w:r w:rsidR="003154F2">
        <w:t xml:space="preserve">laboratory experiments </w:t>
      </w:r>
      <w:r w:rsidR="007E0736">
        <w:t xml:space="preserve">showed that </w:t>
      </w:r>
      <w:r w:rsidR="00AB0947" w:rsidRPr="00524172">
        <w:t xml:space="preserve">apple snails </w:t>
      </w:r>
      <w:r w:rsidR="00944415" w:rsidRPr="00524172">
        <w:t>are prey</w:t>
      </w:r>
      <w:r w:rsidR="008969B4">
        <w:t xml:space="preserve"> for</w:t>
      </w:r>
      <w:r w:rsidR="00944415" w:rsidRPr="00524172">
        <w:t xml:space="preserve"> crayfish</w:t>
      </w:r>
      <w:r w:rsidR="003C4706">
        <w:t xml:space="preserve"> </w:t>
      </w:r>
      <w:r w:rsidR="007766FB">
        <w:t>(</w:t>
      </w:r>
      <w:r w:rsidR="007766FB" w:rsidRPr="00D601BB">
        <w:rPr>
          <w:i/>
          <w:iCs/>
        </w:rPr>
        <w:t xml:space="preserve">Procambarus </w:t>
      </w:r>
      <w:r w:rsidR="007766FB" w:rsidRPr="00D601BB">
        <w:t>spp</w:t>
      </w:r>
      <w:r w:rsidR="00D601BB">
        <w:t xml:space="preserve">; </w:t>
      </w:r>
      <w:r w:rsidR="00D95A86">
        <w:fldChar w:fldCharType="begin" w:fldLock="1"/>
      </w:r>
      <w:r w:rsidR="00B45C79">
        <w:instrText xml:space="preserve"> ADDIN ZOTERO_ITEM CSL_CITATION {"citationID":"M327yXO6","properties":{"formattedCitation":"(Davidson &amp; Dorn, 2018; Valentine-Darby et al., 2015)","plainCitation":"(Davidson &amp; Dorn, 2018; Valentine-Darby et al., 2015)","noteIndex":0},"citationItems":[{"id":"jA1NzBln/6VD1VlAs","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J.","non-dropping-particle":"","parse-names":false,"suffix":""}],"container-title":"Oecologia","id":"jA1NzBln/6VD1VlAs","issue":"4","issued":{"date-parts":[["2018"]]},"page":"1101-1111","title":"System productivity alters predator sorting of a size-structured mixed prey community","type":"article-journal","volume":"186"}},{"id":"jA1NzBln/RKjpfTsP","uris":["http://www.mendeley.com/documents/?uuid=5bad5b7e-3272-429d-8e97-25176a79aab7"],"itemData":{"author":[{"dropping-particle":"","family":"Valentine-Darby","given":"Patricia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fldChar w:fldCharType="separate"/>
      </w:r>
      <w:r w:rsidR="00B45C79" w:rsidRPr="00B45C79">
        <w:t>(Davidson &amp; Dorn, 2018; Valentine-Darby et al., 2015)</w:t>
      </w:r>
      <w:r w:rsidR="00D95A86">
        <w:fldChar w:fldCharType="end"/>
      </w:r>
      <w:r w:rsidR="00944415" w:rsidRPr="00524172">
        <w:t>, Redear Sunfish</w:t>
      </w:r>
      <w:r w:rsidR="00721287">
        <w:t xml:space="preserve"> </w:t>
      </w:r>
      <w:r w:rsidR="00D95A86">
        <w:rPr>
          <w:i/>
        </w:rPr>
        <w:fldChar w:fldCharType="begin" w:fldLock="1"/>
      </w:r>
      <w:r w:rsidR="007766FB">
        <w:rPr>
          <w:i/>
        </w:rPr>
        <w:instrText xml:space="preserve"> ADDIN ZOTERO_ITEM CSL_CITATION {"citationID":"u30QX2SH","properties":{"formattedCitation":"(Valentine-Darby et al., 2015)","plainCitation":"(Valentine-Darby et al., 2015)","dontUpdate":true,"noteIndex":0},"citationItems":[{"id":"jA1NzBln/RKjpfTsP","uris":["http://www.mendeley.com/documents/?uuid=5bad5b7e-3272-429d-8e97-25176a79aab7"],"itemData":{"author":[{"dropping-particle":"","family":"Valentine-Darby","given":"Patricia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rPr>
          <w:i/>
        </w:rPr>
        <w:fldChar w:fldCharType="separate"/>
      </w:r>
      <w:r w:rsidR="007954A5" w:rsidRPr="007954A5">
        <w:t>(</w:t>
      </w:r>
      <w:r w:rsidR="00634282" w:rsidRPr="00634282">
        <w:rPr>
          <w:i/>
          <w:iCs/>
        </w:rPr>
        <w:t>Lepomis microlophus</w:t>
      </w:r>
      <w:r w:rsidR="00634282">
        <w:t xml:space="preserve">; </w:t>
      </w:r>
      <w:r w:rsidR="007954A5" w:rsidRPr="007954A5">
        <w:t>Valentine-Darby et al., 2015)</w:t>
      </w:r>
      <w:r w:rsidR="00D95A86">
        <w:rPr>
          <w:i/>
        </w:rPr>
        <w:fldChar w:fldCharType="end"/>
      </w:r>
      <w:r w:rsidR="00944415" w:rsidRPr="00524172">
        <w:t>, Mayan Cichlid</w:t>
      </w:r>
      <w:r w:rsidR="00634282">
        <w:t xml:space="preserve"> </w:t>
      </w:r>
      <w:r w:rsidR="00D95A86">
        <w:rPr>
          <w:i/>
          <w:iCs/>
        </w:rPr>
        <w:fldChar w:fldCharType="begin" w:fldLock="1"/>
      </w:r>
      <w:r w:rsidR="007766FB">
        <w:rPr>
          <w:i/>
          <w:iCs/>
        </w:rPr>
        <w:instrText xml:space="preserve"> ADDIN ZOTERO_ITEM CSL_CITATION {"citationID":"WHZZs9mv","properties":{"formattedCitation":"(Valentine-Darby et al., 2015)","plainCitation":"(Valentine-Darby et al., 2015)","dontUpdate":true,"noteIndex":0},"citationItems":[{"id":"jA1NzBln/RKjpfTsP","uris":["http://www.mendeley.com/documents/?uuid=5bad5b7e-3272-429d-8e97-25176a79aab7"],"itemData":{"author":[{"dropping-particle":"","family":"Valentine-Darby","given":"Patricia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rPr>
          <w:i/>
          <w:iCs/>
        </w:rPr>
        <w:fldChar w:fldCharType="separate"/>
      </w:r>
      <w:r w:rsidR="007954A5" w:rsidRPr="007954A5">
        <w:t>(</w:t>
      </w:r>
      <w:r w:rsidR="0057130E" w:rsidRPr="0057130E">
        <w:rPr>
          <w:i/>
          <w:iCs/>
        </w:rPr>
        <w:t>Mayahero uropthalmus</w:t>
      </w:r>
      <w:r w:rsidR="0057130E">
        <w:t xml:space="preserve">; </w:t>
      </w:r>
      <w:r w:rsidR="007954A5" w:rsidRPr="007954A5">
        <w:t>Valentine-Darby et al., 2015)</w:t>
      </w:r>
      <w:r w:rsidR="00D95A86">
        <w:rPr>
          <w:i/>
          <w:iCs/>
        </w:rPr>
        <w:fldChar w:fldCharType="end"/>
      </w:r>
      <w:r w:rsidR="00944415" w:rsidRPr="00524172">
        <w:t>,</w:t>
      </w:r>
      <w:r w:rsidR="00F504BD" w:rsidRPr="00524172">
        <w:t xml:space="preserve"> African Jewelfish</w:t>
      </w:r>
      <w:r w:rsidR="00721287">
        <w:t xml:space="preserve"> </w:t>
      </w:r>
      <w:r w:rsidR="00D95A86">
        <w:rPr>
          <w:i/>
          <w:iCs/>
        </w:rPr>
        <w:fldChar w:fldCharType="begin" w:fldLock="1"/>
      </w:r>
      <w:r w:rsidR="007766FB">
        <w:rPr>
          <w:i/>
          <w:iCs/>
        </w:rPr>
        <w:instrText xml:space="preserve"> ADDIN ZOTERO_ITEM CSL_CITATION {"citationID":"Gzilzpba","properties":{"formattedCitation":"(Valentine-Darby et al., 2015)","plainCitation":"(Valentine-Darby et al., 2015)","dontUpdate":true,"noteIndex":0},"citationItems":[{"id":"jA1NzBln/RKjpfTsP","uris":["http://www.mendeley.com/documents/?uuid=5bad5b7e-3272-429d-8e97-25176a79aab7"],"itemData":{"author":[{"dropping-particle":"","family":"Valentine-Darby","given":"Patricia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rPr>
          <w:i/>
          <w:iCs/>
        </w:rPr>
        <w:fldChar w:fldCharType="separate"/>
      </w:r>
      <w:r w:rsidR="007954A5" w:rsidRPr="007954A5">
        <w:t>(</w:t>
      </w:r>
      <w:r w:rsidR="0057130E" w:rsidRPr="0057130E">
        <w:rPr>
          <w:i/>
          <w:iCs/>
        </w:rPr>
        <w:t>Hemicromis bimaculatus</w:t>
      </w:r>
      <w:r w:rsidR="0057130E">
        <w:t xml:space="preserve">; </w:t>
      </w:r>
      <w:r w:rsidR="007954A5" w:rsidRPr="007954A5">
        <w:t>Valentine-Darby et al., 2015)</w:t>
      </w:r>
      <w:r w:rsidR="00D95A86">
        <w:rPr>
          <w:i/>
          <w:iCs/>
        </w:rPr>
        <w:fldChar w:fldCharType="end"/>
      </w:r>
      <w:r w:rsidR="00F504BD" w:rsidRPr="00524172">
        <w:t xml:space="preserve"> </w:t>
      </w:r>
      <w:r w:rsidR="00D067F1" w:rsidRPr="00524172">
        <w:t>(</w:t>
      </w:r>
      <w:r w:rsidR="00D067F1" w:rsidRPr="00524172">
        <w:rPr>
          <w:i/>
          <w:iCs/>
        </w:rPr>
        <w:t>Hemicromis bimaculatus</w:t>
      </w:r>
      <w:r w:rsidR="00D067F1" w:rsidRPr="00524172">
        <w:t>)</w:t>
      </w:r>
      <w:r w:rsidR="00F504BD" w:rsidRPr="00524172">
        <w:t>,</w:t>
      </w:r>
      <w:r w:rsidR="00944415" w:rsidRPr="00524172">
        <w:t xml:space="preserve"> Seminole Killifish</w:t>
      </w:r>
      <w:r w:rsidR="0057130E">
        <w:t xml:space="preserve"> </w:t>
      </w:r>
      <w:r w:rsidR="00D95A86">
        <w:rPr>
          <w:i/>
          <w:iCs/>
        </w:rPr>
        <w:fldChar w:fldCharType="begin" w:fldLock="1"/>
      </w:r>
      <w:r w:rsidR="007766FB">
        <w:rPr>
          <w:i/>
          <w:iCs/>
        </w:rPr>
        <w:instrText xml:space="preserve"> ADDIN ZOTERO_ITEM CSL_CITATION {"citationID":"TorTqED7","properties":{"formattedCitation":"(Valentine-Darby et al., 2015)","plainCitation":"(Valentine-Darby et al., 2015)","dontUpdate":true,"noteIndex":0},"citationItems":[{"id":"jA1NzBln/RKjpfTsP","uris":["http://www.mendeley.com/documents/?uuid=5bad5b7e-3272-429d-8e97-25176a79aab7"],"itemData":{"author":[{"dropping-particle":"","family":"Valentine-Darby","given":"Patricia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rPr>
          <w:i/>
          <w:iCs/>
        </w:rPr>
        <w:fldChar w:fldCharType="separate"/>
      </w:r>
      <w:r w:rsidR="007954A5" w:rsidRPr="007954A5">
        <w:t>(</w:t>
      </w:r>
      <w:r w:rsidR="0057130E" w:rsidRPr="0057130E">
        <w:rPr>
          <w:i/>
          <w:iCs/>
        </w:rPr>
        <w:t>Fundulus seminolis</w:t>
      </w:r>
      <w:r w:rsidR="0057130E">
        <w:t xml:space="preserve">; </w:t>
      </w:r>
      <w:r w:rsidR="007954A5" w:rsidRPr="007954A5">
        <w:t>Valentine-Darby et al., 2015)</w:t>
      </w:r>
      <w:r w:rsidR="00D95A86">
        <w:rPr>
          <w:i/>
          <w:iCs/>
        </w:rPr>
        <w:fldChar w:fldCharType="end"/>
      </w:r>
      <w:r w:rsidR="005865FB">
        <w:t xml:space="preserve">, </w:t>
      </w:r>
      <w:r w:rsidR="00944415" w:rsidRPr="00524172">
        <w:t>Greater Siren</w:t>
      </w:r>
      <w:r w:rsidR="005865FB">
        <w:t xml:space="preserve"> </w:t>
      </w:r>
      <w:r w:rsidR="00D95A86">
        <w:fldChar w:fldCharType="begin" w:fldLock="1"/>
      </w:r>
      <w:r w:rsidR="007766FB">
        <w:instrText xml:space="preserve"> ADDIN ZOTERO_ITEM CSL_CITATION {"citationID":"1vdTn4O4","properties":{"formattedCitation":"(Valentine-Darby et al., 2015)","plainCitation":"(Valentine-Darby et al., 2015)","dontUpdate":true,"noteIndex":0},"citationItems":[{"id":"jA1NzBln/RKjpfTsP","uris":["http://www.mendeley.com/documents/?uuid=5bad5b7e-3272-429d-8e97-25176a79aab7"],"itemData":{"author":[{"dropping-particle":"","family":"Valentine-Darby","given":"Patricia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fldChar w:fldCharType="separate"/>
      </w:r>
      <w:r w:rsidR="007954A5" w:rsidRPr="007954A5">
        <w:t>(</w:t>
      </w:r>
      <w:r w:rsidR="005865FB" w:rsidRPr="005865FB">
        <w:rPr>
          <w:i/>
          <w:iCs/>
        </w:rPr>
        <w:t>Siren lacertina</w:t>
      </w:r>
      <w:r w:rsidR="005865FB">
        <w:t xml:space="preserve">, </w:t>
      </w:r>
      <w:r w:rsidR="007954A5" w:rsidRPr="007954A5">
        <w:t>Valentine-Darby et al., 2015)</w:t>
      </w:r>
      <w:r w:rsidR="00D95A86">
        <w:fldChar w:fldCharType="end"/>
      </w:r>
      <w:r w:rsidR="00944415" w:rsidRPr="00524172">
        <w:t>, and Turtles</w:t>
      </w:r>
      <w:r w:rsidR="005865FB">
        <w:t xml:space="preserve"> </w:t>
      </w:r>
      <w:r w:rsidR="00D95A86">
        <w:fldChar w:fldCharType="begin" w:fldLock="1"/>
      </w:r>
      <w:r w:rsidR="007766FB">
        <w:instrText xml:space="preserve"> ADDIN ZOTERO_ITEM CSL_CITATION {"citationID":"T5or34wX","properties":{"formattedCitation":"(Valentine-Darby et al., 2015)","plainCitation":"(Valentine-Darby et al., 2015)","dontUpdate":true,"noteIndex":0},"citationItems":[{"id":"jA1NzBln/RKjpfTsP","uris":["http://www.mendeley.com/documents/?uuid=5bad5b7e-3272-429d-8e97-25176a79aab7"],"itemData":{"author":[{"dropping-particle":"","family":"Valentine-Darby","given":"Patricia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fldChar w:fldCharType="separate"/>
      </w:r>
      <w:r w:rsidR="007954A5" w:rsidRPr="007954A5">
        <w:t>(</w:t>
      </w:r>
      <w:r w:rsidR="005865FB" w:rsidRPr="00524172">
        <w:rPr>
          <w:i/>
          <w:iCs/>
          <w:noProof/>
          <w:shd w:val="clear" w:color="auto" w:fill="FFFFFF"/>
        </w:rPr>
        <w:t>Kinosternon bauri</w:t>
      </w:r>
      <w:r w:rsidR="005865FB" w:rsidRPr="00524172">
        <w:rPr>
          <w:noProof/>
        </w:rPr>
        <w:t xml:space="preserve"> &amp; </w:t>
      </w:r>
      <w:r w:rsidR="005865FB" w:rsidRPr="00524172">
        <w:rPr>
          <w:i/>
          <w:iCs/>
          <w:noProof/>
          <w:shd w:val="clear" w:color="auto" w:fill="FFFFFF"/>
        </w:rPr>
        <w:t>Sternotherus odoratus</w:t>
      </w:r>
      <w:r w:rsidR="005865FB">
        <w:rPr>
          <w:i/>
          <w:iCs/>
          <w:noProof/>
          <w:shd w:val="clear" w:color="auto" w:fill="FFFFFF"/>
        </w:rPr>
        <w:t>;</w:t>
      </w:r>
      <w:r w:rsidR="005865FB" w:rsidRPr="007954A5">
        <w:t xml:space="preserve"> </w:t>
      </w:r>
      <w:r w:rsidR="007954A5" w:rsidRPr="007954A5">
        <w:t>Valentine-Darby et al., 2015)</w:t>
      </w:r>
      <w:r w:rsidR="00D95A86">
        <w:fldChar w:fldCharType="end"/>
      </w:r>
      <w:r w:rsidR="00944415" w:rsidRPr="00524172">
        <w:t>.</w:t>
      </w:r>
      <w:r w:rsidR="00973149" w:rsidRPr="00524172">
        <w:t xml:space="preserve"> Giant water bugs (Belostomatidae)</w:t>
      </w:r>
      <w:r w:rsidR="00AB0947" w:rsidRPr="00524172">
        <w:t xml:space="preserve"> </w:t>
      </w:r>
      <w:r w:rsidR="00F42392">
        <w:t>m</w:t>
      </w:r>
      <w:r w:rsidR="00F42392" w:rsidRPr="00524172">
        <w:t xml:space="preserve">ay be predators of juvenile </w:t>
      </w:r>
      <w:r w:rsidR="00F42392">
        <w:t>apple snail because they</w:t>
      </w:r>
      <w:r w:rsidR="00F42392" w:rsidRPr="00524172">
        <w:t xml:space="preserve"> </w:t>
      </w:r>
      <w:r w:rsidR="00AB0947" w:rsidRPr="00524172">
        <w:t>are known gastropod predators</w:t>
      </w:r>
      <w:r w:rsidR="00F42392">
        <w:t xml:space="preserve"> </w:t>
      </w:r>
      <w:r w:rsidR="00973149" w:rsidRPr="00524172">
        <w:t>but have not been investigated</w:t>
      </w:r>
      <w:r w:rsidR="005865FB">
        <w:t xml:space="preserve"> </w:t>
      </w:r>
      <w:r w:rsidR="001A7550" w:rsidRPr="00524172">
        <w:fldChar w:fldCharType="begin" w:fldLock="1"/>
      </w:r>
      <w:r w:rsidR="007766FB">
        <w:instrText xml:space="preserve"> ADDIN ZOTERO_ITEM CSL_CITATION {"citationID":"F4IvHqiy","properties":{"formattedCitation":"(Kesler &amp; Munns, 1989)","plainCitation":"(Kesler &amp; Munns, 1989)","noteIndex":0},"citationItems":[{"id":"jA1NzBln/07gk64AQ","uris":["http://www.mendeley.com/documents/?uuid=603a43cc-c049-4d0a-a15d-5c7faa6b7b97"],"itemData":{"author":[{"dropping-particle":"","family":"Kesler","given":"D. H.","non-dropping-particle":"","parse-names":false,"suffix":""},{"dropping-particle":"","family":"Munns","given":"W. R. Jr","non-dropping-particle":"","parse-names":false,"suffix":""}],"container-title":"Journal of the North American Benthological Society","id":"ITEM-1","issue":"4","issued":{"date-parts":[["1989"]]},"page":"342-350","title":"Predation by Belostoma flumineum ( Hemiptera ): An Important Cause of Mortality in Freshwater Snails Author","type":"article-journal","volume":"8"}}],"schema":"https://github.com/citation-style-language/schema/raw/master/csl-citation.json"} </w:instrText>
      </w:r>
      <w:r w:rsidR="001A7550" w:rsidRPr="00524172">
        <w:fldChar w:fldCharType="separate"/>
      </w:r>
      <w:r w:rsidR="00B41503" w:rsidRPr="00B41503">
        <w:t>(Kesler &amp; Munns, 1989)</w:t>
      </w:r>
      <w:r w:rsidR="001A7550" w:rsidRPr="00524172">
        <w:fldChar w:fldCharType="end"/>
      </w:r>
      <w:r w:rsidR="00973149" w:rsidRPr="00524172">
        <w:t>.</w:t>
      </w:r>
      <w:r w:rsidR="00944415" w:rsidRPr="00524172">
        <w:t xml:space="preserve"> </w:t>
      </w:r>
      <w:r w:rsidR="00973149" w:rsidRPr="00524172">
        <w:t>Collectively, the</w:t>
      </w:r>
      <w:r w:rsidR="00944415" w:rsidRPr="00524172">
        <w:t xml:space="preserve"> effect of juvenile-stage predators on population growth has not been investigated </w:t>
      </w:r>
      <w:r w:rsidR="002C040A" w:rsidRPr="00524172">
        <w:t>in any natural wetland</w:t>
      </w:r>
      <w:r w:rsidR="00944415" w:rsidRPr="00524172">
        <w:t>.</w:t>
      </w:r>
      <w:r w:rsidR="00004CAC">
        <w:t xml:space="preserve"> </w:t>
      </w:r>
      <w:bookmarkStart w:id="442" w:name="_Hlk98946915"/>
      <w:bookmarkStart w:id="443" w:name="_Toc92806946"/>
      <w:bookmarkEnd w:id="428"/>
      <w:commentRangeEnd w:id="435"/>
      <w:r w:rsidR="00FC1D6F">
        <w:rPr>
          <w:rStyle w:val="CommentReference"/>
          <w:rFonts w:cstheme="minorBidi"/>
        </w:rPr>
        <w:commentReference w:id="435"/>
      </w:r>
      <w:commentRangeEnd w:id="441"/>
      <w:r w:rsidR="00A75845">
        <w:rPr>
          <w:rStyle w:val="CommentReference"/>
          <w:rFonts w:cstheme="minorBidi"/>
        </w:rPr>
        <w:commentReference w:id="441"/>
      </w:r>
    </w:p>
    <w:p w14:paraId="2A833600" w14:textId="27FE0FDD" w:rsidR="006C3755" w:rsidRDefault="0048065C" w:rsidP="004E4941">
      <w:pPr>
        <w:pStyle w:val="NATESTYLE1CommonCollege"/>
        <w:spacing w:after="240"/>
        <w:ind w:firstLine="720"/>
        <w:jc w:val="both"/>
      </w:pPr>
      <w:r>
        <w:rPr>
          <w:rStyle w:val="CommentReference"/>
          <w:sz w:val="24"/>
          <w:szCs w:val="24"/>
        </w:rPr>
        <w:t xml:space="preserve">Our work was </w:t>
      </w:r>
      <w:ins w:id="444" w:author="Nathan Dorn" w:date="2024-02-16T10:48:00Z">
        <w:r w:rsidR="008F4491">
          <w:rPr>
            <w:rStyle w:val="CommentReference"/>
            <w:sz w:val="24"/>
            <w:szCs w:val="24"/>
          </w:rPr>
          <w:t xml:space="preserve">conducted </w:t>
        </w:r>
      </w:ins>
      <w:r>
        <w:rPr>
          <w:rStyle w:val="CommentReference"/>
          <w:sz w:val="24"/>
          <w:szCs w:val="24"/>
        </w:rPr>
        <w:t xml:space="preserve">in the Loxahatchee Impoundment Landscape Assessment (LILA) </w:t>
      </w:r>
      <w:ins w:id="445" w:author="Nathan Dorn" w:date="2024-02-16T10:48:00Z">
        <w:r w:rsidR="008F4491">
          <w:rPr>
            <w:rStyle w:val="CommentReference"/>
            <w:sz w:val="24"/>
            <w:szCs w:val="24"/>
          </w:rPr>
          <w:t>wetlands</w:t>
        </w:r>
        <w:r w:rsidR="00B8131F">
          <w:rPr>
            <w:rStyle w:val="CommentReference"/>
            <w:sz w:val="24"/>
            <w:szCs w:val="24"/>
          </w:rPr>
          <w:t xml:space="preserve"> </w:t>
        </w:r>
      </w:ins>
      <w:r>
        <w:rPr>
          <w:rStyle w:val="CommentReference"/>
          <w:sz w:val="24"/>
          <w:szCs w:val="24"/>
        </w:rPr>
        <w:t xml:space="preserve">and two sites in the western portion of </w:t>
      </w:r>
      <w:ins w:id="446" w:author="Nathan Dorn" w:date="2024-02-16T10:49:00Z">
        <w:r w:rsidR="00B8131F">
          <w:rPr>
            <w:rStyle w:val="CommentReference"/>
            <w:sz w:val="24"/>
            <w:szCs w:val="24"/>
          </w:rPr>
          <w:t>W</w:t>
        </w:r>
      </w:ins>
      <w:del w:id="447" w:author="Nathan Dorn" w:date="2024-02-16T10:49:00Z">
        <w:r w:rsidDel="00B8131F">
          <w:rPr>
            <w:rStyle w:val="CommentReference"/>
            <w:sz w:val="24"/>
            <w:szCs w:val="24"/>
          </w:rPr>
          <w:delText>w</w:delText>
        </w:r>
      </w:del>
      <w:r>
        <w:rPr>
          <w:rStyle w:val="CommentReference"/>
          <w:sz w:val="24"/>
          <w:szCs w:val="24"/>
        </w:rPr>
        <w:t xml:space="preserve">ater </w:t>
      </w:r>
      <w:ins w:id="448" w:author="Nathan Dorn" w:date="2024-02-16T10:49:00Z">
        <w:r w:rsidR="00B8131F">
          <w:rPr>
            <w:rStyle w:val="CommentReference"/>
            <w:sz w:val="24"/>
            <w:szCs w:val="24"/>
          </w:rPr>
          <w:t>C</w:t>
        </w:r>
      </w:ins>
      <w:del w:id="449" w:author="Nathan Dorn" w:date="2024-02-16T10:49:00Z">
        <w:r w:rsidDel="00B8131F">
          <w:rPr>
            <w:rStyle w:val="CommentReference"/>
            <w:sz w:val="24"/>
            <w:szCs w:val="24"/>
          </w:rPr>
          <w:delText>c</w:delText>
        </w:r>
      </w:del>
      <w:r>
        <w:rPr>
          <w:rStyle w:val="CommentReference"/>
          <w:sz w:val="24"/>
          <w:szCs w:val="24"/>
        </w:rPr>
        <w:t xml:space="preserve">onservation </w:t>
      </w:r>
      <w:ins w:id="450" w:author="Nathan Dorn" w:date="2024-02-16T10:49:00Z">
        <w:r w:rsidR="00B8131F">
          <w:rPr>
            <w:rStyle w:val="CommentReference"/>
            <w:sz w:val="24"/>
            <w:szCs w:val="24"/>
          </w:rPr>
          <w:t>A</w:t>
        </w:r>
      </w:ins>
      <w:del w:id="451" w:author="Nathan Dorn" w:date="2024-02-16T10:49:00Z">
        <w:r w:rsidDel="00B8131F">
          <w:rPr>
            <w:rStyle w:val="CommentReference"/>
            <w:sz w:val="24"/>
            <w:szCs w:val="24"/>
          </w:rPr>
          <w:delText>a</w:delText>
        </w:r>
      </w:del>
      <w:r>
        <w:rPr>
          <w:rStyle w:val="CommentReference"/>
          <w:sz w:val="24"/>
          <w:szCs w:val="24"/>
        </w:rPr>
        <w:t>rea 3A (WCA3A</w:t>
      </w:r>
      <w:r w:rsidR="00F64011">
        <w:rPr>
          <w:rStyle w:val="CommentReference"/>
          <w:sz w:val="24"/>
          <w:szCs w:val="24"/>
        </w:rPr>
        <w:t>; Figure 1</w:t>
      </w:r>
      <w:r>
        <w:rPr>
          <w:rStyle w:val="CommentReference"/>
          <w:sz w:val="24"/>
          <w:szCs w:val="24"/>
        </w:rPr>
        <w:t>)</w:t>
      </w:r>
      <w:r w:rsidR="00540574">
        <w:rPr>
          <w:rStyle w:val="CommentReference"/>
          <w:sz w:val="24"/>
          <w:szCs w:val="24"/>
        </w:rPr>
        <w:t xml:space="preserve"> i</w:t>
      </w:r>
      <w:r w:rsidR="003D7D76">
        <w:rPr>
          <w:rStyle w:val="CommentReference"/>
          <w:sz w:val="24"/>
          <w:szCs w:val="24"/>
        </w:rPr>
        <w:t>n Florida</w:t>
      </w:r>
      <w:ins w:id="452" w:author="Nathan Dorn" w:date="2024-02-16T10:49:00Z">
        <w:r w:rsidR="00B8131F">
          <w:rPr>
            <w:rStyle w:val="CommentReference"/>
            <w:sz w:val="24"/>
            <w:szCs w:val="24"/>
          </w:rPr>
          <w:t>,</w:t>
        </w:r>
      </w:ins>
      <w:r w:rsidR="003D7D76">
        <w:rPr>
          <w:rStyle w:val="CommentReference"/>
          <w:sz w:val="24"/>
          <w:szCs w:val="24"/>
        </w:rPr>
        <w:t xml:space="preserve"> USA</w:t>
      </w:r>
      <w:r>
        <w:rPr>
          <w:rStyle w:val="CommentReference"/>
          <w:sz w:val="24"/>
          <w:szCs w:val="24"/>
        </w:rPr>
        <w:t xml:space="preserve">.  LILA consists of four 8 ha experimental wetlands </w:t>
      </w:r>
      <w:del w:id="453" w:author="Nathan Dorn" w:date="2024-02-16T10:49:00Z">
        <w:r w:rsidDel="00B8131F">
          <w:rPr>
            <w:rStyle w:val="CommentReference"/>
            <w:sz w:val="24"/>
            <w:szCs w:val="24"/>
          </w:rPr>
          <w:delText xml:space="preserve">named </w:delText>
        </w:r>
      </w:del>
      <w:ins w:id="454" w:author="Nathan Dorn" w:date="2024-02-16T10:49:00Z">
        <w:r w:rsidR="00B8131F">
          <w:rPr>
            <w:rStyle w:val="CommentReference"/>
            <w:sz w:val="24"/>
            <w:szCs w:val="24"/>
          </w:rPr>
          <w:t xml:space="preserve">(macrocosms </w:t>
        </w:r>
      </w:ins>
      <w:r>
        <w:rPr>
          <w:rStyle w:val="CommentReference"/>
          <w:sz w:val="24"/>
          <w:szCs w:val="24"/>
        </w:rPr>
        <w:t>M1-M4</w:t>
      </w:r>
      <w:ins w:id="455" w:author="Nathan Dorn" w:date="2024-02-16T10:49:00Z">
        <w:r w:rsidR="00B8131F">
          <w:rPr>
            <w:rStyle w:val="CommentReference"/>
            <w:sz w:val="24"/>
            <w:szCs w:val="24"/>
          </w:rPr>
          <w:t>)</w:t>
        </w:r>
      </w:ins>
      <w:r>
        <w:rPr>
          <w:rStyle w:val="CommentReference"/>
          <w:sz w:val="24"/>
          <w:szCs w:val="24"/>
        </w:rPr>
        <w:t>, that mimic the ridge and slough landscape of the Everglades</w:t>
      </w:r>
      <w:r w:rsidR="00E41663">
        <w:rPr>
          <w:rStyle w:val="CommentReference"/>
          <w:sz w:val="24"/>
          <w:szCs w:val="24"/>
        </w:rPr>
        <w:t xml:space="preserve"> (Figure 1B)</w:t>
      </w:r>
      <w:r>
        <w:rPr>
          <w:rStyle w:val="CommentReference"/>
          <w:sz w:val="24"/>
          <w:szCs w:val="24"/>
        </w:rPr>
        <w:t>. The water levels in LILA are controlled by pumps and culverts that allow for landscape</w:t>
      </w:r>
      <w:ins w:id="456" w:author="Nathan Dorn" w:date="2024-02-16T10:49:00Z">
        <w:r w:rsidR="00B8131F">
          <w:rPr>
            <w:rStyle w:val="CommentReference"/>
            <w:sz w:val="24"/>
            <w:szCs w:val="24"/>
          </w:rPr>
          <w:t>-</w:t>
        </w:r>
      </w:ins>
      <w:del w:id="457" w:author="Nathan Dorn" w:date="2024-02-16T10:49:00Z">
        <w:r w:rsidDel="00B8131F">
          <w:rPr>
            <w:rStyle w:val="CommentReference"/>
            <w:sz w:val="24"/>
            <w:szCs w:val="24"/>
          </w:rPr>
          <w:delText xml:space="preserve"> </w:delText>
        </w:r>
      </w:del>
      <w:r>
        <w:rPr>
          <w:rStyle w:val="CommentReference"/>
          <w:sz w:val="24"/>
          <w:szCs w:val="24"/>
        </w:rPr>
        <w:t xml:space="preserve">scale hydrologic experiments. Wetlands M1 &amp; M3 were managed for an unconstrained hydrologic treatment </w:t>
      </w:r>
      <w:ins w:id="458" w:author="Nathan Dorn" w:date="2024-02-16T10:50:00Z">
        <w:r w:rsidR="00B8131F">
          <w:rPr>
            <w:rStyle w:val="CommentReference"/>
            <w:sz w:val="24"/>
            <w:szCs w:val="24"/>
          </w:rPr>
          <w:t>(higher wet season maximal depths; ~</w:t>
        </w:r>
      </w:ins>
      <w:ins w:id="459" w:author="Nathan Dorn" w:date="2024-02-16T10:51:00Z">
        <w:r w:rsidR="00290B27">
          <w:rPr>
            <w:rStyle w:val="CommentReference"/>
            <w:sz w:val="24"/>
            <w:szCs w:val="24"/>
          </w:rPr>
          <w:t>0.9</w:t>
        </w:r>
      </w:ins>
      <w:ins w:id="460" w:author="Nathan Dorn" w:date="2024-02-16T10:50:00Z">
        <w:r w:rsidR="00B8131F">
          <w:rPr>
            <w:rStyle w:val="CommentReference"/>
            <w:sz w:val="24"/>
            <w:szCs w:val="24"/>
          </w:rPr>
          <w:t xml:space="preserve"> m) </w:t>
        </w:r>
      </w:ins>
      <w:r>
        <w:rPr>
          <w:rStyle w:val="CommentReference"/>
          <w:sz w:val="24"/>
          <w:szCs w:val="24"/>
        </w:rPr>
        <w:t xml:space="preserve">while M2 &amp; M4 were managed for a constrained </w:t>
      </w:r>
      <w:ins w:id="461" w:author="Nathan Dorn" w:date="2024-02-16T10:52:00Z">
        <w:r w:rsidR="00D52F51">
          <w:rPr>
            <w:rStyle w:val="CommentReference"/>
            <w:sz w:val="24"/>
            <w:szCs w:val="24"/>
          </w:rPr>
          <w:t>summertime</w:t>
        </w:r>
      </w:ins>
      <w:del w:id="462" w:author="Nathan Dorn" w:date="2024-02-16T10:52:00Z">
        <w:r w:rsidDel="00D52F51">
          <w:rPr>
            <w:rStyle w:val="CommentReference"/>
            <w:sz w:val="24"/>
            <w:szCs w:val="24"/>
          </w:rPr>
          <w:delText>hydrologic treatment</w:delText>
        </w:r>
      </w:del>
      <w:ins w:id="463" w:author="Nathan Dorn" w:date="2024-02-16T10:52:00Z">
        <w:r w:rsidR="00D52F51">
          <w:rPr>
            <w:rStyle w:val="CommentReference"/>
            <w:sz w:val="24"/>
            <w:szCs w:val="24"/>
          </w:rPr>
          <w:t xml:space="preserve"> depths</w:t>
        </w:r>
      </w:ins>
      <w:ins w:id="464" w:author="Nathan Dorn" w:date="2024-02-16T10:50:00Z">
        <w:r w:rsidR="00B8131F">
          <w:rPr>
            <w:rStyle w:val="CommentReference"/>
            <w:sz w:val="24"/>
            <w:szCs w:val="24"/>
          </w:rPr>
          <w:t xml:space="preserve"> (&lt; 0.7 m)</w:t>
        </w:r>
      </w:ins>
      <w:r>
        <w:rPr>
          <w:rStyle w:val="CommentReference"/>
          <w:sz w:val="24"/>
          <w:szCs w:val="24"/>
        </w:rPr>
        <w:t xml:space="preserve">. The unconstrained </w:t>
      </w:r>
      <w:del w:id="465" w:author="Nathan Dorn" w:date="2024-02-16T10:52:00Z">
        <w:r w:rsidDel="00D52F51">
          <w:rPr>
            <w:rStyle w:val="CommentReference"/>
            <w:sz w:val="24"/>
            <w:szCs w:val="24"/>
          </w:rPr>
          <w:delText xml:space="preserve">and constrained wetlands hydrologic treatments differ in wet season water depths such that unconstrained </w:delText>
        </w:r>
      </w:del>
      <w:r>
        <w:rPr>
          <w:rStyle w:val="CommentReference"/>
          <w:sz w:val="24"/>
          <w:szCs w:val="24"/>
        </w:rPr>
        <w:t xml:space="preserve">wetlands are generally deeper than constrained wetlands </w:t>
      </w:r>
      <w:ins w:id="466" w:author="Nathan Dorn" w:date="2024-02-16T10:52:00Z">
        <w:r w:rsidR="006D502F">
          <w:rPr>
            <w:rStyle w:val="CommentReference"/>
            <w:sz w:val="24"/>
            <w:szCs w:val="24"/>
          </w:rPr>
          <w:t xml:space="preserve">and depths rise faster in the wet season </w:t>
        </w:r>
      </w:ins>
      <w:r>
        <w:rPr>
          <w:rStyle w:val="CommentReference"/>
          <w:sz w:val="24"/>
          <w:szCs w:val="24"/>
        </w:rPr>
        <w:t>although wetlands reach the same low water level</w:t>
      </w:r>
      <w:r w:rsidR="006D6E27">
        <w:rPr>
          <w:rStyle w:val="CommentReference"/>
          <w:sz w:val="24"/>
          <w:szCs w:val="24"/>
        </w:rPr>
        <w:t>s</w:t>
      </w:r>
      <w:r w:rsidR="00727360">
        <w:rPr>
          <w:rStyle w:val="CommentReference"/>
          <w:sz w:val="24"/>
          <w:szCs w:val="24"/>
        </w:rPr>
        <w:t xml:space="preserve"> in the dry season</w:t>
      </w:r>
      <w:r>
        <w:rPr>
          <w:rStyle w:val="CommentReference"/>
          <w:sz w:val="24"/>
          <w:szCs w:val="24"/>
        </w:rPr>
        <w:t xml:space="preserve">.  </w:t>
      </w:r>
      <w:del w:id="467" w:author="Nathan Dorn" w:date="2024-02-16T10:52:00Z">
        <w:r w:rsidR="00E76A28" w:rsidDel="006D502F">
          <w:rPr>
            <w:rStyle w:val="CommentReference"/>
            <w:sz w:val="24"/>
            <w:szCs w:val="24"/>
          </w:rPr>
          <w:delText xml:space="preserve">Because </w:delText>
        </w:r>
      </w:del>
      <w:ins w:id="468" w:author="Nathan Dorn" w:date="2024-02-16T10:52:00Z">
        <w:r w:rsidR="006D502F">
          <w:rPr>
            <w:rStyle w:val="CommentReference"/>
            <w:sz w:val="24"/>
            <w:szCs w:val="24"/>
          </w:rPr>
          <w:t>S</w:t>
        </w:r>
      </w:ins>
      <w:del w:id="469" w:author="Nathan Dorn" w:date="2024-02-16T10:52:00Z">
        <w:r w:rsidR="00E0601B" w:rsidDel="006D502F">
          <w:rPr>
            <w:rStyle w:val="CommentReference"/>
            <w:sz w:val="24"/>
            <w:szCs w:val="24"/>
          </w:rPr>
          <w:delText>s</w:delText>
        </w:r>
      </w:del>
      <w:r w:rsidR="00E0601B">
        <w:rPr>
          <w:rStyle w:val="CommentReference"/>
          <w:sz w:val="24"/>
          <w:szCs w:val="24"/>
        </w:rPr>
        <w:t>hallower</w:t>
      </w:r>
      <w:r w:rsidR="00E76A28">
        <w:rPr>
          <w:rStyle w:val="CommentReference"/>
          <w:sz w:val="24"/>
          <w:szCs w:val="24"/>
        </w:rPr>
        <w:t xml:space="preserve"> water levels are </w:t>
      </w:r>
      <w:r w:rsidR="00CF120B">
        <w:rPr>
          <w:rStyle w:val="CommentReference"/>
          <w:sz w:val="24"/>
          <w:szCs w:val="24"/>
        </w:rPr>
        <w:lastRenderedPageBreak/>
        <w:t xml:space="preserve">generally favorable for Florida Apple Snail reproduction </w:t>
      </w:r>
      <w:r w:rsidR="00942462">
        <w:rPr>
          <w:rStyle w:val="CommentReference"/>
          <w:sz w:val="24"/>
          <w:szCs w:val="24"/>
        </w:rPr>
        <w:fldChar w:fldCharType="begin"/>
      </w:r>
      <w:r w:rsidR="007766FB">
        <w:rPr>
          <w:rStyle w:val="CommentReference"/>
          <w:sz w:val="24"/>
          <w:szCs w:val="24"/>
        </w:rPr>
        <w:instrText xml:space="preserve"> ADDIN ZOTERO_ITEM CSL_CITATION {"citationID":"faL6A1hv","properties":{"formattedCitation":"(Barrus et al., 2023)","plainCitation":"(Barrus et al., 2023)","noteIndex":0},"citationItems":[{"id":"jA1NzBln/Y0XC2KTy","uris":["http://zotero.org/users/9972654/items/9V6IVCYY"],"itemData":{"id":"8UtNXBJq/5vLlPnUR","type":"article-journal","container-title":"Hydrobiologia","language":"en","license":"All rights reserved","source":"Zotero","title":"Life history responses of two co-occurring congeneric Apple Snails (Pomacea maculata and P. paludosa) to variation in water depth and metaphyton total phosphorus","author":[{"family":"Barrus","given":"Nathan T."},{"family":"Drumheller","given":"Danielle"},{"family":"Cook","given":"Mark I."},{"family":"Dorn","given":"Nathan J."}],"issued":{"date-parts":[["2023"]]}}}],"schema":"https://github.com/citation-style-language/schema/raw/master/csl-citation.json"} </w:instrText>
      </w:r>
      <w:r w:rsidR="00942462">
        <w:rPr>
          <w:rStyle w:val="CommentReference"/>
          <w:sz w:val="24"/>
          <w:szCs w:val="24"/>
        </w:rPr>
        <w:fldChar w:fldCharType="separate"/>
      </w:r>
      <w:r w:rsidR="00942462" w:rsidRPr="00942462">
        <w:t>(Barrus et al., 2023)</w:t>
      </w:r>
      <w:r w:rsidR="00942462">
        <w:rPr>
          <w:rStyle w:val="CommentReference"/>
          <w:sz w:val="24"/>
          <w:szCs w:val="24"/>
        </w:rPr>
        <w:fldChar w:fldCharType="end"/>
      </w:r>
      <w:r w:rsidR="00F92B48">
        <w:rPr>
          <w:rStyle w:val="CommentReference"/>
          <w:sz w:val="24"/>
          <w:szCs w:val="24"/>
        </w:rPr>
        <w:t xml:space="preserve">, we refer </w:t>
      </w:r>
      <w:r w:rsidR="008969B4">
        <w:rPr>
          <w:rStyle w:val="CommentReference"/>
          <w:sz w:val="24"/>
          <w:szCs w:val="24"/>
        </w:rPr>
        <w:t xml:space="preserve">to </w:t>
      </w:r>
      <w:r w:rsidR="00F92B48">
        <w:rPr>
          <w:rStyle w:val="CommentReference"/>
          <w:sz w:val="24"/>
          <w:szCs w:val="24"/>
        </w:rPr>
        <w:t xml:space="preserve">the deeper unconstrained hydrologic treatment as </w:t>
      </w:r>
      <w:r w:rsidR="009633BA">
        <w:rPr>
          <w:rStyle w:val="CommentReference"/>
          <w:sz w:val="24"/>
          <w:szCs w:val="24"/>
        </w:rPr>
        <w:t xml:space="preserve">“poor reproduction” </w:t>
      </w:r>
      <w:r w:rsidR="00F526B2">
        <w:rPr>
          <w:rStyle w:val="CommentReference"/>
          <w:sz w:val="24"/>
          <w:szCs w:val="24"/>
        </w:rPr>
        <w:t xml:space="preserve">and the shallower constrained hydrologic as the </w:t>
      </w:r>
      <w:r w:rsidR="009633BA">
        <w:rPr>
          <w:rStyle w:val="CommentReference"/>
          <w:sz w:val="24"/>
          <w:szCs w:val="24"/>
        </w:rPr>
        <w:t xml:space="preserve">“good reproduction” </w:t>
      </w:r>
      <w:del w:id="470" w:author="Nathan Dorn" w:date="2024-02-16T10:53:00Z">
        <w:r w:rsidR="00F526B2" w:rsidDel="006D502F">
          <w:rPr>
            <w:rStyle w:val="CommentReference"/>
            <w:sz w:val="24"/>
            <w:szCs w:val="24"/>
          </w:rPr>
          <w:delText>treatment</w:delText>
        </w:r>
      </w:del>
      <w:ins w:id="471" w:author="Nathan Dorn" w:date="2024-02-16T10:53:00Z">
        <w:r w:rsidR="006D502F">
          <w:rPr>
            <w:rStyle w:val="CommentReference"/>
            <w:sz w:val="24"/>
            <w:szCs w:val="24"/>
          </w:rPr>
          <w:t>hydrologic treatment</w:t>
        </w:r>
      </w:ins>
      <w:r w:rsidR="00F526B2">
        <w:rPr>
          <w:rStyle w:val="CommentReference"/>
          <w:sz w:val="24"/>
          <w:szCs w:val="24"/>
        </w:rPr>
        <w:t>.</w:t>
      </w:r>
      <w:r w:rsidR="000A2A8E">
        <w:rPr>
          <w:rStyle w:val="CommentReference"/>
          <w:sz w:val="24"/>
          <w:szCs w:val="24"/>
        </w:rPr>
        <w:t xml:space="preserve">  </w:t>
      </w:r>
      <w:commentRangeStart w:id="472"/>
      <w:r w:rsidR="00970C24" w:rsidRPr="00C5007F">
        <w:rPr>
          <w:rStyle w:val="CommentReference"/>
          <w:sz w:val="24"/>
          <w:szCs w:val="24"/>
        </w:rPr>
        <w:t xml:space="preserve">The quality of the hydrologic conditions for reproduction is meant as a relative comparison between the two </w:t>
      </w:r>
      <w:r w:rsidR="005B6FED">
        <w:rPr>
          <w:rStyle w:val="CommentReference"/>
          <w:sz w:val="24"/>
          <w:szCs w:val="24"/>
        </w:rPr>
        <w:t>treatments</w:t>
      </w:r>
      <w:r w:rsidR="00970C24" w:rsidRPr="00C5007F">
        <w:rPr>
          <w:rStyle w:val="CommentReference"/>
          <w:sz w:val="24"/>
          <w:szCs w:val="24"/>
        </w:rPr>
        <w:t xml:space="preserve"> and does not necessarily represent conditions that are naturally good or poor in the ridge-slough landscape</w:t>
      </w:r>
      <w:commentRangeEnd w:id="472"/>
      <w:r w:rsidR="006D502F">
        <w:rPr>
          <w:rStyle w:val="CommentReference"/>
          <w:rFonts w:cstheme="minorBidi"/>
        </w:rPr>
        <w:commentReference w:id="472"/>
      </w:r>
      <w:r w:rsidR="008969B4">
        <w:rPr>
          <w:rStyle w:val="CommentReference"/>
          <w:sz w:val="24"/>
          <w:szCs w:val="24"/>
        </w:rPr>
        <w:t xml:space="preserve">. </w:t>
      </w:r>
      <w:ins w:id="473" w:author="Nathan Dorn" w:date="2024-02-16T10:54:00Z">
        <w:r w:rsidR="006D502F">
          <w:rPr>
            <w:rStyle w:val="CommentReference"/>
            <w:sz w:val="24"/>
            <w:szCs w:val="24"/>
          </w:rPr>
          <w:t>Th</w:t>
        </w:r>
      </w:ins>
      <w:del w:id="474" w:author="Nathan Dorn" w:date="2024-02-16T10:53:00Z">
        <w:r w:rsidR="008969B4" w:rsidDel="006D502F">
          <w:rPr>
            <w:rStyle w:val="CommentReference"/>
            <w:sz w:val="24"/>
            <w:szCs w:val="24"/>
          </w:rPr>
          <w:delText>However, th</w:delText>
        </w:r>
      </w:del>
      <w:r w:rsidR="008969B4">
        <w:rPr>
          <w:rStyle w:val="CommentReference"/>
          <w:sz w:val="24"/>
          <w:szCs w:val="24"/>
        </w:rPr>
        <w:t xml:space="preserve">e </w:t>
      </w:r>
      <w:ins w:id="475" w:author="Nathan Dorn" w:date="2024-02-16T10:54:00Z">
        <w:r w:rsidR="006D502F">
          <w:rPr>
            <w:rStyle w:val="CommentReference"/>
            <w:sz w:val="24"/>
            <w:szCs w:val="24"/>
          </w:rPr>
          <w:t xml:space="preserve">depth flux in LILA </w:t>
        </w:r>
      </w:ins>
      <w:del w:id="476" w:author="Nathan Dorn" w:date="2024-02-16T10:54:00Z">
        <w:r w:rsidR="008969B4" w:rsidDel="006D502F">
          <w:rPr>
            <w:rStyle w:val="CommentReference"/>
            <w:sz w:val="24"/>
            <w:szCs w:val="24"/>
          </w:rPr>
          <w:delText>treatments</w:delText>
        </w:r>
        <w:r w:rsidR="00970C24" w:rsidRPr="00C5007F" w:rsidDel="006D502F">
          <w:rPr>
            <w:rStyle w:val="CommentReference"/>
            <w:sz w:val="24"/>
            <w:szCs w:val="24"/>
          </w:rPr>
          <w:delText xml:space="preserve"> </w:delText>
        </w:r>
      </w:del>
      <w:r w:rsidR="00970C24" w:rsidRPr="00C5007F">
        <w:rPr>
          <w:rStyle w:val="CommentReference"/>
          <w:sz w:val="24"/>
          <w:szCs w:val="24"/>
        </w:rPr>
        <w:t xml:space="preserve">are realistic conditions experienced within the </w:t>
      </w:r>
      <w:ins w:id="477" w:author="Nathan Dorn" w:date="2024-02-16T10:54:00Z">
        <w:r w:rsidR="006D502F">
          <w:rPr>
            <w:rStyle w:val="CommentReference"/>
            <w:sz w:val="24"/>
            <w:szCs w:val="24"/>
          </w:rPr>
          <w:t>natural Everglades</w:t>
        </w:r>
      </w:ins>
      <w:del w:id="478" w:author="Nathan Dorn" w:date="2024-02-16T10:54:00Z">
        <w:r w:rsidR="00970C24" w:rsidRPr="00C5007F" w:rsidDel="006D502F">
          <w:rPr>
            <w:rStyle w:val="CommentReference"/>
            <w:sz w:val="24"/>
            <w:szCs w:val="24"/>
          </w:rPr>
          <w:delText>ridge-slough</w:delText>
        </w:r>
      </w:del>
      <w:r w:rsidR="00970C24" w:rsidRPr="00C5007F">
        <w:rPr>
          <w:rStyle w:val="CommentReference"/>
          <w:sz w:val="24"/>
          <w:szCs w:val="24"/>
        </w:rPr>
        <w:t xml:space="preserve"> landscape</w:t>
      </w:r>
      <w:ins w:id="479" w:author="Nathan Dorn" w:date="2024-02-16T10:54:00Z">
        <w:r w:rsidR="00CE2E06">
          <w:rPr>
            <w:rStyle w:val="CommentReference"/>
            <w:sz w:val="24"/>
            <w:szCs w:val="24"/>
          </w:rPr>
          <w:t xml:space="preserve"> but their net effects on population</w:t>
        </w:r>
      </w:ins>
      <w:ins w:id="480" w:author="Nathan Dorn" w:date="2024-02-16T10:55:00Z">
        <w:r w:rsidR="00CE2E06">
          <w:rPr>
            <w:rStyle w:val="CommentReference"/>
            <w:sz w:val="24"/>
            <w:szCs w:val="24"/>
          </w:rPr>
          <w:t xml:space="preserve"> growth</w:t>
        </w:r>
      </w:ins>
      <w:ins w:id="481" w:author="Nathan Dorn" w:date="2024-02-16T10:54:00Z">
        <w:r w:rsidR="00CE2E06">
          <w:rPr>
            <w:rStyle w:val="CommentReference"/>
            <w:sz w:val="24"/>
            <w:szCs w:val="24"/>
          </w:rPr>
          <w:t xml:space="preserve"> are less clear than their impacts on reproduction</w:t>
        </w:r>
      </w:ins>
      <w:r w:rsidR="00970C24" w:rsidRPr="00C5007F">
        <w:rPr>
          <w:rStyle w:val="CommentReference"/>
          <w:sz w:val="24"/>
          <w:szCs w:val="24"/>
        </w:rPr>
        <w:t>.</w:t>
      </w:r>
      <w:del w:id="482" w:author="Nathan Dorn" w:date="2024-02-16T10:54:00Z">
        <w:r w:rsidR="00970C24" w:rsidDel="00CE2E06">
          <w:rPr>
            <w:rStyle w:val="CommentReference"/>
            <w:sz w:val="24"/>
            <w:szCs w:val="24"/>
          </w:rPr>
          <w:delText xml:space="preserve"> </w:delText>
        </w:r>
      </w:del>
      <w:r w:rsidR="00970C24">
        <w:rPr>
          <w:rStyle w:val="CommentReference"/>
          <w:sz w:val="24"/>
          <w:szCs w:val="24"/>
        </w:rPr>
        <w:t xml:space="preserve"> </w:t>
      </w:r>
      <w:ins w:id="483" w:author="Nathan Dorn" w:date="2024-02-16T10:54:00Z">
        <w:r w:rsidR="00CE2E06">
          <w:rPr>
            <w:rStyle w:val="CommentReference"/>
            <w:sz w:val="24"/>
            <w:szCs w:val="24"/>
          </w:rPr>
          <w:t xml:space="preserve"> </w:t>
        </w:r>
      </w:ins>
      <w:r w:rsidR="00F526B2">
        <w:rPr>
          <w:rStyle w:val="CommentReference"/>
          <w:sz w:val="24"/>
          <w:szCs w:val="24"/>
        </w:rPr>
        <w:t xml:space="preserve">In addition to our work in LILA, we did work </w:t>
      </w:r>
      <w:r w:rsidR="00481FD7">
        <w:rPr>
          <w:rStyle w:val="CommentReference"/>
          <w:sz w:val="24"/>
          <w:szCs w:val="24"/>
        </w:rPr>
        <w:t>at two sites (WCA</w:t>
      </w:r>
      <w:ins w:id="484" w:author="Nathan Dorn" w:date="2024-02-16T10:55:00Z">
        <w:r w:rsidR="00CE2E06">
          <w:rPr>
            <w:rStyle w:val="CommentReference"/>
            <w:sz w:val="24"/>
            <w:szCs w:val="24"/>
          </w:rPr>
          <w:t>3</w:t>
        </w:r>
      </w:ins>
      <w:ins w:id="485" w:author="Nathan Dorn" w:date="2024-02-16T10:56:00Z">
        <w:r w:rsidR="00CE2E06">
          <w:rPr>
            <w:rStyle w:val="CommentReference"/>
            <w:sz w:val="24"/>
            <w:szCs w:val="24"/>
          </w:rPr>
          <w:t>A long-term monitoring</w:t>
        </w:r>
      </w:ins>
      <w:ins w:id="486" w:author="Nathan Dorn" w:date="2024-02-16T10:55:00Z">
        <w:r w:rsidR="00CE2E06">
          <w:rPr>
            <w:rStyle w:val="CommentReference"/>
            <w:sz w:val="24"/>
            <w:szCs w:val="24"/>
          </w:rPr>
          <w:t xml:space="preserve"> sites 2 and 3; Ruetz et al. 2005)</w:t>
        </w:r>
      </w:ins>
      <w:del w:id="487" w:author="Nathan Dorn" w:date="2024-02-16T10:55:00Z">
        <w:r w:rsidR="00481FD7" w:rsidDel="00CE2E06">
          <w:rPr>
            <w:rStyle w:val="CommentReference"/>
            <w:sz w:val="24"/>
            <w:szCs w:val="24"/>
          </w:rPr>
          <w:delText>02 &amp; WCA03)</w:delText>
        </w:r>
      </w:del>
      <w:r w:rsidR="00481FD7">
        <w:rPr>
          <w:rStyle w:val="CommentReference"/>
          <w:sz w:val="24"/>
          <w:szCs w:val="24"/>
        </w:rPr>
        <w:t xml:space="preserve"> near</w:t>
      </w:r>
      <w:r w:rsidR="00F526B2">
        <w:rPr>
          <w:rStyle w:val="CommentReference"/>
          <w:sz w:val="24"/>
          <w:szCs w:val="24"/>
        </w:rPr>
        <w:t xml:space="preserve"> the western boundary of </w:t>
      </w:r>
      <w:commentRangeStart w:id="488"/>
      <w:r w:rsidR="00F526B2">
        <w:rPr>
          <w:rStyle w:val="CommentReference"/>
          <w:sz w:val="24"/>
          <w:szCs w:val="24"/>
        </w:rPr>
        <w:t xml:space="preserve">WCA3A </w:t>
      </w:r>
      <w:commentRangeEnd w:id="488"/>
      <w:r w:rsidR="00790DC8">
        <w:rPr>
          <w:rStyle w:val="CommentReference"/>
          <w:rFonts w:cstheme="minorBidi"/>
        </w:rPr>
        <w:commentReference w:id="488"/>
      </w:r>
      <w:r w:rsidR="00F526B2">
        <w:rPr>
          <w:rStyle w:val="CommentReference"/>
          <w:sz w:val="24"/>
          <w:szCs w:val="24"/>
        </w:rPr>
        <w:t xml:space="preserve">near </w:t>
      </w:r>
      <w:r w:rsidR="00481FD7">
        <w:rPr>
          <w:rStyle w:val="CommentReference"/>
          <w:sz w:val="24"/>
          <w:szCs w:val="24"/>
        </w:rPr>
        <w:t>Big Cypress National Park</w:t>
      </w:r>
      <w:r w:rsidR="00F56F0D">
        <w:rPr>
          <w:rStyle w:val="CommentReference"/>
          <w:sz w:val="24"/>
          <w:szCs w:val="24"/>
        </w:rPr>
        <w:t xml:space="preserve"> (Figure 1)</w:t>
      </w:r>
      <w:r w:rsidR="00481FD7">
        <w:rPr>
          <w:rStyle w:val="CommentReference"/>
          <w:sz w:val="24"/>
          <w:szCs w:val="24"/>
        </w:rPr>
        <w:t>.</w:t>
      </w:r>
      <w:ins w:id="489" w:author="Nathan Dorn" w:date="2024-02-16T10:57:00Z">
        <w:r w:rsidR="00303D09">
          <w:rPr>
            <w:rStyle w:val="CommentReference"/>
            <w:sz w:val="24"/>
            <w:szCs w:val="24"/>
          </w:rPr>
          <w:t xml:space="preserve">  </w:t>
        </w:r>
      </w:ins>
      <w:del w:id="490" w:author="Nathan Dorn" w:date="2024-02-16T10:57:00Z">
        <w:r w:rsidR="00481FD7" w:rsidDel="00417384">
          <w:rPr>
            <w:rStyle w:val="CommentReference"/>
            <w:sz w:val="24"/>
            <w:szCs w:val="24"/>
          </w:rPr>
          <w:delText xml:space="preserve">  </w:delText>
        </w:r>
      </w:del>
      <w:r w:rsidR="00481FD7">
        <w:rPr>
          <w:rStyle w:val="CommentReference"/>
          <w:sz w:val="24"/>
          <w:szCs w:val="24"/>
        </w:rPr>
        <w:t>These sites were chosen because they were near location</w:t>
      </w:r>
      <w:r w:rsidR="00E97B57">
        <w:rPr>
          <w:rStyle w:val="CommentReference"/>
          <w:sz w:val="24"/>
          <w:szCs w:val="24"/>
        </w:rPr>
        <w:t>s</w:t>
      </w:r>
      <w:r w:rsidR="00481FD7">
        <w:rPr>
          <w:rStyle w:val="CommentReference"/>
          <w:sz w:val="24"/>
          <w:szCs w:val="24"/>
        </w:rPr>
        <w:t xml:space="preserve"> of </w:t>
      </w:r>
      <w:r w:rsidR="003F563C">
        <w:rPr>
          <w:rStyle w:val="CommentReference"/>
          <w:sz w:val="24"/>
          <w:szCs w:val="24"/>
        </w:rPr>
        <w:t xml:space="preserve">historical </w:t>
      </w:r>
      <w:r w:rsidR="00481FD7">
        <w:rPr>
          <w:rStyle w:val="CommentReference"/>
          <w:sz w:val="24"/>
          <w:szCs w:val="24"/>
        </w:rPr>
        <w:t>Snail Kite nesting</w:t>
      </w:r>
      <w:r w:rsidR="00E928AE">
        <w:rPr>
          <w:rStyle w:val="CommentReference"/>
          <w:sz w:val="24"/>
          <w:szCs w:val="24"/>
        </w:rPr>
        <w:t xml:space="preserve"> </w:t>
      </w:r>
      <w:r w:rsidR="00671072">
        <w:rPr>
          <w:rStyle w:val="CommentReference"/>
          <w:sz w:val="24"/>
          <w:szCs w:val="24"/>
        </w:rPr>
        <w:fldChar w:fldCharType="begin"/>
      </w:r>
      <w:r w:rsidR="00671072">
        <w:rPr>
          <w:rStyle w:val="CommentReference"/>
          <w:sz w:val="24"/>
          <w:szCs w:val="24"/>
        </w:rPr>
        <w:instrText xml:space="preserve"> ADDIN ZOTERO_ITEM CSL_CITATION {"citationID":"wtlfBrH2","properties":{"formattedCitation":"(Cattau et al., 2016)","plainCitation":"(Cattau et al., 2016)","noteIndex":0},"citationItems":[{"id":21,"uris":["http://zotero.org/users/9972654/items/5ITZNIS4"],"itemData":{"id":21,"type":"article-journal","abstract":"Identifying impacts of non-­native species on native populations is central to conservation and ecology. While effects of non-n­ ative predators on native prey populations have recently received much attention, impacts of introduced prey on native predator populations are less understood. Non-n­ative prey can influence predator behavior and demography through direct and indirect pathways, yet quantitative assessments of the relative impacts of multiple, potentially counteracting, effects on native predator population growth remain scarce. Using ≈20 years of range-w­ ide monitoring data, we tested for effects of a recently introduced, rapidly spreading non-­native prey species (Pomacea maculata) on the behavior and demography of the endangered Snail Kite (Rostrhamus sociabilis). ­Previous studies found that food-h­ andling difficulties caused by the large size of P. maculata (relative to the native P. paludosa) can lead to energetic deficiencies in juvenile kites, suggesting the potential for evolutionary traps to occur. However, high densities of P. maculata populations could facilitate kites by providing supplemental food resources. Contrary to prior hypotheses, we found that juvenile apparent survival increased ≈50% in wetlands invaded by non-n­ative snails. Breeding rates and number of young fledged/successful nests were also positively associated with non-­native snail presence, suggesting direct trophic benefits to kites. We found no direct effects of the invasive snail on adult survival or daily nest survival rates. Kite movements and breeding distribution closely tracked the spread of non-­native snail populations. Since 2005, kites have been heavily concentrated in northern regions where non-­native snails have established. This geographic shift has had hidden costs, as use of northern regions is associated with lower adult survival. Despite negative impacts to this key vital rate, matrix population modeling indicated that the multifarious effects of the non-n­ ative snail invasion on kites culminated in increased population growth rates, likely lowering short-t­erm extinction risks. Results suggest that considering only particular components of behavior or demography may be inadequate to infer the population-­ dynamic importance of non-­native prey on native predators, including their role in creating potential evolutionary traps. Our findings provide information pertinent to Everglades restoration, highlighting potential management trade-o­ ffs for non-n­ ative species that may aid imperiled species recovery yet disrupt other native communities.","container-title":"Ecological Applications","DOI":"10.1890/15-1020.1","ISSN":"1051-0761, 1939-5582","issue":"7","journalAbbreviation":"Ecol Appl","language":"en","page":"1952-1968","source":"DOI.org (Crossref)","title":"Counteracting effects of a non‐native prey on the demography of a native predator culminate in positive population growth","volume":"26","author":[{"family":"Cattau","given":"Christopher E."},{"family":"Fletcher","given":"Robert J."},{"family":"Reichert","given":"Brian E."},{"family":"Kitchens","given":"Wiley M."}],"issued":{"date-parts":[["2016",10]]}}}],"schema":"https://github.com/citation-style-language/schema/raw/master/csl-citation.json"} </w:instrText>
      </w:r>
      <w:r w:rsidR="00671072">
        <w:rPr>
          <w:rStyle w:val="CommentReference"/>
          <w:sz w:val="24"/>
          <w:szCs w:val="24"/>
        </w:rPr>
        <w:fldChar w:fldCharType="separate"/>
      </w:r>
      <w:r w:rsidR="00671072" w:rsidRPr="00671072">
        <w:t>(Cattau et al., 2016)</w:t>
      </w:r>
      <w:r w:rsidR="00671072">
        <w:rPr>
          <w:rStyle w:val="CommentReference"/>
          <w:sz w:val="24"/>
          <w:szCs w:val="24"/>
        </w:rPr>
        <w:fldChar w:fldCharType="end"/>
      </w:r>
      <w:r w:rsidR="00481FD7">
        <w:rPr>
          <w:rStyle w:val="CommentReference"/>
          <w:sz w:val="24"/>
          <w:szCs w:val="24"/>
        </w:rPr>
        <w:t xml:space="preserve">. </w:t>
      </w:r>
    </w:p>
    <w:p w14:paraId="7BE25B5D" w14:textId="77777777" w:rsidR="00BD6949" w:rsidRDefault="00BD6949" w:rsidP="00BD6949">
      <w:pPr>
        <w:pStyle w:val="Heading2"/>
      </w:pPr>
      <w:r w:rsidRPr="00524172">
        <w:t>Zero</w:t>
      </w:r>
      <w:r>
        <w:t>-</w:t>
      </w:r>
      <w:r w:rsidRPr="00524172">
        <w:t>Population Growth Isocline</w:t>
      </w:r>
    </w:p>
    <w:p w14:paraId="1DAB5ABE" w14:textId="5CBF2793" w:rsidR="0058592F" w:rsidRPr="008458E2" w:rsidRDefault="0058592F" w:rsidP="0058592F">
      <w:pPr>
        <w:rPr>
          <w:rFonts w:cs="Times New Roman"/>
          <w:szCs w:val="24"/>
        </w:rPr>
      </w:pPr>
      <w:r>
        <w:tab/>
      </w:r>
      <w:r w:rsidRPr="008458E2">
        <w:rPr>
          <w:rFonts w:cs="Times New Roman"/>
          <w:szCs w:val="24"/>
        </w:rPr>
        <w:t>We</w:t>
      </w:r>
      <w:r w:rsidR="00FC650C" w:rsidRPr="008458E2">
        <w:rPr>
          <w:rFonts w:cs="Times New Roman"/>
          <w:szCs w:val="24"/>
        </w:rPr>
        <w:t xml:space="preserve"> used a </w:t>
      </w:r>
      <w:r w:rsidRPr="008458E2">
        <w:rPr>
          <w:rFonts w:cs="Times New Roman"/>
          <w:szCs w:val="24"/>
        </w:rPr>
        <w:t>published</w:t>
      </w:r>
      <w:r w:rsidR="000F6878" w:rsidRPr="008458E2">
        <w:rPr>
          <w:rFonts w:cs="Times New Roman"/>
          <w:szCs w:val="24"/>
        </w:rPr>
        <w:t xml:space="preserve"> stage-structured population model</w:t>
      </w:r>
      <w:r w:rsidR="00D249A3">
        <w:rPr>
          <w:rFonts w:cs="Times New Roman"/>
          <w:szCs w:val="24"/>
        </w:rPr>
        <w:t xml:space="preserve"> </w:t>
      </w:r>
      <w:r w:rsidR="00D249A3">
        <w:rPr>
          <w:rFonts w:cs="Times New Roman"/>
          <w:szCs w:val="24"/>
        </w:rPr>
        <w:fldChar w:fldCharType="begin"/>
      </w:r>
      <w:r w:rsidR="007766FB">
        <w:rPr>
          <w:rFonts w:cs="Times New Roman"/>
          <w:szCs w:val="24"/>
        </w:rPr>
        <w:instrText xml:space="preserve"> ADDIN ZOTERO_ITEM CSL_CITATION {"citationID":"VVXLKFDj","properties":{"formattedCitation":"(Darby et al., 2015)","plainCitation":"(Darby et al., 2015)","noteIndex":0},"citationItems":[{"id":"jA1NzBln/axapJGho","uris":["http://www.mendeley.com/documents/?uuid=4b3bcdb2-9cf1-4953-bac5-5a7bf31b077a"],"itemData":{"DOI":"10.1007/s10980-015-0205-5","ISSN":"15729761","abstract":"Context: The Florida Everglades has diminished in size and its existing wetland hydrology has been altered. The endangered snail kite (Rostrhamus sociabilis) has nearly abandoned the Everglades, and its prey, the apple snail (Pomacea paludosa), has declined. Objective: We developed a population model (EverSnail) to understand apple snail response to inter- and intra-annual fluctuations in water depths over the Everglades landscape. EverSnail was developed as a tool to understand how apple snails respond to different hydrologic scenarios. Methods: EverSnail is an age- and size-structured, spatially-explicit landscape model of P. paludosa in the Everglades. Landscape-level inputs are water depth and air temperature. We conducted sensitivity analyses by running EverSnail with ±20 % the baseline value of eight parameters. Results: EverSnail was sensitive to changes in survival and water depth associated with reproduction. The EverSnail population varied with changes and/or differences in depth generally consistent with empirical data; site-specific comparisons to field data proved less reliable. A simulated 3-year wet period resulted in a shift in apple snail distribution, but little change in total abundance over the landscape. In contrast, a simulated 3-year succession of relatively dry years resulted in overall lower snail abundances. Conclusions: Comparisons of model output to empirical data indicate the need for more data to better understand, and eventually parameterize, several aspects of snail ecology in support of EverSnail. A primary value of EverSnail is its capacity to describe the relative response of snail abundance to alternative hydrologic scenarios considered for Everglades water management and restoration.","author":[{"dropping-particle":"","family":"Darby","given":"Philip C.","non-dropping-particle":"","parse-names":false,"suffix":""},{"dropping-particle":"","family":"DeAngelis","given":"Donald L.","non-dropping-particle":"","parse-names":false,"suffix":""},{"dropping-particle":"","family":"Romañach","given":"Stephanie S.","non-dropping-particle":"","parse-names":false,"suffix":""},{"dropping-particle":"","family":"Suir","given":"Kevin","non-dropping-particle":"","parse-names":false,"suffix":""},{"dropping-particle":"","family":"Bridevaux","given":"Joshua","non-dropping-particle":"","parse-names":false,"suffix":""}],"container-title":"Landscape Ecology","id":"W369gbw0/uR6ZpGQm","issue":"8","issued":{"date-parts":[["2015"]]},"page":"1497-1510","title":"Modeling apple snail population dynamics on the Everglades landscape","type":"article-journal","volume":"30"}}],"schema":"https://github.com/citation-style-language/schema/raw/master/csl-citation.json"} </w:instrText>
      </w:r>
      <w:r w:rsidR="00D249A3">
        <w:rPr>
          <w:rFonts w:cs="Times New Roman"/>
          <w:szCs w:val="24"/>
        </w:rPr>
        <w:fldChar w:fldCharType="separate"/>
      </w:r>
      <w:r w:rsidR="00D249A3" w:rsidRPr="00D249A3">
        <w:rPr>
          <w:rFonts w:cs="Times New Roman"/>
        </w:rPr>
        <w:t>(Darby et al., 2015)</w:t>
      </w:r>
      <w:r w:rsidR="00D249A3">
        <w:rPr>
          <w:rFonts w:cs="Times New Roman"/>
          <w:szCs w:val="24"/>
        </w:rPr>
        <w:fldChar w:fldCharType="end"/>
      </w:r>
      <w:r w:rsidR="00FC650C" w:rsidRPr="008458E2">
        <w:rPr>
          <w:rFonts w:cs="Times New Roman"/>
          <w:szCs w:val="24"/>
        </w:rPr>
        <w:t xml:space="preserve"> to </w:t>
      </w:r>
      <w:r w:rsidR="00AF6B94" w:rsidRPr="008458E2">
        <w:rPr>
          <w:rFonts w:cs="Times New Roman"/>
          <w:szCs w:val="24"/>
        </w:rPr>
        <w:t>create zero</w:t>
      </w:r>
      <w:r w:rsidR="00946CB9">
        <w:rPr>
          <w:rFonts w:cs="Times New Roman"/>
          <w:szCs w:val="24"/>
        </w:rPr>
        <w:t>-</w:t>
      </w:r>
      <w:r w:rsidR="00AF6B94" w:rsidRPr="008458E2">
        <w:rPr>
          <w:rFonts w:cs="Times New Roman"/>
          <w:szCs w:val="24"/>
        </w:rPr>
        <w:t>population growth isocline</w:t>
      </w:r>
      <w:r w:rsidR="00962718">
        <w:rPr>
          <w:rFonts w:cs="Times New Roman"/>
          <w:szCs w:val="24"/>
        </w:rPr>
        <w:t>s</w:t>
      </w:r>
      <w:r w:rsidR="00AF6B94" w:rsidRPr="008458E2">
        <w:rPr>
          <w:rFonts w:cs="Times New Roman"/>
          <w:szCs w:val="24"/>
        </w:rPr>
        <w:t xml:space="preserve"> </w:t>
      </w:r>
      <w:r w:rsidR="00FC650C" w:rsidRPr="008458E2">
        <w:rPr>
          <w:rFonts w:cs="Times New Roman"/>
          <w:szCs w:val="24"/>
        </w:rPr>
        <w:t>f</w:t>
      </w:r>
      <w:r w:rsidR="00962718">
        <w:rPr>
          <w:rFonts w:cs="Times New Roman"/>
          <w:szCs w:val="24"/>
        </w:rPr>
        <w:t>rom</w:t>
      </w:r>
      <w:r w:rsidR="00FC650C" w:rsidRPr="008458E2">
        <w:rPr>
          <w:rFonts w:cs="Times New Roman"/>
          <w:szCs w:val="24"/>
        </w:rPr>
        <w:t xml:space="preserve"> combinatorial reassessments </w:t>
      </w:r>
      <w:r w:rsidR="00AF6B94" w:rsidRPr="008458E2">
        <w:rPr>
          <w:rFonts w:cs="Times New Roman"/>
          <w:szCs w:val="24"/>
        </w:rPr>
        <w:t xml:space="preserve">of two parameters, </w:t>
      </w:r>
      <w:r w:rsidR="00FC650C" w:rsidRPr="008458E2">
        <w:rPr>
          <w:rFonts w:cs="Times New Roman"/>
          <w:szCs w:val="24"/>
        </w:rPr>
        <w:t xml:space="preserve">juvenile development </w:t>
      </w:r>
      <w:r w:rsidR="00AF6B94" w:rsidRPr="008458E2">
        <w:rPr>
          <w:rFonts w:cs="Times New Roman"/>
          <w:szCs w:val="24"/>
        </w:rPr>
        <w:t xml:space="preserve">and </w:t>
      </w:r>
      <w:r w:rsidR="005312C6">
        <w:rPr>
          <w:rFonts w:cs="Times New Roman"/>
          <w:szCs w:val="24"/>
        </w:rPr>
        <w:t xml:space="preserve">cumulative juvenile survival </w:t>
      </w:r>
      <w:r w:rsidR="001C47A9" w:rsidRPr="008458E2">
        <w:rPr>
          <w:rFonts w:cs="Times New Roman"/>
          <w:szCs w:val="24"/>
        </w:rPr>
        <w:t>(survival of snails &lt; 10 mm SL</w:t>
      </w:r>
      <w:r w:rsidR="005312C6">
        <w:rPr>
          <w:rFonts w:cs="Times New Roman"/>
          <w:szCs w:val="24"/>
        </w:rPr>
        <w:t>, CJS</w:t>
      </w:r>
      <w:r w:rsidR="001C47A9" w:rsidRPr="008458E2">
        <w:rPr>
          <w:rFonts w:cs="Times New Roman"/>
          <w:szCs w:val="24"/>
        </w:rPr>
        <w:t>)</w:t>
      </w:r>
      <w:r w:rsidR="00841791">
        <w:rPr>
          <w:rFonts w:cs="Times New Roman"/>
          <w:szCs w:val="24"/>
        </w:rPr>
        <w:t xml:space="preserve"> under different hydrologic condition</w:t>
      </w:r>
      <w:r w:rsidR="005E361E">
        <w:rPr>
          <w:rFonts w:cs="Times New Roman"/>
          <w:szCs w:val="24"/>
        </w:rPr>
        <w:t>s</w:t>
      </w:r>
      <w:r w:rsidR="00841791">
        <w:rPr>
          <w:rFonts w:cs="Times New Roman"/>
          <w:szCs w:val="24"/>
        </w:rPr>
        <w:t xml:space="preserve"> important for reproduction (see SI</w:t>
      </w:r>
      <w:r w:rsidR="003B7D38">
        <w:rPr>
          <w:rFonts w:cs="Times New Roman"/>
          <w:szCs w:val="24"/>
        </w:rPr>
        <w:t>; Figure 2</w:t>
      </w:r>
      <w:r w:rsidR="00841791">
        <w:rPr>
          <w:rFonts w:cs="Times New Roman"/>
          <w:szCs w:val="24"/>
        </w:rPr>
        <w:t>)</w:t>
      </w:r>
      <w:r w:rsidR="001C47A9" w:rsidRPr="008458E2">
        <w:rPr>
          <w:rFonts w:cs="Times New Roman"/>
          <w:szCs w:val="24"/>
        </w:rPr>
        <w:t>.</w:t>
      </w:r>
      <w:r w:rsidR="003E5D6C">
        <w:rPr>
          <w:rFonts w:cs="Times New Roman"/>
          <w:szCs w:val="24"/>
        </w:rPr>
        <w:t xml:space="preserve">  The isocline</w:t>
      </w:r>
      <w:r w:rsidR="00CF7719">
        <w:rPr>
          <w:rFonts w:cs="Times New Roman"/>
          <w:szCs w:val="24"/>
        </w:rPr>
        <w:t>s</w:t>
      </w:r>
      <w:r w:rsidR="003E5D6C">
        <w:rPr>
          <w:rFonts w:cs="Times New Roman"/>
          <w:szCs w:val="24"/>
        </w:rPr>
        <w:t xml:space="preserve"> </w:t>
      </w:r>
      <w:r w:rsidR="00E56494">
        <w:rPr>
          <w:rFonts w:cs="Times New Roman"/>
          <w:szCs w:val="24"/>
        </w:rPr>
        <w:t>graphically represent population state (i.e., growing, declining, or at replacement) under many juvenile development and survival rates</w:t>
      </w:r>
      <w:r w:rsidR="00571A97">
        <w:rPr>
          <w:rFonts w:cs="Times New Roman"/>
          <w:szCs w:val="24"/>
        </w:rPr>
        <w:t xml:space="preserve"> given </w:t>
      </w:r>
      <w:ins w:id="491" w:author="Nathan Dorn" w:date="2024-02-16T10:58:00Z">
        <w:r w:rsidR="000F53B9">
          <w:rPr>
            <w:rFonts w:cs="Times New Roman"/>
            <w:szCs w:val="24"/>
          </w:rPr>
          <w:t>the two</w:t>
        </w:r>
      </w:ins>
      <w:del w:id="492" w:author="Nathan Dorn" w:date="2024-02-16T10:58:00Z">
        <w:r w:rsidR="00571A97" w:rsidDel="000F53B9">
          <w:rPr>
            <w:rFonts w:cs="Times New Roman"/>
            <w:szCs w:val="24"/>
          </w:rPr>
          <w:delText>LILA</w:delText>
        </w:r>
        <w:r w:rsidR="00FA7F8F" w:rsidDel="000F53B9">
          <w:rPr>
            <w:rFonts w:cs="Times New Roman"/>
            <w:szCs w:val="24"/>
          </w:rPr>
          <w:delText>’s</w:delText>
        </w:r>
      </w:del>
      <w:r w:rsidR="00571A97">
        <w:rPr>
          <w:rFonts w:cs="Times New Roman"/>
          <w:szCs w:val="24"/>
        </w:rPr>
        <w:t xml:space="preserve"> hydrologic </w:t>
      </w:r>
      <w:r w:rsidR="00946CB9">
        <w:rPr>
          <w:rFonts w:cs="Times New Roman"/>
          <w:szCs w:val="24"/>
        </w:rPr>
        <w:t>treatments</w:t>
      </w:r>
      <w:ins w:id="493" w:author="Nathan Dorn" w:date="2024-02-16T10:58:00Z">
        <w:r w:rsidR="000F53B9">
          <w:rPr>
            <w:rFonts w:cs="Times New Roman"/>
            <w:szCs w:val="24"/>
          </w:rPr>
          <w:t xml:space="preserve"> in LILA</w:t>
        </w:r>
      </w:ins>
      <w:r w:rsidR="00571A97">
        <w:rPr>
          <w:rFonts w:cs="Times New Roman"/>
          <w:szCs w:val="24"/>
        </w:rPr>
        <w:t xml:space="preserve"> (i.e., good and poor reproduction</w:t>
      </w:r>
      <w:r w:rsidR="009656FE">
        <w:rPr>
          <w:rFonts w:cs="Times New Roman"/>
          <w:szCs w:val="24"/>
        </w:rPr>
        <w:t>; Figure 2</w:t>
      </w:r>
      <w:r w:rsidR="00571A97">
        <w:rPr>
          <w:rFonts w:cs="Times New Roman"/>
          <w:szCs w:val="24"/>
        </w:rPr>
        <w:t>).</w:t>
      </w:r>
      <w:r w:rsidR="00C5007F" w:rsidRPr="00C5007F">
        <w:rPr>
          <w:rStyle w:val="CommentReference"/>
          <w:sz w:val="24"/>
          <w:szCs w:val="24"/>
        </w:rPr>
        <w:t xml:space="preserve"> </w:t>
      </w:r>
      <w:ins w:id="494" w:author="Nathan Dorn" w:date="2024-02-16T10:59:00Z">
        <w:r w:rsidR="00B21787">
          <w:rPr>
            <w:rStyle w:val="CommentReference"/>
            <w:sz w:val="24"/>
            <w:szCs w:val="24"/>
          </w:rPr>
          <w:t xml:space="preserve">The model </w:t>
        </w:r>
      </w:ins>
      <w:ins w:id="495" w:author="Nathan Dorn" w:date="2024-02-16T11:00:00Z">
        <w:r w:rsidR="00B21787">
          <w:rPr>
            <w:rStyle w:val="CommentReference"/>
            <w:sz w:val="24"/>
            <w:szCs w:val="24"/>
          </w:rPr>
          <w:t>was coded in R (little detail)</w:t>
        </w:r>
      </w:ins>
      <w:ins w:id="496" w:author="Nathan Dorn" w:date="2024-02-16T10:58:00Z">
        <w:r w:rsidR="000F53B9">
          <w:rPr>
            <w:rStyle w:val="CommentReference"/>
            <w:sz w:val="24"/>
            <w:szCs w:val="24"/>
          </w:rPr>
          <w:t xml:space="preserve"> other parameters in the </w:t>
        </w:r>
      </w:ins>
      <w:ins w:id="497" w:author="Nathan Dorn" w:date="2024-02-16T10:59:00Z">
        <w:r w:rsidR="00D1587C">
          <w:rPr>
            <w:rStyle w:val="CommentReference"/>
            <w:sz w:val="24"/>
            <w:szCs w:val="24"/>
          </w:rPr>
          <w:t xml:space="preserve">published </w:t>
        </w:r>
      </w:ins>
      <w:ins w:id="498" w:author="Nathan Dorn" w:date="2024-02-16T10:58:00Z">
        <w:r w:rsidR="000F53B9">
          <w:rPr>
            <w:rStyle w:val="CommentReference"/>
            <w:sz w:val="24"/>
            <w:szCs w:val="24"/>
          </w:rPr>
          <w:t>model were</w:t>
        </w:r>
      </w:ins>
      <w:ins w:id="499" w:author="Nathan Dorn" w:date="2024-02-16T10:59:00Z">
        <w:r w:rsidR="00D1587C">
          <w:rPr>
            <w:rStyle w:val="CommentReference"/>
            <w:sz w:val="24"/>
            <w:szCs w:val="24"/>
          </w:rPr>
          <w:t xml:space="preserve"> left unchanged</w:t>
        </w:r>
      </w:ins>
      <w:ins w:id="500" w:author="Nathan Dorn" w:date="2024-02-16T11:00:00Z">
        <w:r w:rsidR="00B21787">
          <w:rPr>
            <w:rStyle w:val="CommentReference"/>
            <w:sz w:val="24"/>
            <w:szCs w:val="24"/>
          </w:rPr>
          <w:t xml:space="preserve"> (SI, Darby et al. 2015)</w:t>
        </w:r>
      </w:ins>
      <w:ins w:id="501" w:author="Nathan Dorn" w:date="2024-02-16T10:59:00Z">
        <w:r w:rsidR="00D1587C">
          <w:rPr>
            <w:rStyle w:val="CommentReference"/>
            <w:sz w:val="24"/>
            <w:szCs w:val="24"/>
          </w:rPr>
          <w:t xml:space="preserve">. </w:t>
        </w:r>
      </w:ins>
      <w:del w:id="502" w:author="Nathan Dorn" w:date="2024-02-16T10:58:00Z">
        <w:r w:rsidR="00FA1FD1" w:rsidDel="000F53B9">
          <w:rPr>
            <w:rStyle w:val="CommentReference"/>
            <w:sz w:val="24"/>
            <w:szCs w:val="24"/>
          </w:rPr>
          <w:delText>After</w:delText>
        </w:r>
        <w:r w:rsidR="007C0142" w:rsidDel="000F53B9">
          <w:rPr>
            <w:rStyle w:val="CommentReference"/>
            <w:sz w:val="24"/>
            <w:szCs w:val="24"/>
          </w:rPr>
          <w:delText xml:space="preserve"> measur</w:delText>
        </w:r>
        <w:r w:rsidR="00FA1FD1" w:rsidDel="000F53B9">
          <w:rPr>
            <w:rStyle w:val="CommentReference"/>
            <w:sz w:val="24"/>
            <w:szCs w:val="24"/>
          </w:rPr>
          <w:delText>ing</w:delText>
        </w:r>
        <w:r w:rsidR="007C0142" w:rsidDel="000F53B9">
          <w:rPr>
            <w:rStyle w:val="CommentReference"/>
            <w:sz w:val="24"/>
            <w:szCs w:val="24"/>
          </w:rPr>
          <w:delText xml:space="preserve"> CJS and development empirically</w:delText>
        </w:r>
        <w:r w:rsidR="003F563C" w:rsidDel="000F53B9">
          <w:rPr>
            <w:rStyle w:val="CommentReference"/>
            <w:sz w:val="24"/>
            <w:szCs w:val="24"/>
          </w:rPr>
          <w:delText>,</w:delText>
        </w:r>
        <w:r w:rsidR="00FA1FD1" w:rsidDel="000F53B9">
          <w:rPr>
            <w:rStyle w:val="CommentReference"/>
            <w:sz w:val="24"/>
            <w:szCs w:val="24"/>
          </w:rPr>
          <w:delText xml:space="preserve"> we </w:delText>
        </w:r>
        <w:r w:rsidR="00FA1FD1" w:rsidDel="00417384">
          <w:rPr>
            <w:rStyle w:val="CommentReference"/>
            <w:sz w:val="24"/>
            <w:szCs w:val="24"/>
          </w:rPr>
          <w:delText>can use</w:delText>
        </w:r>
        <w:r w:rsidR="00FA1FD1" w:rsidDel="000F53B9">
          <w:rPr>
            <w:rStyle w:val="CommentReference"/>
            <w:sz w:val="24"/>
            <w:szCs w:val="24"/>
          </w:rPr>
          <w:delText xml:space="preserve"> the isocline</w:delText>
        </w:r>
        <w:r w:rsidR="007C0142" w:rsidDel="000F53B9">
          <w:rPr>
            <w:rStyle w:val="CommentReference"/>
            <w:sz w:val="24"/>
            <w:szCs w:val="24"/>
          </w:rPr>
          <w:delText xml:space="preserve"> to make predictions about population state</w:delText>
        </w:r>
        <w:r w:rsidR="00FA1FD1" w:rsidDel="000F53B9">
          <w:rPr>
            <w:rStyle w:val="CommentReference"/>
            <w:sz w:val="24"/>
            <w:szCs w:val="24"/>
          </w:rPr>
          <w:delText xml:space="preserve"> </w:delText>
        </w:r>
        <w:r w:rsidR="00ED1495" w:rsidDel="000F53B9">
          <w:rPr>
            <w:rStyle w:val="CommentReference"/>
            <w:sz w:val="24"/>
            <w:szCs w:val="24"/>
          </w:rPr>
          <w:delText xml:space="preserve">each season </w:delText>
        </w:r>
        <w:r w:rsidR="00844A9A" w:rsidDel="000F53B9">
          <w:rPr>
            <w:rStyle w:val="CommentReference"/>
            <w:sz w:val="24"/>
            <w:szCs w:val="24"/>
          </w:rPr>
          <w:delText>and at each site.</w:delText>
        </w:r>
      </w:del>
    </w:p>
    <w:bookmarkEnd w:id="442"/>
    <w:bookmarkEnd w:id="443"/>
    <w:p w14:paraId="1103D7A4" w14:textId="2141666C" w:rsidR="00695B5F" w:rsidRPr="00695B5F" w:rsidRDefault="001E648E" w:rsidP="0058592F">
      <w:pPr>
        <w:pStyle w:val="Heading2"/>
      </w:pPr>
      <w:r>
        <w:lastRenderedPageBreak/>
        <w:t>Survival Rates</w:t>
      </w:r>
    </w:p>
    <w:p w14:paraId="7F2B903D" w14:textId="7CAFA903" w:rsidR="00695B5F" w:rsidRPr="00524172" w:rsidRDefault="00BA7AC5" w:rsidP="00C6515F">
      <w:pPr>
        <w:pStyle w:val="NATESTYLE1CommonCollege"/>
        <w:ind w:firstLine="720"/>
        <w:jc w:val="both"/>
      </w:pPr>
      <w:r>
        <w:t>We conducted tethering experiments to 1) test for</w:t>
      </w:r>
      <w:r w:rsidR="004472A5" w:rsidRPr="00524172">
        <w:t xml:space="preserve"> size-dependent survival</w:t>
      </w:r>
      <w:r w:rsidR="00362BEF">
        <w:t>,</w:t>
      </w:r>
      <w:r w:rsidR="004472A5" w:rsidRPr="00524172">
        <w:t xml:space="preserve"> </w:t>
      </w:r>
      <w:r w:rsidR="00362BEF">
        <w:t xml:space="preserve">2) </w:t>
      </w:r>
      <w:r w:rsidR="004472A5" w:rsidRPr="00524172">
        <w:t>test for differences in survival between seasons</w:t>
      </w:r>
      <w:r w:rsidR="00362BEF">
        <w:t xml:space="preserve">, and </w:t>
      </w:r>
      <w:r w:rsidR="00E61D53">
        <w:t>3</w:t>
      </w:r>
      <w:r w:rsidR="00362BEF">
        <w:t>)</w:t>
      </w:r>
      <w:r w:rsidR="0066334F">
        <w:t xml:space="preserve"> </w:t>
      </w:r>
      <w:r w:rsidR="00F31F82">
        <w:t xml:space="preserve">measure CJS </w:t>
      </w:r>
      <w:r w:rsidR="0066334F">
        <w:t xml:space="preserve">in LILA and </w:t>
      </w:r>
      <w:r w:rsidR="003F563C">
        <w:t>in WCA3A</w:t>
      </w:r>
      <w:r w:rsidR="0066334F">
        <w:t xml:space="preserve"> </w:t>
      </w:r>
      <w:r w:rsidR="00C8632E">
        <w:t xml:space="preserve">each season </w:t>
      </w:r>
      <w:r w:rsidR="00856563">
        <w:t>to relate to the zero-population growth isocline</w:t>
      </w:r>
      <w:r w:rsidR="004472A5" w:rsidRPr="00524172">
        <w:t>.</w:t>
      </w:r>
      <w:r w:rsidR="00004CAC">
        <w:t xml:space="preserve"> </w:t>
      </w:r>
      <w:r w:rsidR="00981992">
        <w:t xml:space="preserve"> </w:t>
      </w:r>
      <w:r w:rsidR="00A23104">
        <w:t xml:space="preserve">We </w:t>
      </w:r>
      <w:r w:rsidR="00A42946">
        <w:t>tested</w:t>
      </w:r>
      <w:r w:rsidR="00A23104">
        <w:t xml:space="preserve"> size-</w:t>
      </w:r>
      <w:r w:rsidR="00F75B34">
        <w:t xml:space="preserve"> and season-dependent</w:t>
      </w:r>
      <w:r w:rsidR="00A23104">
        <w:t xml:space="preserve"> survival in </w:t>
      </w:r>
      <w:r w:rsidR="006730AE">
        <w:t xml:space="preserve">two wetlands in </w:t>
      </w:r>
      <w:r w:rsidR="00A23104">
        <w:t xml:space="preserve">LILA by tethering snails across </w:t>
      </w:r>
      <w:r w:rsidR="004B39BA">
        <w:t>hatchling</w:t>
      </w:r>
      <w:r w:rsidR="00A23104">
        <w:t xml:space="preserve"> to </w:t>
      </w:r>
      <w:r w:rsidR="00913794">
        <w:t>adult</w:t>
      </w:r>
      <w:r w:rsidR="00A23104">
        <w:t xml:space="preserve"> sizes (3-</w:t>
      </w:r>
      <w:r w:rsidR="00913794">
        <w:t>3</w:t>
      </w:r>
      <w:r w:rsidR="00494926">
        <w:t>0</w:t>
      </w:r>
      <w:r w:rsidR="00A23104">
        <w:t xml:space="preserve"> mm shell length, SL)</w:t>
      </w:r>
      <w:r w:rsidR="00DB0033">
        <w:t xml:space="preserve"> each season</w:t>
      </w:r>
      <w:ins w:id="503" w:author="Nathan Dorn" w:date="2024-02-16T11:01:00Z">
        <w:r w:rsidR="00A46813">
          <w:t xml:space="preserve"> and measuring 24 h survival</w:t>
        </w:r>
      </w:ins>
      <w:r w:rsidR="00DB0033">
        <w:t>.</w:t>
      </w:r>
      <w:r w:rsidR="001C25A2">
        <w:t xml:space="preserve"> </w:t>
      </w:r>
      <w:r w:rsidR="008B00E2">
        <w:t xml:space="preserve"> </w:t>
      </w:r>
      <w:del w:id="504" w:author="Nathan Dorn" w:date="2024-02-16T11:01:00Z">
        <w:r w:rsidR="008B00E2" w:rsidDel="00A46813">
          <w:delText>But t</w:delText>
        </w:r>
      </w:del>
      <w:ins w:id="505" w:author="Nathan Dorn" w:date="2024-02-16T11:01:00Z">
        <w:r w:rsidR="00A46813">
          <w:t>T</w:t>
        </w:r>
      </w:ins>
      <w:r w:rsidR="008B00E2">
        <w:t xml:space="preserve">o measure CJS </w:t>
      </w:r>
      <w:r w:rsidR="002B1297">
        <w:t xml:space="preserve">in </w:t>
      </w:r>
      <w:r w:rsidR="00A515EC">
        <w:t>WCA3A,</w:t>
      </w:r>
      <w:r w:rsidR="002B1297">
        <w:t xml:space="preserve"> we only</w:t>
      </w:r>
      <w:r w:rsidR="00673001">
        <w:t xml:space="preserve"> tethered juvenile snails (3-10 mm</w:t>
      </w:r>
      <w:r w:rsidR="003A56A6">
        <w:t xml:space="preserve"> </w:t>
      </w:r>
      <w:r w:rsidR="00673001">
        <w:t>SL).</w:t>
      </w:r>
      <w:r w:rsidR="002B1297">
        <w:t xml:space="preserve"> </w:t>
      </w:r>
      <w:r w:rsidR="00DB0033">
        <w:t xml:space="preserve"> </w:t>
      </w:r>
      <w:r w:rsidR="00FE78C5">
        <w:t xml:space="preserve">Each tethering experiment was conducted by placing </w:t>
      </w:r>
      <w:r w:rsidR="00F40E01">
        <w:t>snail</w:t>
      </w:r>
      <w:r w:rsidR="003F563C">
        <w:t>s</w:t>
      </w:r>
      <w:r w:rsidR="00F40E01">
        <w:t xml:space="preserve"> </w:t>
      </w:r>
      <w:del w:id="506" w:author="Nathan Dorn" w:date="2024-02-16T11:01:00Z">
        <w:r w:rsidR="00F40E01" w:rsidDel="00A46813">
          <w:delText>into</w:delText>
        </w:r>
        <w:r w:rsidR="00FE78C5" w:rsidDel="00A46813">
          <w:delText xml:space="preserve"> </w:delText>
        </w:r>
      </w:del>
      <w:ins w:id="507" w:author="Nathan Dorn" w:date="2024-02-16T11:01:00Z">
        <w:r w:rsidR="00A46813">
          <w:t xml:space="preserve">on </w:t>
        </w:r>
      </w:ins>
      <w:r w:rsidR="00FE78C5">
        <w:t xml:space="preserve">two </w:t>
      </w:r>
      <w:r w:rsidR="00F40E01">
        <w:t>transects</w:t>
      </w:r>
      <w:ins w:id="508" w:author="Nathan Dorn" w:date="2024-02-16T11:01:00Z">
        <w:r w:rsidR="00A46813">
          <w:t xml:space="preserve"> in the sloughs</w:t>
        </w:r>
      </w:ins>
      <w:r w:rsidR="00220520">
        <w:t xml:space="preserve"> (Figure </w:t>
      </w:r>
      <w:r w:rsidR="00422D3F">
        <w:t>3</w:t>
      </w:r>
      <w:r w:rsidR="00220520">
        <w:t>)</w:t>
      </w:r>
      <w:r w:rsidR="00F40E01">
        <w:t xml:space="preserve">.  </w:t>
      </w:r>
      <w:r w:rsidR="00F40E01" w:rsidRPr="00524172">
        <w:t xml:space="preserve">The transects </w:t>
      </w:r>
      <w:ins w:id="509" w:author="Nathan Dorn" w:date="2024-02-16T11:01:00Z">
        <w:r w:rsidR="00A46813">
          <w:t>were arranged to capture potential spatial variation</w:t>
        </w:r>
      </w:ins>
      <w:ins w:id="510" w:author="Nathan Dorn" w:date="2024-02-16T11:02:00Z">
        <w:r w:rsidR="00A46813">
          <w:t xml:space="preserve"> in survival and were </w:t>
        </w:r>
        <w:r w:rsidR="009E3E1D">
          <w:t>arranged</w:t>
        </w:r>
      </w:ins>
      <w:ins w:id="511" w:author="Nathan Dorn" w:date="2024-02-16T11:01:00Z">
        <w:r w:rsidR="00A46813">
          <w:t xml:space="preserve"> </w:t>
        </w:r>
      </w:ins>
      <w:del w:id="512" w:author="Nathan Dorn" w:date="2024-02-16T11:01:00Z">
        <w:r w:rsidR="00F40E01" w:rsidRPr="00524172" w:rsidDel="00A46813">
          <w:delText>def</w:delText>
        </w:r>
      </w:del>
      <w:del w:id="513" w:author="Nathan Dorn" w:date="2024-02-16T11:02:00Z">
        <w:r w:rsidR="00F40E01" w:rsidRPr="00524172" w:rsidDel="00A46813">
          <w:delText>ined</w:delText>
        </w:r>
      </w:del>
      <w:r w:rsidR="00F40E01" w:rsidRPr="00524172">
        <w:t xml:space="preserve"> as “near” </w:t>
      </w:r>
      <w:del w:id="514" w:author="Nathan Dorn" w:date="2024-02-16T11:01:00Z">
        <w:r w:rsidR="00F40E01" w:rsidRPr="00524172" w:rsidDel="00A46813">
          <w:delText xml:space="preserve">were </w:delText>
        </w:r>
      </w:del>
      <w:ins w:id="515" w:author="Nathan Dorn" w:date="2024-02-16T11:02:00Z">
        <w:r w:rsidR="009E3E1D">
          <w:t xml:space="preserve"> ridges </w:t>
        </w:r>
      </w:ins>
      <w:ins w:id="516" w:author="Nathan Dorn" w:date="2024-02-16T11:01:00Z">
        <w:r w:rsidR="00A46813">
          <w:t>(</w:t>
        </w:r>
      </w:ins>
      <w:r w:rsidR="00F40E01" w:rsidRPr="00524172">
        <w:t>within 5 m of the ridge</w:t>
      </w:r>
      <w:ins w:id="517" w:author="Nathan Dorn" w:date="2024-02-16T11:02:00Z">
        <w:r w:rsidR="009E3E1D">
          <w:t>)</w:t>
        </w:r>
      </w:ins>
      <w:r w:rsidR="00F40E01" w:rsidRPr="00524172">
        <w:t xml:space="preserve">, </w:t>
      </w:r>
      <w:del w:id="518" w:author="Nathan Dorn" w:date="2024-02-16T11:02:00Z">
        <w:r w:rsidR="00F40E01" w:rsidRPr="00524172" w:rsidDel="009E3E1D">
          <w:delText xml:space="preserve">and the transects defined as </w:delText>
        </w:r>
      </w:del>
      <w:r w:rsidR="00F40E01" w:rsidRPr="00524172">
        <w:t xml:space="preserve">“far” </w:t>
      </w:r>
      <w:del w:id="519" w:author="Nathan Dorn" w:date="2024-02-16T11:02:00Z">
        <w:r w:rsidR="00F40E01" w:rsidRPr="00524172" w:rsidDel="009E3E1D">
          <w:delText xml:space="preserve">were between </w:delText>
        </w:r>
      </w:del>
      <w:ins w:id="520" w:author="Nathan Dorn" w:date="2024-02-16T11:02:00Z">
        <w:r w:rsidR="009E3E1D">
          <w:t>(</w:t>
        </w:r>
      </w:ins>
      <w:r w:rsidR="00F40E01" w:rsidRPr="00524172">
        <w:t>15</w:t>
      </w:r>
      <w:del w:id="521" w:author="Nathan Dorn" w:date="2024-02-16T11:02:00Z">
        <w:r w:rsidR="00F40E01" w:rsidRPr="00524172" w:rsidDel="009E3E1D">
          <w:delText xml:space="preserve"> and</w:delText>
        </w:r>
      </w:del>
      <w:ins w:id="522" w:author="Nathan Dorn" w:date="2024-02-16T11:02:00Z">
        <w:r w:rsidR="009E3E1D">
          <w:t>-</w:t>
        </w:r>
      </w:ins>
      <w:r w:rsidR="00F40E01" w:rsidRPr="00524172">
        <w:t xml:space="preserve"> 20 m from the ridge</w:t>
      </w:r>
      <w:ins w:id="523" w:author="Nathan Dorn" w:date="2024-02-16T11:02:00Z">
        <w:r w:rsidR="009E3E1D">
          <w:t xml:space="preserve"> edge</w:t>
        </w:r>
      </w:ins>
      <w:r w:rsidR="00F40E01" w:rsidRPr="00524172">
        <w:t>.</w:t>
      </w:r>
      <w:r w:rsidR="00F40E01">
        <w:t xml:space="preserve"> </w:t>
      </w:r>
      <w:r w:rsidR="00F40E01" w:rsidRPr="00524172">
        <w:t xml:space="preserve">Tethered snails within a transect were placed </w:t>
      </w:r>
      <w:ins w:id="524" w:author="Nathan Dorn" w:date="2024-02-16T11:03:00Z">
        <w:r w:rsidR="009E3E1D">
          <w:t>≥</w:t>
        </w:r>
      </w:ins>
      <w:del w:id="525" w:author="Nathan Dorn" w:date="2024-02-16T11:03:00Z">
        <w:r w:rsidR="00F40E01" w:rsidRPr="00524172" w:rsidDel="009E3E1D">
          <w:delText>no closer than two</w:delText>
        </w:r>
      </w:del>
      <w:ins w:id="526" w:author="Nathan Dorn" w:date="2024-02-16T11:03:00Z">
        <w:r w:rsidR="009E3E1D">
          <w:t>2</w:t>
        </w:r>
      </w:ins>
      <w:r w:rsidR="00F40E01" w:rsidRPr="00524172">
        <w:t xml:space="preserve"> m</w:t>
      </w:r>
      <w:del w:id="527" w:author="Nathan Dorn" w:date="2024-02-16T11:03:00Z">
        <w:r w:rsidR="00F40E01" w:rsidRPr="00524172" w:rsidDel="009E3E1D">
          <w:delText>eters</w:delText>
        </w:r>
      </w:del>
      <w:r w:rsidR="00F40E01" w:rsidRPr="00524172">
        <w:t xml:space="preserve"> apart to increase spatial representation and independence</w:t>
      </w:r>
      <w:r w:rsidR="002D1C9B">
        <w:t xml:space="preserve"> (Figure </w:t>
      </w:r>
      <w:r w:rsidR="00422D3F">
        <w:t>3</w:t>
      </w:r>
      <w:r w:rsidR="002D1C9B">
        <w:t>)</w:t>
      </w:r>
      <w:r w:rsidR="00F40E01" w:rsidRPr="00524172">
        <w:t xml:space="preserve">. </w:t>
      </w:r>
      <w:r w:rsidR="00AA47A2">
        <w:t>We</w:t>
      </w:r>
      <w:r w:rsidR="001F76CD">
        <w:t xml:space="preserve"> include</w:t>
      </w:r>
      <w:r w:rsidR="00AA47A2">
        <w:t>d</w:t>
      </w:r>
      <w:r w:rsidR="001F76CD">
        <w:t xml:space="preserve"> </w:t>
      </w:r>
      <w:r w:rsidR="00915E36">
        <w:t>5</w:t>
      </w:r>
      <w:r w:rsidR="009357FC">
        <w:t>-</w:t>
      </w:r>
      <w:r w:rsidR="00136BFE">
        <w:t>10</w:t>
      </w:r>
      <w:r w:rsidR="009357FC">
        <w:t xml:space="preserve"> </w:t>
      </w:r>
      <w:r w:rsidR="001F76CD">
        <w:t xml:space="preserve">replicates of </w:t>
      </w:r>
      <w:r w:rsidR="009357FC">
        <w:t>3-mm size increments</w:t>
      </w:r>
      <w:r w:rsidR="004472A5" w:rsidRPr="00524172">
        <w:t xml:space="preserve"> (i.e., 3-6mm, 6-9mm, 9-12mm,12-15mm, 15-18mm, 18-21mm, and &gt;21mm SL)</w:t>
      </w:r>
      <w:r w:rsidR="00915E36">
        <w:t xml:space="preserve"> on each transect</w:t>
      </w:r>
      <w:r w:rsidR="00136BFE">
        <w:t xml:space="preserve"> in LILA and </w:t>
      </w:r>
      <w:r w:rsidR="007440EC">
        <w:t>10-</w:t>
      </w:r>
      <w:r w:rsidR="00136BFE">
        <w:t xml:space="preserve">15 replicates </w:t>
      </w:r>
      <w:r w:rsidR="000928D1">
        <w:t>of</w:t>
      </w:r>
      <w:r w:rsidR="00136BFE">
        <w:t xml:space="preserve"> each 3-mm size increment</w:t>
      </w:r>
      <w:r w:rsidR="00621389">
        <w:t xml:space="preserve"> (i.e., 3-6mm, 6-9 mm, &gt;</w:t>
      </w:r>
      <w:r w:rsidR="00C818AB">
        <w:t>9</w:t>
      </w:r>
      <w:r w:rsidR="00621389">
        <w:t xml:space="preserve"> mm)</w:t>
      </w:r>
      <w:r w:rsidR="00136BFE">
        <w:t xml:space="preserve"> </w:t>
      </w:r>
      <w:r w:rsidR="00621389">
        <w:t xml:space="preserve">in </w:t>
      </w:r>
      <w:ins w:id="528" w:author="Nathan Dorn" w:date="2024-02-16T11:03:00Z">
        <w:r w:rsidR="009E3E1D">
          <w:t>the</w:t>
        </w:r>
        <w:r w:rsidR="00A14DCE">
          <w:t xml:space="preserve"> </w:t>
        </w:r>
      </w:ins>
      <w:r w:rsidR="00AA47A2">
        <w:t>WCA3A</w:t>
      </w:r>
      <w:ins w:id="529" w:author="Nathan Dorn" w:date="2024-02-16T11:03:00Z">
        <w:r w:rsidR="00A14DCE">
          <w:t xml:space="preserve"> wetlands</w:t>
        </w:r>
      </w:ins>
      <w:r w:rsidR="00621389">
        <w:t xml:space="preserve">. </w:t>
      </w:r>
      <w:r w:rsidR="00A24E82" w:rsidRPr="00524172">
        <w:t>Snails were tethered by gluing 20 cm of either 2.4 lb (for small</w:t>
      </w:r>
      <w:ins w:id="530" w:author="Nathan Dorn" w:date="2024-02-16T11:03:00Z">
        <w:r w:rsidR="00A14DCE">
          <w:t>er</w:t>
        </w:r>
      </w:ins>
      <w:r w:rsidR="00A24E82" w:rsidRPr="00524172">
        <w:t xml:space="preserve"> sizes) or 4 lb (for large</w:t>
      </w:r>
      <w:ins w:id="531" w:author="Nathan Dorn" w:date="2024-02-16T11:03:00Z">
        <w:r w:rsidR="00A14DCE">
          <w:t>er</w:t>
        </w:r>
      </w:ins>
      <w:r w:rsidR="00A24E82" w:rsidRPr="00524172">
        <w:t xml:space="preserve"> sizes) monofilament line to the apex of the shell</w:t>
      </w:r>
      <w:ins w:id="532" w:author="Nathan Dorn" w:date="2024-02-16T11:04:00Z">
        <w:r w:rsidR="00A14DCE">
          <w:t xml:space="preserve">.  The ends were </w:t>
        </w:r>
      </w:ins>
      <w:del w:id="533" w:author="Nathan Dorn" w:date="2024-02-16T11:04:00Z">
        <w:r w:rsidR="00A24E82" w:rsidRPr="00524172" w:rsidDel="00A14DCE">
          <w:delText xml:space="preserve"> then </w:delText>
        </w:r>
      </w:del>
      <w:r w:rsidR="00A24E82" w:rsidRPr="00524172">
        <w:t>attached to PVC poles pushed into the wetland soils</w:t>
      </w:r>
      <w:r w:rsidR="00EB374D">
        <w:t xml:space="preserve"> (Figure </w:t>
      </w:r>
      <w:r w:rsidR="00422D3F">
        <w:t>3</w:t>
      </w:r>
      <w:r w:rsidR="00EB374D">
        <w:t>)</w:t>
      </w:r>
      <w:r w:rsidR="00A24E82" w:rsidRPr="00524172">
        <w:t>.</w:t>
      </w:r>
      <w:r w:rsidR="00EB374D">
        <w:t xml:space="preserve">  </w:t>
      </w:r>
      <w:r w:rsidR="00EB374D" w:rsidRPr="00A569D0">
        <w:t>To obtain snails for tetherin</w:t>
      </w:r>
      <w:r w:rsidR="00A569D0" w:rsidRPr="00A569D0">
        <w:t>g</w:t>
      </w:r>
      <w:r w:rsidR="00EB374D" w:rsidRPr="00A569D0">
        <w:t xml:space="preserve">, </w:t>
      </w:r>
      <w:del w:id="534" w:author="Nathan Dorn" w:date="2024-02-16T11:04:00Z">
        <w:r w:rsidR="00BC0427" w:rsidRPr="00A569D0" w:rsidDel="00EF1584">
          <w:delText>Florida Apple Snail</w:delText>
        </w:r>
      </w:del>
      <w:ins w:id="535" w:author="Nathan Dorn" w:date="2024-02-16T11:04:00Z">
        <w:r w:rsidR="00EF1584">
          <w:t>FAS</w:t>
        </w:r>
      </w:ins>
      <w:r w:rsidR="00BC0427" w:rsidRPr="00A569D0">
        <w:t xml:space="preserve"> egg masses were collected from </w:t>
      </w:r>
      <w:ins w:id="536" w:author="Nathan Dorn" w:date="2024-02-16T11:04:00Z">
        <w:r w:rsidR="00EF1584">
          <w:t xml:space="preserve">adjacent </w:t>
        </w:r>
      </w:ins>
      <w:r w:rsidR="00BC0427" w:rsidRPr="00A569D0">
        <w:t xml:space="preserve">canals </w:t>
      </w:r>
      <w:del w:id="537" w:author="Nathan Dorn" w:date="2024-02-16T11:04:00Z">
        <w:r w:rsidR="00BC0427" w:rsidRPr="00A569D0" w:rsidDel="00EF1584">
          <w:delText xml:space="preserve">then </w:delText>
        </w:r>
      </w:del>
      <w:ins w:id="538" w:author="Nathan Dorn" w:date="2024-02-16T11:04:00Z">
        <w:r w:rsidR="00EF1584" w:rsidRPr="00A569D0">
          <w:t xml:space="preserve"> </w:t>
        </w:r>
      </w:ins>
      <w:r w:rsidR="00BC0427" w:rsidRPr="00A569D0">
        <w:t>hatched, and snails were reared in aquaria</w:t>
      </w:r>
      <w:r w:rsidR="00EB374D">
        <w:t xml:space="preserve"> or outdoor mesocosm</w:t>
      </w:r>
      <w:r w:rsidR="00A569D0">
        <w:t>s</w:t>
      </w:r>
      <w:r w:rsidR="00EB374D">
        <w:t xml:space="preserve"> to the desired length</w:t>
      </w:r>
      <w:ins w:id="539" w:author="Nathan Dorn" w:date="2024-02-16T11:04:00Z">
        <w:r w:rsidR="00EF1584">
          <w:t>s</w:t>
        </w:r>
      </w:ins>
      <w:r w:rsidR="00EB374D">
        <w:t>.</w:t>
      </w:r>
      <w:r w:rsidR="00BC0427">
        <w:t xml:space="preserve"> </w:t>
      </w:r>
    </w:p>
    <w:p w14:paraId="4AADCBD3" w14:textId="03F849AA" w:rsidR="00695B5F" w:rsidRPr="00524172" w:rsidRDefault="0043671E" w:rsidP="00C6515F">
      <w:pPr>
        <w:pStyle w:val="NATESTYLE1CommonCollege"/>
        <w:ind w:firstLine="720"/>
        <w:jc w:val="both"/>
      </w:pPr>
      <w:r>
        <w:t>Tethering experiments were run</w:t>
      </w:r>
      <w:r w:rsidR="004472A5" w:rsidRPr="00524172">
        <w:t xml:space="preserve"> for </w:t>
      </w:r>
      <w:r w:rsidR="00ED7B26">
        <w:t>two</w:t>
      </w:r>
      <w:r w:rsidR="000F6951">
        <w:t xml:space="preserve">-three days and </w:t>
      </w:r>
      <w:r w:rsidR="004472A5" w:rsidRPr="00524172">
        <w:t>snail status was checked daily.</w:t>
      </w:r>
      <w:r w:rsidR="000F6951">
        <w:t xml:space="preserve">  </w:t>
      </w:r>
      <w:r w:rsidR="00A74E22">
        <w:t>W</w:t>
      </w:r>
      <w:r w:rsidR="00006A76">
        <w:t>e</w:t>
      </w:r>
      <w:r w:rsidR="00A74E22">
        <w:t xml:space="preserve"> check</w:t>
      </w:r>
      <w:r w:rsidR="00006A76">
        <w:t>ed</w:t>
      </w:r>
      <w:r w:rsidR="00A74E22">
        <w:t xml:space="preserve"> snail status</w:t>
      </w:r>
      <w:r w:rsidR="00006A76">
        <w:t xml:space="preserve"> </w:t>
      </w:r>
      <w:r w:rsidR="00006A76" w:rsidRPr="00524172">
        <w:t>by prodding the operculum to incite movement</w:t>
      </w:r>
      <w:r w:rsidR="00A74E22">
        <w:t>,</w:t>
      </w:r>
      <w:r w:rsidR="00004CAC">
        <w:t xml:space="preserve"> </w:t>
      </w:r>
      <w:r w:rsidR="00006A76">
        <w:t xml:space="preserve">and we scored </w:t>
      </w:r>
      <w:r w:rsidR="00A74E22">
        <w:t xml:space="preserve">the status </w:t>
      </w:r>
      <w:del w:id="540" w:author="Nathan Dorn" w:date="2024-02-16T11:05:00Z">
        <w:r w:rsidR="004472A5" w:rsidRPr="00524172" w:rsidDel="0017773B">
          <w:delText>in</w:delText>
        </w:r>
        <w:r w:rsidR="00421FBE" w:rsidRPr="00524172" w:rsidDel="0017773B">
          <w:delText>to</w:delText>
        </w:r>
        <w:r w:rsidR="004472A5" w:rsidRPr="00524172" w:rsidDel="0017773B">
          <w:delText xml:space="preserve"> </w:delText>
        </w:r>
      </w:del>
      <w:ins w:id="541" w:author="Nathan Dorn" w:date="2024-02-16T11:05:00Z">
        <w:r w:rsidR="0017773B">
          <w:t xml:space="preserve">by </w:t>
        </w:r>
      </w:ins>
      <w:r w:rsidR="004472A5" w:rsidRPr="00524172">
        <w:t>five categories: (1) “missing” if the snail was removed from the tether, (2) “crushed</w:t>
      </w:r>
      <w:r w:rsidR="00A44440">
        <w:t>/peeled</w:t>
      </w:r>
      <w:r w:rsidR="004472A5" w:rsidRPr="00524172">
        <w:t xml:space="preserve">” if the tether had shell fragments remaining on the tether, (3) “empty” if the soma from the shell had </w:t>
      </w:r>
      <w:r w:rsidR="004472A5" w:rsidRPr="00524172">
        <w:lastRenderedPageBreak/>
        <w:t xml:space="preserve">been removed, (4) “dead” if snails did not respond when prodded and (5) “alive” if snails responded when prodded. Using the snail </w:t>
      </w:r>
      <w:ins w:id="542" w:author="Nathan Dorn" w:date="2024-02-16T11:05:00Z">
        <w:r w:rsidR="00790DC8">
          <w:t>status measures</w:t>
        </w:r>
      </w:ins>
      <w:del w:id="543" w:author="Nathan Dorn" w:date="2024-02-16T11:05:00Z">
        <w:r w:rsidR="004472A5" w:rsidRPr="00524172" w:rsidDel="00790DC8">
          <w:delText>statuses</w:delText>
        </w:r>
      </w:del>
      <w:r w:rsidR="004472A5" w:rsidRPr="00524172">
        <w:t>, snails that were “alive” were counted as surviv</w:t>
      </w:r>
      <w:r w:rsidR="00650FAB">
        <w:t xml:space="preserve">als, </w:t>
      </w:r>
      <w:r w:rsidR="004472A5" w:rsidRPr="00524172">
        <w:t xml:space="preserve">while </w:t>
      </w:r>
      <w:r w:rsidR="00DD0D8C" w:rsidRPr="00524172">
        <w:t>snails</w:t>
      </w:r>
      <w:r w:rsidR="004472A5" w:rsidRPr="00524172">
        <w:t xml:space="preserve"> that were deemed “missing”, “crushed”,</w:t>
      </w:r>
      <w:r w:rsidR="00421FBE" w:rsidRPr="00524172">
        <w:t xml:space="preserve"> “dead”,</w:t>
      </w:r>
      <w:r w:rsidR="004472A5" w:rsidRPr="00524172">
        <w:t xml:space="preserve"> or “empty” were counted as mortalities.</w:t>
      </w:r>
      <w:r w:rsidR="00004CAC">
        <w:t xml:space="preserve"> </w:t>
      </w:r>
      <w:r w:rsidR="004472A5" w:rsidRPr="00524172">
        <w:t xml:space="preserve">Surviving snails were placed back onto PVC poles and mortalities were replaced with another tethered snail of the same size. To generalize measured survival to a larger area than the initial location where snails were set, tethers were moved two meters in a randomly chosen cardinal direction to obtain increased </w:t>
      </w:r>
      <w:r w:rsidR="006C3C06" w:rsidRPr="00524172">
        <w:t>independence</w:t>
      </w:r>
      <w:r w:rsidR="004472A5" w:rsidRPr="00524172">
        <w:t xml:space="preserve"> between nights. The fate of each snail-day combination was considered an independent measure of daily survival</w:t>
      </w:r>
      <w:r w:rsidR="00421FBE" w:rsidRPr="00524172">
        <w:t>.</w:t>
      </w:r>
      <w:r w:rsidR="008528AD">
        <w:t xml:space="preserve">  </w:t>
      </w:r>
      <w:r w:rsidR="000D0D38">
        <w:t xml:space="preserve">We ran the </w:t>
      </w:r>
      <w:r w:rsidR="0079085F">
        <w:t>tethering experiment</w:t>
      </w:r>
      <w:r w:rsidR="007A687B">
        <w:t>s</w:t>
      </w:r>
      <w:r w:rsidR="0079085F">
        <w:t xml:space="preserve"> </w:t>
      </w:r>
      <w:r w:rsidR="007A687B">
        <w:t>to achieve ~ 30 daily observations of mortality</w:t>
      </w:r>
      <w:r w:rsidR="008528AD">
        <w:t xml:space="preserve"> </w:t>
      </w:r>
      <w:r w:rsidR="00E007C6">
        <w:t xml:space="preserve">per size </w:t>
      </w:r>
      <w:r w:rsidR="004C39A3">
        <w:t>class</w:t>
      </w:r>
      <w:r w:rsidR="008528AD">
        <w:t>.</w:t>
      </w:r>
      <w:r w:rsidR="00004CAC">
        <w:t xml:space="preserve"> </w:t>
      </w:r>
      <w:r w:rsidR="004472A5" w:rsidRPr="00524172">
        <w:t>To ensure that snails could not escape tethers, tethered snails within each size class were caged in</w:t>
      </w:r>
      <w:r w:rsidR="00E007C6">
        <w:t xml:space="preserve"> LILA </w:t>
      </w:r>
      <w:r w:rsidR="004472A5" w:rsidRPr="00524172">
        <w:t>to exclude predators and observed for 72 hours.</w:t>
      </w:r>
      <w:r w:rsidR="00004CAC">
        <w:t xml:space="preserve"> </w:t>
      </w:r>
      <w:r w:rsidR="004472A5" w:rsidRPr="00524172">
        <w:t xml:space="preserve">No snails escaped or died on tethers in the cages during 72 hours in the wetland. </w:t>
      </w:r>
    </w:p>
    <w:p w14:paraId="081B606A" w14:textId="0F40575F" w:rsidR="00695B5F" w:rsidDel="00EE4649" w:rsidRDefault="003F68F9" w:rsidP="00C6515F">
      <w:pPr>
        <w:pStyle w:val="NATESTYLE1CommonCollege"/>
        <w:ind w:firstLine="720"/>
        <w:jc w:val="both"/>
        <w:rPr>
          <w:del w:id="544" w:author="Nathan Dorn" w:date="2024-02-16T11:08:00Z"/>
        </w:rPr>
      </w:pPr>
      <w:r>
        <w:t xml:space="preserve">We </w:t>
      </w:r>
      <w:r w:rsidR="00944BBA">
        <w:t>analyzed the</w:t>
      </w:r>
      <w:r w:rsidR="007B4E70">
        <w:t xml:space="preserve"> tethering data from</w:t>
      </w:r>
      <w:r w:rsidR="00944BBA">
        <w:t xml:space="preserve"> </w:t>
      </w:r>
      <w:r w:rsidR="002744D8">
        <w:t xml:space="preserve">LILA </w:t>
      </w:r>
      <w:r w:rsidR="007B4E70">
        <w:t>that</w:t>
      </w:r>
      <w:r w:rsidR="00720FFC">
        <w:t xml:space="preserve"> </w:t>
      </w:r>
      <w:r w:rsidR="00741B7D">
        <w:t>tethered</w:t>
      </w:r>
      <w:r w:rsidR="00720FFC">
        <w:t xml:space="preserve"> </w:t>
      </w:r>
      <w:r w:rsidR="00B50620">
        <w:t xml:space="preserve">the </w:t>
      </w:r>
      <w:r w:rsidR="008F36C0">
        <w:t>full-size</w:t>
      </w:r>
      <w:r w:rsidR="00B50620">
        <w:t xml:space="preserve"> ra</w:t>
      </w:r>
      <w:r w:rsidR="00720FFC">
        <w:t>n</w:t>
      </w:r>
      <w:r w:rsidR="00B50620">
        <w:t>ge</w:t>
      </w:r>
      <w:r w:rsidR="0069437F">
        <w:t xml:space="preserve"> of snails</w:t>
      </w:r>
      <w:r w:rsidR="00B50620">
        <w:t xml:space="preserve"> using</w:t>
      </w:r>
      <w:r>
        <w:t xml:space="preserve"> l</w:t>
      </w:r>
      <w:r w:rsidR="004472A5" w:rsidRPr="00524172">
        <w:t xml:space="preserve">ogistic regression to </w:t>
      </w:r>
      <w:r w:rsidR="00B50620">
        <w:t>test</w:t>
      </w:r>
      <w:r w:rsidR="004472A5" w:rsidRPr="00524172">
        <w:t xml:space="preserve"> </w:t>
      </w:r>
      <w:r>
        <w:t>for size and season dependence</w:t>
      </w:r>
      <w:r w:rsidR="00B50620">
        <w:t xml:space="preserve"> </w:t>
      </w:r>
      <w:r>
        <w:t xml:space="preserve">of </w:t>
      </w:r>
      <w:r w:rsidR="004472A5" w:rsidRPr="00524172">
        <w:t xml:space="preserve">daily </w:t>
      </w:r>
      <w:commentRangeStart w:id="545"/>
      <w:r w:rsidR="004472A5" w:rsidRPr="00524172">
        <w:t>survival</w:t>
      </w:r>
      <w:r w:rsidR="005A2BA8">
        <w:t xml:space="preserve">. </w:t>
      </w:r>
      <w:r w:rsidR="0083031D">
        <w:t>We</w:t>
      </w:r>
      <w:r w:rsidR="004472A5" w:rsidRPr="00524172">
        <w:t xml:space="preserve"> modeled survival using length (SL mm), transect (“</w:t>
      </w:r>
      <w:commentRangeEnd w:id="545"/>
      <w:r w:rsidR="00B512F7">
        <w:rPr>
          <w:rStyle w:val="CommentReference"/>
          <w:rFonts w:cstheme="minorBidi"/>
        </w:rPr>
        <w:commentReference w:id="545"/>
      </w:r>
      <w:r w:rsidR="004472A5" w:rsidRPr="00524172">
        <w:t>near” or “far”), wetland (“M2” or “M4”), and season (“wet” or “dry”) as covariates.</w:t>
      </w:r>
      <w:r w:rsidR="00004CAC">
        <w:t xml:space="preserve"> </w:t>
      </w:r>
      <w:r w:rsidR="00D276B0">
        <w:t>We</w:t>
      </w:r>
      <w:r w:rsidR="004472A5" w:rsidRPr="00524172">
        <w:t xml:space="preserve"> created a list of logistic models that included all possible combinations of these covariates and their two-way interactions.</w:t>
      </w:r>
      <w:r w:rsidR="00004CAC">
        <w:t xml:space="preserve"> </w:t>
      </w:r>
      <w:r w:rsidR="004472A5" w:rsidRPr="00524172">
        <w:t>Higher order interactions were excluded.</w:t>
      </w:r>
      <w:r w:rsidR="00004CAC">
        <w:t xml:space="preserve"> </w:t>
      </w:r>
      <w:r w:rsidR="004472A5" w:rsidRPr="00524172">
        <w:t>The resulting m</w:t>
      </w:r>
      <w:r w:rsidR="004472A5" w:rsidRPr="00524172">
        <w:rPr>
          <w:shd w:val="clear" w:color="auto" w:fill="FFFFFF"/>
        </w:rPr>
        <w:t>odels were compared using AIC scores, the structure of models with ΔAIC &lt; 4 were examined, and the most supported model (lowest AIC) was selected for interpretation and evaluation</w:t>
      </w:r>
      <w:r w:rsidR="00EF2F59">
        <w:rPr>
          <w:shd w:val="clear" w:color="auto" w:fill="FFFFFF"/>
        </w:rPr>
        <w:t xml:space="preserve"> </w:t>
      </w:r>
      <w:r w:rsidR="004472A5" w:rsidRPr="00524172">
        <w:rPr>
          <w:shd w:val="clear" w:color="auto" w:fill="FFFFFF"/>
        </w:rPr>
        <w:fldChar w:fldCharType="begin" w:fldLock="1"/>
      </w:r>
      <w:r w:rsidR="007766FB">
        <w:rPr>
          <w:shd w:val="clear" w:color="auto" w:fill="FFFFFF"/>
        </w:rPr>
        <w:instrText xml:space="preserve"> ADDIN ZOTERO_ITEM CSL_CITATION {"citationID":"jMPaxLE2","properties":{"formattedCitation":"(Anderson, 2008)","plainCitation":"(Anderson, 2008)","noteIndex":0},"citationItems":[{"id":"jA1NzBln/DzR5RiqX","uris":["http://www.mendeley.com/documents/?uuid=6dc16ebe-eb21-47ee-849e-fb82ee31e27e"],"itemData":{"DOI":"10.1007/978-0-387-74075-1","ISBN":"9780387740737","author":[{"dropping-particle":"","family":"Anderson","given":"David R.","non-dropping-particle":"","parse-names":false,"suffix":""}],"id":"ITEM-1","issued":{"date-parts":[["2008"]]},"publisher":"Springer, NY","title":"Model based inference in the life sciences: A primer on evidence","type":"book"}}],"schema":"https://github.com/citation-style-language/schema/raw/master/csl-citation.json"} </w:instrText>
      </w:r>
      <w:r w:rsidR="004472A5" w:rsidRPr="00524172">
        <w:rPr>
          <w:shd w:val="clear" w:color="auto" w:fill="FFFFFF"/>
        </w:rPr>
        <w:fldChar w:fldCharType="separate"/>
      </w:r>
      <w:r w:rsidR="00B41503" w:rsidRPr="00B41503">
        <w:t>(Anderson, 2008)</w:t>
      </w:r>
      <w:r w:rsidR="004472A5" w:rsidRPr="00524172">
        <w:rPr>
          <w:shd w:val="clear" w:color="auto" w:fill="FFFFFF"/>
        </w:rPr>
        <w:fldChar w:fldCharType="end"/>
      </w:r>
      <w:r w:rsidR="004472A5" w:rsidRPr="00524172">
        <w:rPr>
          <w:shd w:val="clear" w:color="auto" w:fill="FFFFFF"/>
        </w:rPr>
        <w:t>.</w:t>
      </w:r>
      <w:r w:rsidR="00004CAC">
        <w:rPr>
          <w:shd w:val="clear" w:color="auto" w:fill="FFFFFF"/>
        </w:rPr>
        <w:t xml:space="preserve"> </w:t>
      </w:r>
      <w:r w:rsidR="004472A5" w:rsidRPr="00524172">
        <w:t xml:space="preserve">Logistic regression was fitted using the “glm” function in R v4.0.3 </w:t>
      </w:r>
      <w:r w:rsidR="004472A5" w:rsidRPr="00524172">
        <w:fldChar w:fldCharType="begin" w:fldLock="1"/>
      </w:r>
      <w:r w:rsidR="007766FB">
        <w:instrText xml:space="preserve"> ADDIN ZOTERO_ITEM CSL_CITATION {"citationID":"ptOe3UCC","properties":{"formattedCitation":"(R Core Team, 2019)","plainCitation":"(R Core Team, 2019)","noteIndex":0},"citationItems":[{"id":"jA1NzBln/7wktmTlC","uris":["http://www.mendeley.com/documents/?uuid=e846c30e-7734-44bf-a829-df2b15f65d67"],"itemData":{"abstract":"(2019). R: A language and environment for statistical computing. R Foundation for Statistical Computing, . URL https://www.R-project.org/.","author":[{"dropping-particle":"","family":"R Core Team","given":"","non-dropping-particle":"","parse-names":false,"suffix":""}],"id":"ITEM-1","issue":"URL https://www.R-project.org/","issued":{"date-parts":[["2019"]]},"title":"R: A language and environment for statistical computing. R Foundation for Statistical Computing","type":"article-journal"}}],"schema":"https://github.com/citation-style-language/schema/raw/master/csl-citation.json"} </w:instrText>
      </w:r>
      <w:r w:rsidR="004472A5" w:rsidRPr="00524172">
        <w:fldChar w:fldCharType="separate"/>
      </w:r>
      <w:r w:rsidR="00B41503" w:rsidRPr="00B41503">
        <w:t>(R Core Team, 2019)</w:t>
      </w:r>
      <w:r w:rsidR="004472A5" w:rsidRPr="00524172">
        <w:fldChar w:fldCharType="end"/>
      </w:r>
      <w:r w:rsidR="004472A5" w:rsidRPr="00524172">
        <w:t xml:space="preserve">. </w:t>
      </w:r>
      <w:r w:rsidR="004A2F6D">
        <w:t>T</w:t>
      </w:r>
      <w:commentRangeStart w:id="546"/>
      <w:r w:rsidR="004A2F6D">
        <w:t>o</w:t>
      </w:r>
      <w:r w:rsidR="001256EE">
        <w:t xml:space="preserve"> relate </w:t>
      </w:r>
      <w:r w:rsidR="004A2F6D">
        <w:t xml:space="preserve">empirical survival </w:t>
      </w:r>
      <w:r w:rsidR="001256EE">
        <w:t xml:space="preserve">to the zero-population isocline, we calculated survival and 95% confidence intervals of </w:t>
      </w:r>
      <w:r w:rsidR="004A2F6D">
        <w:t>snails &lt; 10 mm SL</w:t>
      </w:r>
      <w:r w:rsidR="001256EE">
        <w:t xml:space="preserve"> (i.e., </w:t>
      </w:r>
      <w:r w:rsidR="004A2F6D">
        <w:t>CJS</w:t>
      </w:r>
      <w:r w:rsidR="001256EE">
        <w:t xml:space="preserve">) </w:t>
      </w:r>
      <w:r w:rsidR="00B647DC">
        <w:t>at all sites</w:t>
      </w:r>
      <w:r w:rsidR="006633BB">
        <w:t xml:space="preserve"> and seasons</w:t>
      </w:r>
      <w:r w:rsidR="00B647DC">
        <w:t>.</w:t>
      </w:r>
    </w:p>
    <w:p w14:paraId="0D861AA2" w14:textId="065A69E9" w:rsidR="001E648E" w:rsidRPr="00524172" w:rsidRDefault="001E648E" w:rsidP="00EE4649">
      <w:pPr>
        <w:pStyle w:val="NATESTYLE1CommonCollege"/>
        <w:jc w:val="both"/>
        <w:pPrChange w:id="547" w:author="Nathan Dorn" w:date="2024-02-16T11:08:00Z">
          <w:pPr>
            <w:pStyle w:val="NATESTYLE1CommonCollege"/>
            <w:ind w:firstLine="720"/>
            <w:jc w:val="both"/>
          </w:pPr>
        </w:pPrChange>
      </w:pPr>
      <w:r>
        <w:lastRenderedPageBreak/>
        <w:t>Finally, we measured CJS</w:t>
      </w:r>
      <w:r w:rsidR="00B152C2">
        <w:t xml:space="preserve"> in</w:t>
      </w:r>
      <w:r w:rsidRPr="00524172">
        <w:rPr>
          <w:i/>
          <w:iCs/>
        </w:rPr>
        <w:t xml:space="preserve"> in situ</w:t>
      </w:r>
      <w:r w:rsidRPr="00524172">
        <w:t xml:space="preserve"> cages that excluded predators (1-mm mesh).</w:t>
      </w:r>
      <w:r>
        <w:t xml:space="preserve">  </w:t>
      </w:r>
      <w:r w:rsidR="003073D6">
        <w:rPr>
          <w:rFonts w:eastAsiaTheme="minorEastAsia"/>
        </w:rPr>
        <w:t xml:space="preserve">We </w:t>
      </w:r>
      <w:r w:rsidR="003073D6" w:rsidRPr="00524172">
        <w:rPr>
          <w:rFonts w:eastAsiaTheme="minorEastAsia"/>
        </w:rPr>
        <w:t xml:space="preserve">measured </w:t>
      </w:r>
      <w:r w:rsidR="003073D6">
        <w:rPr>
          <w:rFonts w:eastAsiaTheme="minorEastAsia"/>
        </w:rPr>
        <w:t>daily survival rates rather than survival probabilities across the duration of the experiment</w:t>
      </w:r>
      <w:r w:rsidR="003073D6" w:rsidRPr="00524172">
        <w:rPr>
          <w:rFonts w:eastAsiaTheme="minorEastAsia"/>
        </w:rPr>
        <w:t xml:space="preserve"> of snails reared in these cages (predator free) to compare to the survival from tethering (natural predator assemblages</w:t>
      </w:r>
      <w:r w:rsidR="003073D6">
        <w:rPr>
          <w:rFonts w:eastAsiaTheme="minorEastAsia"/>
        </w:rPr>
        <w:t xml:space="preserve">; see </w:t>
      </w:r>
      <w:r w:rsidR="004A3BF7">
        <w:rPr>
          <w:rFonts w:eastAsiaTheme="minorEastAsia"/>
        </w:rPr>
        <w:t>SI</w:t>
      </w:r>
      <w:r w:rsidR="003073D6" w:rsidRPr="00524172">
        <w:rPr>
          <w:rFonts w:eastAsiaTheme="minorEastAsia"/>
        </w:rPr>
        <w:t>).</w:t>
      </w:r>
      <w:r w:rsidR="003073D6">
        <w:rPr>
          <w:rFonts w:eastAsiaTheme="minorEastAsia"/>
        </w:rPr>
        <w:t xml:space="preserve">  </w:t>
      </w:r>
      <w:commentRangeEnd w:id="546"/>
      <w:r w:rsidR="001A6F7E">
        <w:rPr>
          <w:rStyle w:val="CommentReference"/>
          <w:rFonts w:cstheme="minorBidi"/>
        </w:rPr>
        <w:commentReference w:id="546"/>
      </w:r>
    </w:p>
    <w:p w14:paraId="580847CC" w14:textId="451A9C71" w:rsidR="00695B5F" w:rsidRPr="00695B5F" w:rsidRDefault="004472A5" w:rsidP="00C6515F">
      <w:pPr>
        <w:pStyle w:val="Heading2"/>
      </w:pPr>
      <w:r w:rsidRPr="00524172">
        <w:t>Relative composition of predation from tethering remains and abundances</w:t>
      </w:r>
    </w:p>
    <w:p w14:paraId="3B221CB3" w14:textId="46F271A2" w:rsidR="006D33AB" w:rsidRDefault="007425FC" w:rsidP="00524172">
      <w:pPr>
        <w:pStyle w:val="NATESTYLE1CommonCollege"/>
        <w:jc w:val="both"/>
      </w:pPr>
      <w:r>
        <w:t>For the full tethering experiment in LILA, w</w:t>
      </w:r>
      <w:r w:rsidR="00D276B0">
        <w:t>e</w:t>
      </w:r>
      <w:r w:rsidR="004472A5" w:rsidRPr="00524172">
        <w:t xml:space="preserve"> used </w:t>
      </w:r>
      <w:r w:rsidR="00E77E3A" w:rsidRPr="00524172">
        <w:t>the</w:t>
      </w:r>
      <w:r w:rsidR="004472A5" w:rsidRPr="00524172">
        <w:t xml:space="preserve"> conditions of shell remains for deceased snails</w:t>
      </w:r>
      <w:r w:rsidR="00437CFF">
        <w:t xml:space="preserve"> and measures of predator abundance</w:t>
      </w:r>
      <w:r w:rsidR="004472A5" w:rsidRPr="00524172">
        <w:t xml:space="preserve"> to identify the most likely predators removing </w:t>
      </w:r>
      <w:r w:rsidR="007B124E">
        <w:t xml:space="preserve">juvenile </w:t>
      </w:r>
      <w:r w:rsidR="004472A5" w:rsidRPr="00524172">
        <w:t xml:space="preserve">snails from tethers. </w:t>
      </w:r>
      <w:r w:rsidR="00B45C79">
        <w:t>C</w:t>
      </w:r>
      <w:r w:rsidR="004472A5" w:rsidRPr="00524172">
        <w:t>rayfish use their mandibles to crush or peel the snail shell to remove the soma</w:t>
      </w:r>
      <w:r w:rsidR="00D276B0">
        <w:t xml:space="preserve"> </w:t>
      </w:r>
      <w:r w:rsidR="004472A5" w:rsidRPr="00524172">
        <w:rPr>
          <w:i/>
          <w:iCs/>
        </w:rPr>
        <w:fldChar w:fldCharType="begin" w:fldLock="1"/>
      </w:r>
      <w:r w:rsidR="00B45C79">
        <w:rPr>
          <w:i/>
          <w:iCs/>
        </w:rPr>
        <w:instrText xml:space="preserve"> ADDIN ZOTERO_ITEM CSL_CITATION {"citationID":"89MhWrzD","properties":{"formattedCitation":"(Davidson &amp; Dorn, 2018)","plainCitation":"(Davidson &amp; Dorn, 2018)","noteIndex":0},"citationItems":[{"id":"jA1NzBln/6VD1VlAs","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J.","non-dropping-particle":"","parse-names":false,"suffix":""}],"container-title":"Oecologia","id":"ITEM-2","issue":"4","issued":{"date-parts":[["2018"]]},"page":"1101-1111","title":"System productivity alters predator sorting of a size-structured mixed prey community","type":"article-journal","volume":"186"}}],"schema":"https://github.com/citation-style-language/schema/raw/master/csl-citation.json"} </w:instrText>
      </w:r>
      <w:r w:rsidR="004472A5" w:rsidRPr="00524172">
        <w:rPr>
          <w:i/>
          <w:iCs/>
        </w:rPr>
        <w:fldChar w:fldCharType="separate"/>
      </w:r>
      <w:r w:rsidR="00B45C79" w:rsidRPr="00B45C79">
        <w:t>(Davidson &amp; Dorn, 2018)</w:t>
      </w:r>
      <w:r w:rsidR="004472A5" w:rsidRPr="00524172">
        <w:rPr>
          <w:i/>
          <w:iCs/>
        </w:rPr>
        <w:fldChar w:fldCharType="end"/>
      </w:r>
      <w:r w:rsidR="004472A5" w:rsidRPr="00524172">
        <w:t>.</w:t>
      </w:r>
      <w:r w:rsidR="00004CAC">
        <w:t xml:space="preserve"> </w:t>
      </w:r>
      <w:r w:rsidR="004472A5" w:rsidRPr="00524172">
        <w:t>In contrast, giant water bugs</w:t>
      </w:r>
      <w:r w:rsidR="00B152C2">
        <w:t xml:space="preserve"> </w:t>
      </w:r>
      <w:r w:rsidR="004472A5" w:rsidRPr="00524172">
        <w:t>pierce the snail operculum then suck out and remove snail soma without damaging the shell</w:t>
      </w:r>
      <w:r w:rsidR="0081199F">
        <w:t xml:space="preserve"> </w:t>
      </w:r>
      <w:r w:rsidR="001A7550" w:rsidRPr="00524172">
        <w:fldChar w:fldCharType="begin" w:fldLock="1"/>
      </w:r>
      <w:r w:rsidR="007766FB">
        <w:instrText xml:space="preserve"> ADDIN ZOTERO_ITEM CSL_CITATION {"citationID":"xvrQxHQl","properties":{"formattedCitation":"(Kesler &amp; Munns, 1989)","plainCitation":"(Kesler &amp; Munns, 1989)","noteIndex":0},"citationItems":[{"id":"jA1NzBln/07gk64AQ","uris":["http://www.mendeley.com/documents/?uuid=603a43cc-c049-4d0a-a15d-5c7faa6b7b97"],"itemData":{"author":[{"dropping-particle":"","family":"Kesler","given":"D. H.","non-dropping-particle":"","parse-names":false,"suffix":""},{"dropping-particle":"","family":"Munns","given":"W. R. Jr","non-dropping-particle":"","parse-names":false,"suffix":""}],"container-title":"Journal of the North American Benthological Society","id":"ITEM-1","issue":"4","issued":{"date-parts":[["1989"]]},"page":"342-350","title":"Predation by Belostoma flumineum ( Hemiptera ): An Important Cause of Mortality in Freshwater Snails Author","type":"article-journal","volume":"8"}}],"schema":"https://github.com/citation-style-language/schema/raw/master/csl-citation.json"} </w:instrText>
      </w:r>
      <w:r w:rsidR="001A7550" w:rsidRPr="00524172">
        <w:fldChar w:fldCharType="separate"/>
      </w:r>
      <w:r w:rsidR="00B41503" w:rsidRPr="00B41503">
        <w:t>(Kesler &amp; Munns, 1989)</w:t>
      </w:r>
      <w:r w:rsidR="001A7550" w:rsidRPr="00524172">
        <w:fldChar w:fldCharType="end"/>
      </w:r>
      <w:r w:rsidR="004472A5" w:rsidRPr="00524172">
        <w:t xml:space="preserve">. </w:t>
      </w:r>
      <w:r w:rsidR="00307FC7">
        <w:t>We</w:t>
      </w:r>
      <w:r w:rsidR="004472A5" w:rsidRPr="00524172">
        <w:t xml:space="preserve"> confirmed the artifactual differences by placing tethered snails in aquarium in the presence of predators</w:t>
      </w:r>
      <w:commentRangeStart w:id="548"/>
      <w:ins w:id="549" w:author="Nathan Dorn" w:date="2024-02-16T11:11:00Z">
        <w:r w:rsidR="00992558">
          <w:t>.</w:t>
        </w:r>
      </w:ins>
      <w:del w:id="550" w:author="Nathan Dorn" w:date="2024-02-16T11:11:00Z">
        <w:r w:rsidR="004472A5" w:rsidRPr="00524172" w:rsidDel="00992558">
          <w:delText>;</w:delText>
        </w:r>
      </w:del>
      <w:r w:rsidR="004472A5" w:rsidRPr="00524172">
        <w:t xml:space="preserve"> </w:t>
      </w:r>
      <w:ins w:id="551" w:author="Nathan Dorn" w:date="2024-02-16T11:11:00Z">
        <w:r w:rsidR="00992558">
          <w:t>T</w:t>
        </w:r>
      </w:ins>
      <w:del w:id="552" w:author="Nathan Dorn" w:date="2024-02-16T11:11:00Z">
        <w:r w:rsidR="004472A5" w:rsidRPr="00524172" w:rsidDel="00992558">
          <w:delText>t</w:delText>
        </w:r>
      </w:del>
      <w:r w:rsidR="004472A5" w:rsidRPr="00524172">
        <w:t>ethers retained crushed</w:t>
      </w:r>
      <w:ins w:id="553" w:author="Nathan Dorn" w:date="2024-02-16T11:11:00Z">
        <w:r w:rsidR="00992558">
          <w:t>/peeled</w:t>
        </w:r>
      </w:ins>
      <w:r w:rsidR="004472A5" w:rsidRPr="00524172">
        <w:t xml:space="preserve"> shells when consumed by </w:t>
      </w:r>
      <w:r w:rsidR="00206BF6">
        <w:t>crayfish</w:t>
      </w:r>
      <w:r w:rsidR="004472A5" w:rsidRPr="00524172">
        <w:t xml:space="preserve"> and </w:t>
      </w:r>
      <w:del w:id="554" w:author="Nathan Dorn" w:date="2024-02-16T11:11:00Z">
        <w:r w:rsidR="004472A5" w:rsidRPr="00524172" w:rsidDel="00992558">
          <w:delText xml:space="preserve">retained </w:delText>
        </w:r>
      </w:del>
      <w:r w:rsidR="004472A5" w:rsidRPr="00524172">
        <w:t xml:space="preserve">empty shells when consumed by </w:t>
      </w:r>
      <w:r w:rsidR="00206BF6">
        <w:rPr>
          <w:iCs/>
        </w:rPr>
        <w:t>giant water bugs</w:t>
      </w:r>
      <w:r w:rsidR="0081199F">
        <w:t xml:space="preserve"> (Barrus, </w:t>
      </w:r>
      <w:r w:rsidR="008267CA">
        <w:t>personal observation</w:t>
      </w:r>
      <w:r w:rsidR="0081199F">
        <w:t>)</w:t>
      </w:r>
      <w:r w:rsidR="0026724B">
        <w:t>.</w:t>
      </w:r>
      <w:r w:rsidR="00BF4E1D">
        <w:t xml:space="preserve">  </w:t>
      </w:r>
      <w:r w:rsidR="00407F64">
        <w:t xml:space="preserve">The lab </w:t>
      </w:r>
      <w:commentRangeEnd w:id="548"/>
      <w:r w:rsidR="00A55C86">
        <w:rPr>
          <w:rStyle w:val="CommentReference"/>
          <w:rFonts w:cstheme="minorBidi"/>
        </w:rPr>
        <w:commentReference w:id="548"/>
      </w:r>
      <w:r w:rsidR="00407F64">
        <w:t xml:space="preserve">observations </w:t>
      </w:r>
      <w:del w:id="555" w:author="Nathan Dorn" w:date="2024-02-16T11:11:00Z">
        <w:r w:rsidR="00407F64" w:rsidDel="00992558">
          <w:delText xml:space="preserve">suggest that it is unlikely </w:delText>
        </w:r>
      </w:del>
      <w:ins w:id="556" w:author="Nathan Dorn" w:date="2024-02-16T11:12:00Z">
        <w:r w:rsidR="00992558">
          <w:t xml:space="preserve">indicated </w:t>
        </w:r>
      </w:ins>
      <w:r w:rsidR="00407F64">
        <w:t xml:space="preserve">that </w:t>
      </w:r>
      <w:commentRangeStart w:id="557"/>
      <w:r w:rsidR="000A6858">
        <w:t>crayfish</w:t>
      </w:r>
      <w:r w:rsidR="000A6858" w:rsidRPr="00524172">
        <w:t xml:space="preserve"> </w:t>
      </w:r>
      <w:del w:id="558" w:author="Nathan Dorn" w:date="2024-02-16T11:12:00Z">
        <w:r w:rsidR="001C1C15" w:rsidDel="00992558">
          <w:delText>n</w:delText>
        </w:r>
        <w:r w:rsidR="000A6858" w:rsidRPr="00524172" w:rsidDel="00992558">
          <w:delText xml:space="preserve">or </w:delText>
        </w:r>
      </w:del>
      <w:ins w:id="559" w:author="Nathan Dorn" w:date="2024-02-16T11:12:00Z">
        <w:r w:rsidR="00992558">
          <w:t>and</w:t>
        </w:r>
        <w:r w:rsidR="00992558" w:rsidRPr="00524172">
          <w:t xml:space="preserve"> </w:t>
        </w:r>
      </w:ins>
      <w:r w:rsidR="000A6858">
        <w:t xml:space="preserve">giant water bugs </w:t>
      </w:r>
      <w:del w:id="560" w:author="Nathan Dorn" w:date="2024-02-16T11:12:00Z">
        <w:r w:rsidR="00407F64" w:rsidDel="00992558">
          <w:delText>could</w:delText>
        </w:r>
        <w:r w:rsidR="000A6858" w:rsidRPr="00524172" w:rsidDel="00992558">
          <w:delText xml:space="preserve"> </w:delText>
        </w:r>
      </w:del>
      <w:ins w:id="561" w:author="Nathan Dorn" w:date="2024-02-16T11:12:00Z">
        <w:r w:rsidR="00992558">
          <w:t>did</w:t>
        </w:r>
        <w:r w:rsidR="00992558" w:rsidRPr="00524172">
          <w:t xml:space="preserve"> </w:t>
        </w:r>
        <w:r w:rsidR="00992558">
          <w:t xml:space="preserve">not </w:t>
        </w:r>
      </w:ins>
      <w:r w:rsidR="000A6858" w:rsidRPr="00524172">
        <w:t>break the glue and remove snails from tethers</w:t>
      </w:r>
      <w:ins w:id="562" w:author="Nathan Dorn" w:date="2024-02-16T11:12:00Z">
        <w:r w:rsidR="00992558">
          <w:t xml:space="preserve"> so we interpreted </w:t>
        </w:r>
        <w:r w:rsidR="00A55C86">
          <w:t>lost snails as vertebrate predation</w:t>
        </w:r>
      </w:ins>
      <w:r w:rsidR="00407F64">
        <w:t>.</w:t>
      </w:r>
      <w:del w:id="563" w:author="Nathan Dorn" w:date="2024-02-16T11:12:00Z">
        <w:r w:rsidR="000A6858" w:rsidDel="00992558">
          <w:delText xml:space="preserve"> </w:delText>
        </w:r>
      </w:del>
      <w:r w:rsidR="00407F64">
        <w:t xml:space="preserve"> </w:t>
      </w:r>
      <w:r w:rsidR="00BF4E1D">
        <w:t xml:space="preserve">We examined </w:t>
      </w:r>
      <w:r w:rsidR="008C5958">
        <w:t>the stomach and fecal contents o</w:t>
      </w:r>
      <w:r w:rsidR="0097740A">
        <w:t xml:space="preserve">f Greater Sirens and Mayan Cichlids </w:t>
      </w:r>
      <w:ins w:id="564" w:author="Nathan Dorn" w:date="2024-02-16T11:12:00Z">
        <w:r w:rsidR="00A55C86">
          <w:t>coll</w:t>
        </w:r>
      </w:ins>
      <w:ins w:id="565" w:author="Nathan Dorn" w:date="2024-02-16T11:13:00Z">
        <w:r w:rsidR="00A55C86">
          <w:t>ected</w:t>
        </w:r>
      </w:ins>
      <w:del w:id="566" w:author="Nathan Dorn" w:date="2024-02-16T11:13:00Z">
        <w:r w:rsidR="0097740A" w:rsidDel="00A55C86">
          <w:delText>obtained</w:delText>
        </w:r>
      </w:del>
      <w:r w:rsidR="0097740A">
        <w:t xml:space="preserve"> from </w:t>
      </w:r>
      <w:del w:id="567" w:author="Nathan Dorn" w:date="2024-02-16T11:12:00Z">
        <w:r w:rsidR="0097740A" w:rsidDel="00A55C86">
          <w:delText xml:space="preserve">the </w:delText>
        </w:r>
      </w:del>
      <w:r w:rsidR="00120291">
        <w:t>trap</w:t>
      </w:r>
      <w:ins w:id="568" w:author="Nathan Dorn" w:date="2024-02-16T11:13:00Z">
        <w:r w:rsidR="00A55C86">
          <w:t>-</w:t>
        </w:r>
      </w:ins>
      <w:del w:id="569" w:author="Nathan Dorn" w:date="2024-02-16T11:13:00Z">
        <w:r w:rsidR="00120291" w:rsidDel="00A55C86">
          <w:delText xml:space="preserve"> </w:delText>
        </w:r>
      </w:del>
      <w:r w:rsidR="00120291">
        <w:t xml:space="preserve">net monitoring to determine which vertebrate predators </w:t>
      </w:r>
      <w:del w:id="570" w:author="Nathan Dorn" w:date="2024-02-16T11:13:00Z">
        <w:r w:rsidR="00120291" w:rsidDel="00A55C86">
          <w:delText xml:space="preserve">may </w:delText>
        </w:r>
      </w:del>
      <w:ins w:id="571" w:author="Nathan Dorn" w:date="2024-02-16T11:13:00Z">
        <w:r w:rsidR="00A55C86">
          <w:t>was likely to</w:t>
        </w:r>
        <w:r w:rsidR="00A55C86">
          <w:t xml:space="preserve"> </w:t>
        </w:r>
      </w:ins>
      <w:r w:rsidR="00120291">
        <w:t>have removed snails from the tethers (</w:t>
      </w:r>
      <w:r w:rsidR="00B65DDE">
        <w:t>see SI</w:t>
      </w:r>
      <w:r w:rsidR="00120291">
        <w:t xml:space="preserve">). </w:t>
      </w:r>
      <w:commentRangeStart w:id="572"/>
      <w:r w:rsidR="00120291">
        <w:t xml:space="preserve">The size range of </w:t>
      </w:r>
      <w:r w:rsidR="00DC5669">
        <w:t>snails</w:t>
      </w:r>
      <w:r w:rsidR="00120291">
        <w:t xml:space="preserve"> found in Mayan Cichlids</w:t>
      </w:r>
      <w:r w:rsidR="00EF1EEE">
        <w:t xml:space="preserve"> (snails &lt; 3 mm SL)</w:t>
      </w:r>
      <w:r w:rsidR="00120291">
        <w:t xml:space="preserve"> was typically smaller than </w:t>
      </w:r>
      <w:r w:rsidR="000D34BC">
        <w:t>hatchling</w:t>
      </w:r>
      <w:r w:rsidR="00E8342A">
        <w:t xml:space="preserve"> apple snails (</w:t>
      </w:r>
      <w:r w:rsidR="00EF1EEE">
        <w:t>3 mm SL)</w:t>
      </w:r>
      <w:r w:rsidR="00120291">
        <w:t xml:space="preserve"> </w:t>
      </w:r>
      <w:r w:rsidR="00EF1EEE">
        <w:t>whereas the size range of</w:t>
      </w:r>
      <w:r w:rsidR="007711FB">
        <w:t xml:space="preserve"> snails found in the diets of</w:t>
      </w:r>
      <w:r w:rsidR="00120291">
        <w:t xml:space="preserve"> Greater Sirens</w:t>
      </w:r>
      <w:r w:rsidR="007711FB">
        <w:t xml:space="preserve"> overlapped the sizes of juvenile </w:t>
      </w:r>
      <w:commentRangeEnd w:id="557"/>
      <w:r w:rsidR="00A55C86">
        <w:rPr>
          <w:rStyle w:val="CommentReference"/>
          <w:rFonts w:cstheme="minorBidi"/>
        </w:rPr>
        <w:commentReference w:id="557"/>
      </w:r>
      <w:r w:rsidR="007711FB">
        <w:t>apple snails (3-</w:t>
      </w:r>
      <w:r w:rsidR="007B124E">
        <w:t>1</w:t>
      </w:r>
      <w:r w:rsidR="00CD4188">
        <w:t>0</w:t>
      </w:r>
      <w:r w:rsidR="007B124E">
        <w:t xml:space="preserve"> mm SL</w:t>
      </w:r>
      <w:r w:rsidR="00B65DDE">
        <w:t xml:space="preserve">; </w:t>
      </w:r>
      <w:r w:rsidR="00120291">
        <w:t>Figure S</w:t>
      </w:r>
      <w:commentRangeStart w:id="573"/>
      <w:r w:rsidR="0002318C">
        <w:t>#</w:t>
      </w:r>
      <w:commentRangeEnd w:id="573"/>
      <w:r w:rsidR="00A55C86">
        <w:rPr>
          <w:rStyle w:val="CommentReference"/>
          <w:rFonts w:cstheme="minorBidi"/>
        </w:rPr>
        <w:commentReference w:id="573"/>
      </w:r>
      <w:r w:rsidR="004424C3">
        <w:t>). And juvenile apple snails were found in the diets of Greater Sirens but not Mayan Cichlids</w:t>
      </w:r>
      <w:r w:rsidR="00CD4188">
        <w:t xml:space="preserve"> (Figure S#)</w:t>
      </w:r>
      <w:r w:rsidR="004424C3">
        <w:t xml:space="preserve">. </w:t>
      </w:r>
      <w:r w:rsidR="000A6858">
        <w:t>From the laboratory and dietary observations, w</w:t>
      </w:r>
      <w:r w:rsidR="0081199F">
        <w:t>e</w:t>
      </w:r>
      <w:r w:rsidR="004472A5" w:rsidRPr="00524172">
        <w:t xml:space="preserve"> interpreted a “crushed</w:t>
      </w:r>
      <w:r w:rsidR="00AC6C15">
        <w:t>/peeled</w:t>
      </w:r>
      <w:r w:rsidR="004472A5" w:rsidRPr="00524172">
        <w:t xml:space="preserve">” shell as mortality caused by </w:t>
      </w:r>
      <w:r w:rsidR="00206BF6">
        <w:t xml:space="preserve">crayfish </w:t>
      </w:r>
      <w:r w:rsidR="00B0053E">
        <w:t>(</w:t>
      </w:r>
      <w:r w:rsidR="00206BF6">
        <w:t xml:space="preserve">Figure </w:t>
      </w:r>
      <w:r w:rsidR="00D95387">
        <w:t>4</w:t>
      </w:r>
      <w:r w:rsidR="00206BF6">
        <w:t>A)</w:t>
      </w:r>
      <w:r w:rsidR="004472A5" w:rsidRPr="00524172">
        <w:t xml:space="preserve">, “empty” </w:t>
      </w:r>
      <w:r w:rsidR="0081199F">
        <w:t xml:space="preserve">shell </w:t>
      </w:r>
      <w:r w:rsidR="00385A0F">
        <w:t xml:space="preserve">as </w:t>
      </w:r>
      <w:r w:rsidR="004472A5" w:rsidRPr="00524172">
        <w:t xml:space="preserve">mortality caused </w:t>
      </w:r>
      <w:commentRangeEnd w:id="572"/>
      <w:r w:rsidR="00A55C86">
        <w:rPr>
          <w:rStyle w:val="CommentReference"/>
          <w:rFonts w:cstheme="minorBidi"/>
        </w:rPr>
        <w:commentReference w:id="572"/>
      </w:r>
      <w:r w:rsidR="004472A5" w:rsidRPr="00524172">
        <w:t xml:space="preserve">by </w:t>
      </w:r>
      <w:r w:rsidR="00206BF6">
        <w:t xml:space="preserve">giant water bugs </w:t>
      </w:r>
      <w:r w:rsidR="00206BF6">
        <w:lastRenderedPageBreak/>
        <w:t xml:space="preserve">(Figure </w:t>
      </w:r>
      <w:r w:rsidR="00D95387">
        <w:t>4A</w:t>
      </w:r>
      <w:r w:rsidR="00206BF6">
        <w:t>)</w:t>
      </w:r>
      <w:r w:rsidR="004472A5" w:rsidRPr="00524172">
        <w:t xml:space="preserve">, </w:t>
      </w:r>
      <w:r w:rsidR="00385A0F">
        <w:t xml:space="preserve">a </w:t>
      </w:r>
      <w:r w:rsidR="004472A5" w:rsidRPr="00524172">
        <w:t xml:space="preserve">“missing” </w:t>
      </w:r>
      <w:r w:rsidR="00385A0F">
        <w:t xml:space="preserve">shell </w:t>
      </w:r>
      <w:r w:rsidR="004472A5" w:rsidRPr="00524172">
        <w:t xml:space="preserve">as caused </w:t>
      </w:r>
      <w:r w:rsidR="0002318C">
        <w:t>by Greater Sirens</w:t>
      </w:r>
      <w:r w:rsidR="005A346F">
        <w:t xml:space="preserve"> (Figure 4A)</w:t>
      </w:r>
      <w:r w:rsidR="0002318C">
        <w:t>,</w:t>
      </w:r>
      <w:r w:rsidR="004472A5" w:rsidRPr="00524172">
        <w:t xml:space="preserve"> and “dead” as a caused by something </w:t>
      </w:r>
      <w:r w:rsidR="00E0020A">
        <w:t>abiotic</w:t>
      </w:r>
      <w:r w:rsidR="004472A5" w:rsidRPr="00524172">
        <w:t>.</w:t>
      </w:r>
    </w:p>
    <w:p w14:paraId="0F51FF69" w14:textId="5C0BBE9A" w:rsidR="00695B5F" w:rsidRPr="00524172" w:rsidRDefault="00B2758B" w:rsidP="006D33AB">
      <w:pPr>
        <w:pStyle w:val="NATESTYLE1CommonCollege"/>
        <w:ind w:firstLine="720"/>
        <w:jc w:val="both"/>
      </w:pPr>
      <w:r>
        <w:t xml:space="preserve">To </w:t>
      </w:r>
      <w:r w:rsidR="004255FE">
        <w:t>determine the relative strength of predation by each juvenile predator</w:t>
      </w:r>
      <w:r w:rsidR="00EA0922">
        <w:t xml:space="preserve"> between </w:t>
      </w:r>
      <w:r w:rsidR="005A2963">
        <w:t>seasons</w:t>
      </w:r>
      <w:r w:rsidR="00EA0922">
        <w:t xml:space="preserve">, we </w:t>
      </w:r>
      <w:r w:rsidR="00292939">
        <w:t>explored</w:t>
      </w:r>
      <w:r w:rsidR="009D06E8">
        <w:t xml:space="preserve"> three different aspects of predation. 1) We </w:t>
      </w:r>
      <w:r w:rsidR="00292939">
        <w:t>looked at the differences in the</w:t>
      </w:r>
      <w:r w:rsidR="00527771">
        <w:t xml:space="preserve"> counts of the</w:t>
      </w:r>
      <w:r w:rsidR="00292939">
        <w:t xml:space="preserve"> three artifact</w:t>
      </w:r>
      <w:r w:rsidR="00527771">
        <w:t>s related to predators (crushed/peeled, empty</w:t>
      </w:r>
      <w:r w:rsidR="0089348E">
        <w:t>,</w:t>
      </w:r>
      <w:r w:rsidR="00527771">
        <w:t xml:space="preserve"> missing)</w:t>
      </w:r>
      <w:r w:rsidR="00292939">
        <w:t xml:space="preserve"> across seasons. </w:t>
      </w:r>
      <w:r w:rsidR="00531D58">
        <w:t xml:space="preserve">2) We looked at </w:t>
      </w:r>
      <w:r w:rsidR="008259A0">
        <w:t>seasonal</w:t>
      </w:r>
      <w:r w:rsidR="00531D58">
        <w:t xml:space="preserve"> changes in abundance</w:t>
      </w:r>
      <w:r w:rsidR="00142A39">
        <w:t xml:space="preserve"> of the three predators (i.e., Giant Water Bugs, Crayfish, and Greater Sirens) that were most likely responsible for the artifacts.</w:t>
      </w:r>
      <w:r w:rsidR="008259A0">
        <w:t xml:space="preserve"> </w:t>
      </w:r>
      <w:r w:rsidR="00142A39">
        <w:t xml:space="preserve"> </w:t>
      </w:r>
      <w:r w:rsidR="002F2A77">
        <w:t xml:space="preserve">Predator abundance data was </w:t>
      </w:r>
      <w:r w:rsidR="00437CFF">
        <w:t>taken from</w:t>
      </w:r>
      <w:r w:rsidR="00437CFF" w:rsidRPr="00524172">
        <w:t xml:space="preserve"> </w:t>
      </w:r>
      <w:r w:rsidR="00437CFF">
        <w:t>small and large animals sampling</w:t>
      </w:r>
      <w:r w:rsidR="00437CFF" w:rsidRPr="00524172">
        <w:t xml:space="preserve"> in the dry and wet season of 2021 using throw traps and trap nets (i.e., fyke and hoop nets) under a protocol similar to </w:t>
      </w:r>
      <w:r w:rsidR="00437CFF" w:rsidRPr="00524172">
        <w:fldChar w:fldCharType="begin" w:fldLock="1"/>
      </w:r>
      <w:r w:rsidR="007766FB">
        <w:instrText xml:space="preserve"> ADDIN ZOTERO_ITEM CSL_CITATION {"citationID":"qwMtyVc8","properties":{"formattedCitation":"(Dorn &amp; Cook, 2015)","plainCitation":"(Dorn &amp; Cook, 2015)","dontUpdate":true,"noteIndex":0},"citationItems":[{"id":"jA1NzBln/4nJYc7U2","uris":["http://www.mendeley.com/documents/?uuid=4af75148-5c2f-4271-85ea-86840248e880"],"itemData":{"DOI":"10.1890/14-1505.1","ISSN":"00129658","PMID":"27070017","abstract":"Effects of predators on prey populations can be especially strong in aquatic ecosystems, but disturbances may mediate the strength of predator limitation and even allow outbreaks of some prey populations. In a two-year study we investigated the numerical responses of crayfish (Procambarus fallax) and small fishes (Poeciliidae and Fundulidae) to a brief hydrological disturbance in replicated freshwater wetlands with an experimental drying and large predatory fish reduction. The experiment and an in situ predation assay tested the component of the consumer stress model positing that disturbances release prey from predator limitation. In the disturbed wetlands, abundances of large predatory fish were seasonally reduced, similar to dynamics in the Everglades (southern Florida). Densities of small fish were unaffected by the disturbance, but crayfish densities, which were similar across all wetlands before drying, increased almost threefold in the year after the disturbance. Upon re-flooding, juvenile crayfish survival was inversely related to the abundance of large fish across wetlands, but we found no evidence for enhanced algal food quality. At a larger landscape scale (500 km2 of the Everglades), crayfish densities over eight years were positively correlated with the severity of local dry disturbances (up to 99 days dry) during the preceding dry season. In contrast, densities of small-bodied fishes in the same wetlands were seasonally depressed by dry disturbances. The results from our experimental wetland drought and the observations of crayfish densities in the Everglades represent a large-scale example of prey population release following a hydrological disturbance in a freshwater ecosystem. The conditions producing crayfish pulses in the Everglades appear consistent with the mechanics of the consumer stress model, and we suggest crayfish pulses may influence the number of nesting wading birds in the Everglades.","author":[{"dropping-particle":"","family":"Dorn","given":"Nathan J.","non-dropping-particle":"","parse-names":false,"suffix":""},{"dropping-particle":"","family":"Cook","given":"Mark I.","non-dropping-particle":"","parse-names":false,"suffix":""}],"container-title":"Ecology","id":"ITEM-1","issue":"11","issued":{"date-parts":[["2015"]]},"page":"2984-2993","title":"Hydrological disturbance diminishes predator control in wetlands","type":"article-journal","volume":"96"}}],"schema":"https://github.com/citation-style-language/schema/raw/master/csl-citation.json"} </w:instrText>
      </w:r>
      <w:r w:rsidR="00437CFF" w:rsidRPr="00524172">
        <w:fldChar w:fldCharType="separate"/>
      </w:r>
      <w:r w:rsidR="00437CFF" w:rsidRPr="00B41503">
        <w:t xml:space="preserve">Dorn &amp; Cook, </w:t>
      </w:r>
      <w:r w:rsidR="00437CFF">
        <w:t>(</w:t>
      </w:r>
      <w:r w:rsidR="00437CFF" w:rsidRPr="00B41503">
        <w:t>2015)</w:t>
      </w:r>
      <w:r w:rsidR="00437CFF" w:rsidRPr="00524172">
        <w:fldChar w:fldCharType="end"/>
      </w:r>
      <w:r w:rsidR="00C7311C">
        <w:t xml:space="preserve"> (see </w:t>
      </w:r>
      <w:r w:rsidR="00C7311C" w:rsidRPr="00B41503">
        <w:t>Sommer, 2021</w:t>
      </w:r>
      <w:r w:rsidR="00330A2F">
        <w:t xml:space="preserve"> and SI</w:t>
      </w:r>
      <w:r w:rsidR="000472D5">
        <w:t>)</w:t>
      </w:r>
      <w:r w:rsidR="00437CFF" w:rsidRPr="00524172">
        <w:t>.</w:t>
      </w:r>
      <w:r w:rsidR="002F2A77">
        <w:t xml:space="preserve">  3) We divided the counts of the artifacts by the abundance of the different predators to measure per-capita predation rates.</w:t>
      </w:r>
      <w:r w:rsidR="00437CFF">
        <w:t xml:space="preserve"> </w:t>
      </w:r>
    </w:p>
    <w:p w14:paraId="33ABD9E2" w14:textId="035869DC" w:rsidR="00695B5F" w:rsidRPr="00C6515F" w:rsidRDefault="004C05B4" w:rsidP="00C6515F">
      <w:pPr>
        <w:pStyle w:val="Heading2"/>
      </w:pPr>
      <w:del w:id="574" w:author="Nathan Dorn" w:date="2024-02-16T11:16:00Z">
        <w:r w:rsidDel="00A55C86">
          <w:delText>Development</w:delText>
        </w:r>
      </w:del>
      <w:ins w:id="575" w:author="Nathan Dorn" w:date="2024-02-16T11:16:00Z">
        <w:r w:rsidR="00A55C86">
          <w:t>Prey Growth</w:t>
        </w:r>
      </w:ins>
    </w:p>
    <w:p w14:paraId="6E62FA89" w14:textId="4757E810" w:rsidR="00772361" w:rsidRDefault="00BE6524" w:rsidP="00F840A9">
      <w:pPr>
        <w:pStyle w:val="NATESTYLE1CommonCollege"/>
      </w:pPr>
      <w:r>
        <w:t>We</w:t>
      </w:r>
      <w:r w:rsidR="004472A5" w:rsidRPr="00524172">
        <w:t xml:space="preserve"> measured </w:t>
      </w:r>
      <w:r w:rsidR="00037210">
        <w:t xml:space="preserve">the </w:t>
      </w:r>
      <w:r w:rsidR="004C05B4">
        <w:t>development</w:t>
      </w:r>
      <w:r w:rsidR="00037210">
        <w:t xml:space="preserve"> parameter (k</w:t>
      </w:r>
      <w:r w:rsidR="00037210" w:rsidRPr="00037210">
        <w:rPr>
          <w:vertAlign w:val="subscript"/>
        </w:rPr>
        <w:t>growth</w:t>
      </w:r>
      <w:r w:rsidR="00037210">
        <w:t xml:space="preserve">) </w:t>
      </w:r>
      <w:r w:rsidR="00394A0D">
        <w:t xml:space="preserve">in LILA and in the </w:t>
      </w:r>
      <w:r w:rsidR="00D13789">
        <w:t>reference</w:t>
      </w:r>
      <w:r w:rsidR="00394A0D">
        <w:t xml:space="preserve"> sites</w:t>
      </w:r>
      <w:r w:rsidR="00037210">
        <w:t xml:space="preserve"> to relate to the zero-population growth isocline.  </w:t>
      </w:r>
      <w:r w:rsidR="000574D4">
        <w:t>Prior to k</w:t>
      </w:r>
      <w:r w:rsidR="000574D4" w:rsidRPr="000574D4">
        <w:rPr>
          <w:vertAlign w:val="subscript"/>
        </w:rPr>
        <w:t xml:space="preserve">growth </w:t>
      </w:r>
      <w:r w:rsidR="000574D4">
        <w:t xml:space="preserve">calculation, </w:t>
      </w:r>
      <w:r w:rsidR="00724133">
        <w:t xml:space="preserve">we measured </w:t>
      </w:r>
      <w:r w:rsidR="004C05B4">
        <w:t>development</w:t>
      </w:r>
      <w:r w:rsidR="00724133">
        <w:t xml:space="preserve"> using </w:t>
      </w:r>
      <w:r w:rsidR="00394A0D" w:rsidRPr="00394A0D">
        <w:rPr>
          <w:i/>
          <w:iCs/>
        </w:rPr>
        <w:t>in situ</w:t>
      </w:r>
      <w:r w:rsidR="00394A0D">
        <w:t xml:space="preserve"> cages and a</w:t>
      </w:r>
      <w:r w:rsidR="009B4EAE">
        <w:t xml:space="preserve"> </w:t>
      </w:r>
      <w:r w:rsidR="0043000A">
        <w:t>regression that predict</w:t>
      </w:r>
      <w:r w:rsidR="002446A8">
        <w:t>ed</w:t>
      </w:r>
      <w:r w:rsidR="0043000A">
        <w:t xml:space="preserve"> </w:t>
      </w:r>
      <w:r w:rsidR="00106038">
        <w:t>development using</w:t>
      </w:r>
      <w:r w:rsidR="0043000A">
        <w:t xml:space="preserve"> total phosphorus levels</w:t>
      </w:r>
      <w:r w:rsidR="002446A8">
        <w:t xml:space="preserve"> </w:t>
      </w:r>
      <w:r w:rsidR="00106038">
        <w:t xml:space="preserve">of </w:t>
      </w:r>
      <w:r w:rsidR="0089348E">
        <w:t>periphyton</w:t>
      </w:r>
      <w:r w:rsidR="00615B21">
        <w:t xml:space="preserve"> mats (i.e., </w:t>
      </w:r>
      <w:r w:rsidR="00106038">
        <w:t xml:space="preserve">composite samples of </w:t>
      </w:r>
      <w:r w:rsidR="00D13789">
        <w:t xml:space="preserve">floating </w:t>
      </w:r>
      <w:r w:rsidR="002446A8">
        <w:t>calcareous mats of algae</w:t>
      </w:r>
      <w:r w:rsidR="00781D14">
        <w:t>, aquatic macrophytes,</w:t>
      </w:r>
      <w:r w:rsidR="002446A8">
        <w:t xml:space="preserve"> and other microbes</w:t>
      </w:r>
      <w:r w:rsidR="00106038">
        <w:t>;</w:t>
      </w:r>
      <w:r w:rsidR="00106038">
        <w:fldChar w:fldCharType="begin"/>
      </w:r>
      <w:r w:rsidR="007766FB">
        <w:instrText xml:space="preserve"> ADDIN ZOTERO_ITEM CSL_CITATION {"citationID":"3mvNUB7i","properties":{"formattedCitation":"(Barrus et al., 2023)","plainCitation":"(Barrus et al., 2023)","dontUpdate":true,"noteIndex":0},"citationItems":[{"id":"jA1NzBln/Y0XC2KTy","uris":["http://zotero.org/users/9972654/items/9V6IVCYY"],"itemData":{"id":"qGjOpFIO/Lzr7mWdW","type":"article-journal","container-title":"Hydrobiologia","language":"en","license":"All rights reserved","source":"Zotero","title":"Life history responses of two co-occurring congeneric Apple Snails (Pomacea maculata and P. paludosa) to variation in water depth and metaphyton total phosphorus","author":[{"family":"Barrus","given":"Nathan T."},{"family":"Drumheller","given":"Danielle"},{"family":"Cook","given":"Mark I."},{"family":"Dorn","given":"Nathan J."}],"issued":{"date-parts":[["2023"]]}}}],"schema":"https://github.com/citation-style-language/schema/raw/master/csl-citation.json"} </w:instrText>
      </w:r>
      <w:r w:rsidR="00106038">
        <w:fldChar w:fldCharType="separate"/>
      </w:r>
      <w:r w:rsidR="0064691D">
        <w:t xml:space="preserve"> </w:t>
      </w:r>
      <w:r w:rsidR="00106038" w:rsidRPr="00106038">
        <w:t>Barrus et al., 2023)</w:t>
      </w:r>
      <w:r w:rsidR="00106038">
        <w:fldChar w:fldCharType="end"/>
      </w:r>
      <w:r w:rsidR="00724133">
        <w:t>.</w:t>
      </w:r>
      <w:r w:rsidR="0008316F">
        <w:t xml:space="preserve">  </w:t>
      </w:r>
      <w:r w:rsidR="00DF4F40">
        <w:t xml:space="preserve">For all </w:t>
      </w:r>
      <w:del w:id="576" w:author="Nathan Dorn" w:date="2024-02-16T11:16:00Z">
        <w:r w:rsidR="0008316F" w:rsidRPr="0008316F" w:rsidDel="00A55C86">
          <w:rPr>
            <w:i/>
            <w:iCs/>
          </w:rPr>
          <w:delText>in situ</w:delText>
        </w:r>
        <w:r w:rsidR="0008316F" w:rsidDel="00A55C86">
          <w:delText xml:space="preserve"> </w:delText>
        </w:r>
      </w:del>
      <w:r w:rsidR="0008316F">
        <w:t>cages</w:t>
      </w:r>
      <w:r w:rsidR="00DF4F40">
        <w:t>,</w:t>
      </w:r>
      <w:r w:rsidR="0043000A">
        <w:t xml:space="preserve"> </w:t>
      </w:r>
      <w:r w:rsidR="00DF4F40">
        <w:t>a</w:t>
      </w:r>
      <w:r w:rsidR="00DF4F40" w:rsidRPr="00524172">
        <w:t>lgae was allowed to accumulate on the surfaces of the cages two weeks prior to the experiment</w:t>
      </w:r>
      <w:r w:rsidR="00F60792">
        <w:t>, and t</w:t>
      </w:r>
      <w:r w:rsidR="00F60792" w:rsidRPr="00524172">
        <w:t xml:space="preserve">wo liters of periphyton mat </w:t>
      </w:r>
      <w:r w:rsidR="000A38A2">
        <w:t>was</w:t>
      </w:r>
      <w:r w:rsidR="00F60792" w:rsidRPr="00524172">
        <w:t xml:space="preserve"> placed inside the cages as a food source for </w:t>
      </w:r>
      <w:r w:rsidR="006B339C">
        <w:t>hatchling</w:t>
      </w:r>
      <w:r w:rsidR="00F60792" w:rsidRPr="00524172">
        <w:t xml:space="preserve"> snails</w:t>
      </w:r>
      <w:r w:rsidR="00F60792">
        <w:t xml:space="preserve"> </w:t>
      </w:r>
      <w:r w:rsidR="00F60792">
        <w:fldChar w:fldCharType="begin" w:fldLock="1"/>
      </w:r>
      <w:r w:rsidR="007766FB">
        <w:instrText xml:space="preserve"> ADDIN ZOTERO_ITEM CSL_CITATION {"citationID":"N2quuQK1","properties":{"formattedCitation":"(Barrus et al., 2023; Drumheller et al., 2022)","plainCitation":"(Barrus et al., 2023; Drumheller et al., 2022)","noteIndex":0},"citationItems":[{"id":"jA1NzBln/Y0XC2KTy","uris":["http://zotero.org/users/9972654/items/9V6IVCYY"],"itemData":{"id":"qGjOpFIO/Lzr7mWdW","type":"article-journal","container-title":"Hydrobiologia","language":"en","license":"All rights reserved","source":"Zotero","title":"Life history responses of two co-occurring congeneric Apple Snails (Pomacea maculata and P. paludosa) to variation in water depth and metaphyton total phosphorus","author":[{"family":"Barrus","given":"Nathan T."},{"family":"Drumheller","given":"Danielle"},{"family":"Cook","given":"Mark I."},{"family":"Dorn","given":"Nathan J."}],"issued":{"date-parts":[["2023"]]}}},{"id":"jA1NzBln/Ep4v2Qry","uris":["http://www.mendeley.com/documents/?uuid=682d1b12-fc5c-47de-87c6-996cc402b3d4"],"itemData":{"DOI":"10.1007/s10530-022-02752-3","ISBN":"0123456789","ISSN":"1573-1464","author":[{"dropping-particle":"","family":"Drumheller","given":"Danielle K","non-dropping-particle":"","parse-names":false,"suffix":""},{"dropping-particle":"","family":"Cook","given":"Mark I","non-dropping-particle":"","parse-names":false,"suffix":""},{"dropping-particle":"","family":"Dorn","given":"Nathan J","non-dropping-particle":"","parse-names":false,"suffix":""}],"container-title":"Biological Invasions","id":"ITEM-2","issue":"0123456789","issued":{"date-parts":[["2022"]]},"publisher":"Springer International Publishing","title":"The role of direct chemical inhibition in the displacement of a native herbivore by an invasive congener","type":"article-journal"}}],"schema":"https://github.com/citation-style-language/schema/raw/master/csl-citation.json"} </w:instrText>
      </w:r>
      <w:r w:rsidR="00F60792">
        <w:fldChar w:fldCharType="separate"/>
      </w:r>
      <w:r w:rsidR="005D2654" w:rsidRPr="005D2654">
        <w:t>(Barrus et al., 2023; Drumheller et al., 2022)</w:t>
      </w:r>
      <w:r w:rsidR="00F60792">
        <w:fldChar w:fldCharType="end"/>
      </w:r>
      <w:r w:rsidR="00DF4F40" w:rsidRPr="00524172">
        <w:t>.</w:t>
      </w:r>
      <w:r w:rsidR="00DF4F40">
        <w:t xml:space="preserve"> </w:t>
      </w:r>
      <w:r w:rsidR="002B0C93">
        <w:t xml:space="preserve"> </w:t>
      </w:r>
      <w:r w:rsidR="002B0C93" w:rsidRPr="00524172">
        <w:t>Periphyton was examined prior to placement to remove other snails and predatory invertebrates.</w:t>
      </w:r>
      <w:r w:rsidR="002B0C93">
        <w:t xml:space="preserve"> </w:t>
      </w:r>
      <w:r w:rsidR="002B0C93" w:rsidRPr="00524172">
        <w:t xml:space="preserve"> </w:t>
      </w:r>
      <w:r w:rsidR="00B73C02" w:rsidRPr="00524172">
        <w:t>Four juvenile snails were individually marked with differing colors of nail polish and placed in cages</w:t>
      </w:r>
      <w:r w:rsidR="003472AD">
        <w:t xml:space="preserve"> to grow</w:t>
      </w:r>
      <w:r w:rsidR="00E663F2">
        <w:t xml:space="preserve"> for</w:t>
      </w:r>
      <w:r w:rsidR="003472AD">
        <w:t xml:space="preserve"> four to five weeks in the wetlands. </w:t>
      </w:r>
      <w:r w:rsidR="00C6716E">
        <w:t xml:space="preserve"> </w:t>
      </w:r>
      <w:r w:rsidR="00850CDA">
        <w:t>We</w:t>
      </w:r>
      <w:r w:rsidR="00361D39">
        <w:t xml:space="preserve"> placed</w:t>
      </w:r>
      <w:r w:rsidR="00850CDA">
        <w:t xml:space="preserve"> 8 cages in LILA and</w:t>
      </w:r>
      <w:r w:rsidR="00361D39">
        <w:t xml:space="preserve"> </w:t>
      </w:r>
      <w:r w:rsidR="00F9467A">
        <w:t>3 cages in WCA3A</w:t>
      </w:r>
      <w:ins w:id="577" w:author="Nathan Dorn" w:date="2024-02-16T11:16:00Z">
        <w:r w:rsidR="00A55C86">
          <w:t xml:space="preserve"> site</w:t>
        </w:r>
      </w:ins>
      <w:ins w:id="578" w:author="Nathan Dorn" w:date="2024-02-16T11:18:00Z">
        <w:r w:rsidR="00732EA3">
          <w:t xml:space="preserve"> 2</w:t>
        </w:r>
      </w:ins>
      <w:ins w:id="579" w:author="Nathan Dorn" w:date="2024-02-16T11:16:00Z">
        <w:r w:rsidR="00A55C86">
          <w:t xml:space="preserve"> </w:t>
        </w:r>
      </w:ins>
      <w:ins w:id="580" w:author="Nathan Dorn" w:date="2024-02-16T11:18:00Z">
        <w:r w:rsidR="00732EA3">
          <w:t xml:space="preserve">in the </w:t>
        </w:r>
      </w:ins>
      <w:ins w:id="581" w:author="Nathan Dorn" w:date="2024-02-16T11:16:00Z">
        <w:r w:rsidR="00A55C86">
          <w:t>dry season only</w:t>
        </w:r>
      </w:ins>
      <w:r w:rsidR="006672C2">
        <w:t>.</w:t>
      </w:r>
      <w:r w:rsidR="002D7E24">
        <w:t xml:space="preserve">  For the wet season</w:t>
      </w:r>
      <w:ins w:id="582" w:author="Nathan Dorn" w:date="2024-02-16T11:18:00Z">
        <w:r w:rsidR="00732EA3">
          <w:t xml:space="preserve"> </w:t>
        </w:r>
        <w:r w:rsidR="00732EA3">
          <w:lastRenderedPageBreak/>
          <w:t>growth estimates</w:t>
        </w:r>
      </w:ins>
      <w:r w:rsidR="000D73F1">
        <w:t xml:space="preserve"> in the </w:t>
      </w:r>
      <w:r w:rsidR="004D42BA">
        <w:t>WCA3A</w:t>
      </w:r>
      <w:r w:rsidR="002D7E24">
        <w:t xml:space="preserve">, we </w:t>
      </w:r>
      <w:ins w:id="583" w:author="Nathan Dorn" w:date="2024-02-16T11:18:00Z">
        <w:r w:rsidR="00B83A78">
          <w:t xml:space="preserve">measured </w:t>
        </w:r>
      </w:ins>
      <w:del w:id="584" w:author="Nathan Dorn" w:date="2024-02-16T11:18:00Z">
        <w:r w:rsidR="004D42BA" w:rsidDel="00B83A78">
          <w:delText>used</w:delText>
        </w:r>
      </w:del>
      <w:r w:rsidR="002D7E24">
        <w:t xml:space="preserve"> total phosphorus </w:t>
      </w:r>
      <w:r w:rsidR="005337FD">
        <w:t xml:space="preserve">of </w:t>
      </w:r>
      <w:ins w:id="585" w:author="Nathan Dorn" w:date="2024-02-16T11:18:00Z">
        <w:r w:rsidR="00B83A78">
          <w:t xml:space="preserve">metaphytic </w:t>
        </w:r>
      </w:ins>
      <w:del w:id="586" w:author="Nathan Dorn" w:date="2024-02-16T11:18:00Z">
        <w:r w:rsidR="005337FD" w:rsidDel="00B83A78">
          <w:delText xml:space="preserve">periphyton </w:delText>
        </w:r>
      </w:del>
      <w:r w:rsidR="005337FD">
        <w:t>mat</w:t>
      </w:r>
      <w:ins w:id="587" w:author="Nathan Dorn" w:date="2024-02-16T11:18:00Z">
        <w:r w:rsidR="00B83A78">
          <w:t>s</w:t>
        </w:r>
      </w:ins>
      <w:r w:rsidR="002D7E24">
        <w:t xml:space="preserve"> </w:t>
      </w:r>
      <w:r w:rsidR="001E188D">
        <w:t xml:space="preserve">to </w:t>
      </w:r>
      <w:r w:rsidR="004D42BA">
        <w:t>predict</w:t>
      </w:r>
      <w:r w:rsidR="001E188D">
        <w:t xml:space="preserve"> </w:t>
      </w:r>
      <w:del w:id="588" w:author="Nathan Dorn" w:date="2024-02-16T11:16:00Z">
        <w:r w:rsidR="0029562A" w:rsidDel="00A55C86">
          <w:delText>development</w:delText>
        </w:r>
        <w:r w:rsidR="001E188D" w:rsidDel="00A55C86">
          <w:delText xml:space="preserve"> </w:delText>
        </w:r>
      </w:del>
      <w:ins w:id="589" w:author="Nathan Dorn" w:date="2024-02-16T11:17:00Z">
        <w:r w:rsidR="00732EA3">
          <w:t xml:space="preserve">FAS </w:t>
        </w:r>
      </w:ins>
      <w:ins w:id="590" w:author="Nathan Dorn" w:date="2024-02-16T11:16:00Z">
        <w:r w:rsidR="00A55C86">
          <w:t>gr</w:t>
        </w:r>
        <w:r w:rsidR="00732EA3">
          <w:t>owth</w:t>
        </w:r>
        <w:r w:rsidR="00A55C86">
          <w:t xml:space="preserve"> </w:t>
        </w:r>
      </w:ins>
      <w:r w:rsidR="001E188D">
        <w:t xml:space="preserve">of </w:t>
      </w:r>
      <w:del w:id="591" w:author="Nathan Dorn" w:date="2024-02-16T11:17:00Z">
        <w:r w:rsidR="001E188D" w:rsidDel="00732EA3">
          <w:delText>the Florida Apple Snail</w:delText>
        </w:r>
        <w:r w:rsidR="004D42BA" w:rsidDel="00732EA3">
          <w:delText xml:space="preserve"> </w:delText>
        </w:r>
      </w:del>
      <w:r w:rsidR="004D42BA">
        <w:t xml:space="preserve">using </w:t>
      </w:r>
      <w:del w:id="592" w:author="Nathan Dorn" w:date="2024-02-16T11:17:00Z">
        <w:r w:rsidR="005337FD" w:rsidDel="00732EA3">
          <w:delText>a</w:delText>
        </w:r>
        <w:r w:rsidR="004D42BA" w:rsidDel="00732EA3">
          <w:delText xml:space="preserve"> </w:delText>
        </w:r>
      </w:del>
      <w:r w:rsidR="002614D9">
        <w:t>regression</w:t>
      </w:r>
      <w:ins w:id="593" w:author="Nathan Dorn" w:date="2024-02-16T11:17:00Z">
        <w:r w:rsidR="00732EA3">
          <w:t xml:space="preserve"> developed elsewhere</w:t>
        </w:r>
      </w:ins>
      <w:r w:rsidR="001E188D">
        <w:t xml:space="preserve"> </w:t>
      </w:r>
      <w:r w:rsidR="001E188D">
        <w:fldChar w:fldCharType="begin"/>
      </w:r>
      <w:r w:rsidR="007766FB">
        <w:instrText xml:space="preserve"> ADDIN ZOTERO_ITEM CSL_CITATION {"citationID":"e6hnWqXG","properties":{"formattedCitation":"(Barrus et al., 2023)","plainCitation":"(Barrus et al., 2023)","noteIndex":0},"citationItems":[{"id":"jA1NzBln/Y0XC2KTy","uris":["http://zotero.org/users/9972654/items/9V6IVCYY"],"itemData":{"id":"4wGyae6N/xpjMEimP","type":"article-journal","container-title":"Hydrobiologia","language":"en","license":"All rights reserved","source":"Zotero","title":"Life history responses of two co-occurring congeneric Apple Snails (Pomacea maculata and P. paludosa) to variation in water depth and metaphyton total phosphorus","author":[{"family":"Barrus","given":"Nathan T."},{"family":"Drumheller","given":"Danielle"},{"family":"Cook","given":"Mark I."},{"family":"Dorn","given":"Nathan J."}],"issued":{"date-parts":[["2023"]]}}}],"schema":"https://github.com/citation-style-language/schema/raw/master/csl-citation.json"} </w:instrText>
      </w:r>
      <w:r w:rsidR="001E188D">
        <w:fldChar w:fldCharType="separate"/>
      </w:r>
      <w:r w:rsidR="001E188D" w:rsidRPr="001E188D">
        <w:t>(</w:t>
      </w:r>
      <w:ins w:id="594" w:author="Nathan Dorn" w:date="2024-02-16T11:17:00Z">
        <w:r w:rsidR="00732EA3">
          <w:t xml:space="preserve">equation, R2, </w:t>
        </w:r>
      </w:ins>
      <w:r w:rsidR="001E188D" w:rsidRPr="001E188D">
        <w:t>Barrus et al., 2023)</w:t>
      </w:r>
      <w:r w:rsidR="001E188D">
        <w:fldChar w:fldCharType="end"/>
      </w:r>
      <w:r w:rsidR="001E188D">
        <w:t>.</w:t>
      </w:r>
      <w:r w:rsidR="000E0597">
        <w:t xml:space="preserve">  We were only able to obtain wet season</w:t>
      </w:r>
      <w:del w:id="595" w:author="Nathan Dorn" w:date="2024-02-16T11:17:00Z">
        <w:r w:rsidR="000E0597" w:rsidDel="00732EA3">
          <w:delText xml:space="preserve"> </w:delText>
        </w:r>
        <w:r w:rsidR="00A61B40" w:rsidDel="00732EA3">
          <w:delText>development</w:delText>
        </w:r>
      </w:del>
      <w:ins w:id="596" w:author="Nathan Dorn" w:date="2024-02-16T11:17:00Z">
        <w:r w:rsidR="00732EA3">
          <w:t xml:space="preserve"> growth rates</w:t>
        </w:r>
      </w:ins>
      <w:r w:rsidR="000E0597">
        <w:t xml:space="preserve"> for the site</w:t>
      </w:r>
      <w:del w:id="597" w:author="Nathan Dorn" w:date="2024-02-16T11:17:00Z">
        <w:r w:rsidR="000E0597" w:rsidDel="00732EA3">
          <w:delText xml:space="preserve"> WCA03</w:delText>
        </w:r>
      </w:del>
      <w:ins w:id="598" w:author="Nathan Dorn" w:date="2024-02-16T11:17:00Z">
        <w:r w:rsidR="00732EA3">
          <w:t xml:space="preserve"> 3 in WCA 3A</w:t>
        </w:r>
      </w:ins>
      <w:r w:rsidR="006019FD">
        <w:t xml:space="preserve"> </w:t>
      </w:r>
      <w:del w:id="599" w:author="Nathan Dorn" w:date="2024-02-16T11:19:00Z">
        <w:r w:rsidR="006019FD" w:rsidDel="00B83A78">
          <w:delText>through the regression</w:delText>
        </w:r>
        <w:r w:rsidR="000E0597" w:rsidDel="00B83A78">
          <w:delText xml:space="preserve"> </w:delText>
        </w:r>
      </w:del>
      <w:r w:rsidR="000E0597">
        <w:t>because low dry season water depths made</w:t>
      </w:r>
      <w:ins w:id="600" w:author="Nathan Dorn" w:date="2024-02-16T11:19:00Z">
        <w:r w:rsidR="00F369D5">
          <w:t xml:space="preserve"> use of cage experiments impossible. </w:t>
        </w:r>
      </w:ins>
      <w:del w:id="601" w:author="Nathan Dorn" w:date="2024-02-16T11:19:00Z">
        <w:r w:rsidR="000E0597" w:rsidDel="00F369D5">
          <w:delText xml:space="preserve"> the site inaccessible</w:delText>
        </w:r>
        <w:r w:rsidR="000B3B9F" w:rsidDel="00F369D5">
          <w:delText xml:space="preserve"> for </w:delText>
        </w:r>
        <w:r w:rsidR="000B3B9F" w:rsidRPr="008C797B" w:rsidDel="00F369D5">
          <w:delText>the</w:delText>
        </w:r>
        <w:r w:rsidR="000B3B9F" w:rsidRPr="000B3B9F" w:rsidDel="00F369D5">
          <w:rPr>
            <w:i/>
            <w:iCs/>
          </w:rPr>
          <w:delText xml:space="preserve"> </w:delText>
        </w:r>
        <w:r w:rsidR="000B3B9F" w:rsidRPr="000B3B9F" w:rsidDel="00B83A78">
          <w:rPr>
            <w:i/>
            <w:iCs/>
          </w:rPr>
          <w:delText>in situ</w:delText>
        </w:r>
        <w:r w:rsidR="000B3B9F" w:rsidDel="00F369D5">
          <w:delText xml:space="preserve"> cage</w:delText>
        </w:r>
        <w:r w:rsidR="00A92732" w:rsidDel="00F369D5">
          <w:delText>s</w:delText>
        </w:r>
        <w:r w:rsidR="000E0597" w:rsidDel="00F369D5">
          <w:delText>.</w:delText>
        </w:r>
      </w:del>
      <w:r w:rsidR="008B47B7" w:rsidRPr="008B47B7">
        <w:t xml:space="preserve"> </w:t>
      </w:r>
    </w:p>
    <w:p w14:paraId="5AB15C28" w14:textId="21CEAFBC" w:rsidR="00F840A9" w:rsidRDefault="0090726F" w:rsidP="00772361">
      <w:pPr>
        <w:pStyle w:val="NATESTYLE1CommonCollege"/>
        <w:ind w:firstLine="720"/>
      </w:pPr>
      <w:r>
        <w:t>The</w:t>
      </w:r>
      <w:r w:rsidR="00772361">
        <w:t xml:space="preserve"> population model</w:t>
      </w:r>
      <w:r w:rsidR="0094791D">
        <w:t xml:space="preserve"> </w:t>
      </w:r>
      <w:r w:rsidR="00772361">
        <w:t xml:space="preserve">used </w:t>
      </w:r>
      <w:r w:rsidR="00F840A9">
        <w:t>the following equation</w:t>
      </w:r>
      <w:r w:rsidR="00E3449E">
        <w:t xml:space="preserve"> to model </w:t>
      </w:r>
      <w:del w:id="602" w:author="Nathan Dorn" w:date="2024-02-16T11:19:00Z">
        <w:r w:rsidR="00937F66" w:rsidDel="00F369D5">
          <w:delText>development</w:delText>
        </w:r>
        <w:r w:rsidR="00E3449E" w:rsidDel="00F369D5">
          <w:delText xml:space="preserve"> </w:delText>
        </w:r>
      </w:del>
      <w:ins w:id="603" w:author="Nathan Dorn" w:date="2024-02-16T11:19:00Z">
        <w:r w:rsidR="00F369D5">
          <w:t>growth</w:t>
        </w:r>
        <w:r w:rsidR="00F369D5">
          <w:t xml:space="preserve"> </w:t>
        </w:r>
      </w:ins>
      <w:r w:rsidR="00E3449E">
        <w:t xml:space="preserve">of </w:t>
      </w:r>
      <w:ins w:id="604" w:author="Nathan Dorn" w:date="2024-02-16T11:19:00Z">
        <w:r w:rsidR="00F369D5">
          <w:t>FAS</w:t>
        </w:r>
      </w:ins>
      <w:del w:id="605" w:author="Nathan Dorn" w:date="2024-02-16T11:19:00Z">
        <w:r w:rsidR="00E3449E" w:rsidDel="00F369D5">
          <w:delText>apple snails</w:delText>
        </w:r>
      </w:del>
      <w:r w:rsidR="00E3449E">
        <w:t>.</w:t>
      </w:r>
    </w:p>
    <w:p w14:paraId="6129445E" w14:textId="77777777" w:rsidR="00F840A9" w:rsidRPr="0095359E" w:rsidRDefault="0005768A" w:rsidP="00F840A9">
      <w:pPr>
        <w:pStyle w:val="NATESTYLE1CommonCollege"/>
        <w:rPr>
          <w:rFonts w:eastAsiaTheme="minorEastAsia"/>
        </w:rPr>
      </w:pPr>
      <m:oMathPara>
        <m:oMath>
          <m:sSub>
            <m:sSubPr>
              <m:ctrlPr>
                <w:rPr>
                  <w:rFonts w:ascii="Cambria Math" w:hAnsi="Cambria Math"/>
                  <w:i/>
                </w:rPr>
              </m:ctrlPr>
            </m:sSubPr>
            <m:e>
              <m:r>
                <w:rPr>
                  <w:rFonts w:ascii="Cambria Math" w:hAnsi="Cambria Math"/>
                </w:rPr>
                <m:t>Size</m:t>
              </m:r>
            </m:e>
            <m:sub>
              <m:sSub>
                <m:sSubPr>
                  <m:ctrlPr>
                    <w:rPr>
                      <w:rFonts w:ascii="Cambria Math" w:hAnsi="Cambria Math"/>
                      <w:i/>
                    </w:rPr>
                  </m:ctrlPr>
                </m:sSubPr>
                <m:e>
                  <m:r>
                    <w:rPr>
                      <w:rFonts w:ascii="Cambria Math" w:hAnsi="Cambria Math"/>
                    </w:rPr>
                    <m:t>time</m:t>
                  </m:r>
                </m:e>
                <m:sub>
                  <m:r>
                    <w:rPr>
                      <w:rFonts w:ascii="Cambria Math" w:hAnsi="Cambria Math"/>
                    </w:rPr>
                    <m:t>i</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Size</m:t>
                  </m:r>
                </m:e>
                <m:sub>
                  <m:r>
                    <w:rPr>
                      <w:rFonts w:ascii="Cambria Math" w:hAnsi="Cambria Math"/>
                    </w:rPr>
                    <m:t>initial</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k</m:t>
                      </m:r>
                    </m:e>
                    <m:sub>
                      <m:r>
                        <w:rPr>
                          <w:rFonts w:ascii="Cambria Math" w:hAnsi="Cambria Math"/>
                        </w:rPr>
                        <m:t>growt</m:t>
                      </m:r>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i</m:t>
                      </m:r>
                    </m:sub>
                  </m:sSub>
                </m:sup>
              </m:sSup>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Size</m:t>
                      </m:r>
                    </m:e>
                    <m:sub>
                      <m:r>
                        <w:rPr>
                          <w:rFonts w:ascii="Cambria Math" w:hAnsi="Cambria Math"/>
                        </w:rPr>
                        <m:t>initial</m:t>
                      </m:r>
                    </m:sub>
                  </m:sSub>
                </m:num>
                <m:den>
                  <m:sSub>
                    <m:sSubPr>
                      <m:ctrlPr>
                        <w:rPr>
                          <w:rFonts w:ascii="Cambria Math" w:hAnsi="Cambria Math"/>
                          <w:i/>
                        </w:rPr>
                      </m:ctrlPr>
                    </m:sSubPr>
                    <m:e>
                      <m:r>
                        <w:rPr>
                          <w:rFonts w:ascii="Cambria Math" w:hAnsi="Cambria Math"/>
                        </w:rPr>
                        <m:t>Size</m:t>
                      </m:r>
                    </m:e>
                    <m:sub>
                      <m:r>
                        <w:rPr>
                          <w:rFonts w:ascii="Cambria Math" w:hAnsi="Cambria Math"/>
                        </w:rPr>
                        <m:t>max</m:t>
                      </m:r>
                    </m:sub>
                  </m:sSub>
                </m:den>
              </m:f>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k</m:t>
                      </m:r>
                    </m:e>
                    <m:sub>
                      <m:r>
                        <w:rPr>
                          <w:rFonts w:ascii="Cambria Math" w:hAnsi="Cambria Math"/>
                        </w:rPr>
                        <m:t>growt</m:t>
                      </m:r>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i</m:t>
                      </m:r>
                    </m:sub>
                  </m:sSub>
                </m:sup>
              </m:sSup>
              <m:r>
                <w:rPr>
                  <w:rFonts w:ascii="Cambria Math" w:hAnsi="Cambria Math"/>
                </w:rPr>
                <m:t>-</m:t>
              </m:r>
              <m:r>
                <w:rPr>
                  <w:rFonts w:ascii="Cambria Math" w:hAnsi="Cambria Math"/>
                </w:rPr>
                <m:t>1)</m:t>
              </m:r>
            </m:den>
          </m:f>
        </m:oMath>
      </m:oMathPara>
    </w:p>
    <w:p w14:paraId="0730C230" w14:textId="7CD7E769" w:rsidR="00F840A9" w:rsidRDefault="00F840A9" w:rsidP="00F840A9">
      <w:pPr>
        <w:pStyle w:val="NATESTYLE1CommonCollege"/>
        <w:rPr>
          <w:rFonts w:eastAsiaTheme="minorEastAsia"/>
        </w:rPr>
      </w:pPr>
      <w:r>
        <w:rPr>
          <w:rFonts w:eastAsiaTheme="minorEastAsia"/>
        </w:rPr>
        <w:t xml:space="preserve">where </w:t>
      </w:r>
      <w:r w:rsidR="00960D87">
        <w:rPr>
          <w:rFonts w:eastAsiaTheme="minorEastAsia"/>
        </w:rPr>
        <w:t xml:space="preserve">time </w:t>
      </w:r>
      <w:r>
        <w:rPr>
          <w:rFonts w:eastAsiaTheme="minorEastAsia"/>
        </w:rPr>
        <w:t xml:space="preserve">is </w:t>
      </w:r>
      <w:r w:rsidR="00960D87">
        <w:rPr>
          <w:rFonts w:eastAsiaTheme="minorEastAsia"/>
        </w:rPr>
        <w:t xml:space="preserve">the duration of </w:t>
      </w:r>
      <w:r w:rsidR="008C797B">
        <w:rPr>
          <w:rFonts w:eastAsiaTheme="minorEastAsia"/>
        </w:rPr>
        <w:t>development</w:t>
      </w:r>
      <w:r>
        <w:rPr>
          <w:rFonts w:eastAsiaTheme="minorEastAsia"/>
        </w:rPr>
        <w:t>, and Size</w:t>
      </w:r>
      <w:r w:rsidR="0050646A">
        <w:rPr>
          <w:rFonts w:eastAsiaTheme="minorEastAsia"/>
          <w:vertAlign w:val="subscript"/>
        </w:rPr>
        <w:t>initial</w:t>
      </w:r>
      <w:r>
        <w:rPr>
          <w:rFonts w:eastAsiaTheme="minorEastAsia"/>
        </w:rPr>
        <w:t xml:space="preserve"> is the </w:t>
      </w:r>
      <w:r w:rsidR="006762D3">
        <w:rPr>
          <w:rFonts w:eastAsiaTheme="minorEastAsia"/>
        </w:rPr>
        <w:t xml:space="preserve">initial </w:t>
      </w:r>
      <w:del w:id="606" w:author="Nathan Dorn" w:date="2024-02-16T11:20:00Z">
        <w:r w:rsidR="006762D3" w:rsidDel="0043626A">
          <w:rPr>
            <w:rFonts w:eastAsiaTheme="minorEastAsia"/>
          </w:rPr>
          <w:delText xml:space="preserve">size </w:delText>
        </w:r>
      </w:del>
      <w:ins w:id="607" w:author="Nathan Dorn" w:date="2024-02-16T11:20:00Z">
        <w:r w:rsidR="0043626A">
          <w:rPr>
            <w:rFonts w:eastAsiaTheme="minorEastAsia"/>
          </w:rPr>
          <w:t>length</w:t>
        </w:r>
        <w:r w:rsidR="0043626A">
          <w:rPr>
            <w:rFonts w:eastAsiaTheme="minorEastAsia"/>
          </w:rPr>
          <w:t xml:space="preserve"> </w:t>
        </w:r>
      </w:ins>
      <w:r w:rsidR="006762D3">
        <w:rPr>
          <w:rFonts w:eastAsiaTheme="minorEastAsia"/>
        </w:rPr>
        <w:t>of the snail</w:t>
      </w:r>
      <w:r>
        <w:rPr>
          <w:rFonts w:eastAsiaTheme="minorEastAsia"/>
        </w:rPr>
        <w:t>, Size</w:t>
      </w:r>
      <w:r w:rsidRPr="00CB524C">
        <w:rPr>
          <w:rFonts w:eastAsiaTheme="minorEastAsia"/>
          <w:vertAlign w:val="subscript"/>
        </w:rPr>
        <w:t>max</w:t>
      </w:r>
      <w:r>
        <w:rPr>
          <w:rFonts w:eastAsiaTheme="minorEastAsia"/>
        </w:rPr>
        <w:t xml:space="preserve"> is the maximum </w:t>
      </w:r>
      <w:del w:id="608" w:author="Nathan Dorn" w:date="2024-02-16T11:20:00Z">
        <w:r w:rsidDel="0043626A">
          <w:rPr>
            <w:rFonts w:eastAsiaTheme="minorEastAsia"/>
          </w:rPr>
          <w:delText xml:space="preserve">size </w:delText>
        </w:r>
      </w:del>
      <w:ins w:id="609" w:author="Nathan Dorn" w:date="2024-02-16T11:20:00Z">
        <w:r w:rsidR="0043626A">
          <w:rPr>
            <w:rFonts w:eastAsiaTheme="minorEastAsia"/>
          </w:rPr>
          <w:t>length</w:t>
        </w:r>
        <w:r w:rsidR="0043626A">
          <w:rPr>
            <w:rFonts w:eastAsiaTheme="minorEastAsia"/>
          </w:rPr>
          <w:t xml:space="preserve"> </w:t>
        </w:r>
      </w:ins>
      <w:r>
        <w:rPr>
          <w:rFonts w:eastAsiaTheme="minorEastAsia"/>
        </w:rPr>
        <w:t>that an adult can reach</w:t>
      </w:r>
      <w:r w:rsidR="006762D3">
        <w:rPr>
          <w:rFonts w:eastAsiaTheme="minorEastAsia"/>
        </w:rPr>
        <w:t xml:space="preserve"> (</w:t>
      </w:r>
      <w:r w:rsidR="006845F1">
        <w:rPr>
          <w:rFonts w:eastAsiaTheme="minorEastAsia"/>
        </w:rPr>
        <w:t>assumed to be</w:t>
      </w:r>
      <w:r>
        <w:rPr>
          <w:rFonts w:eastAsiaTheme="minorEastAsia"/>
        </w:rPr>
        <w:t xml:space="preserve"> 50 mm SL</w:t>
      </w:r>
      <w:r w:rsidR="006762D3">
        <w:rPr>
          <w:rFonts w:eastAsiaTheme="minorEastAsia"/>
        </w:rPr>
        <w:t>)</w:t>
      </w:r>
      <w:r>
        <w:rPr>
          <w:rFonts w:eastAsiaTheme="minorEastAsia"/>
        </w:rPr>
        <w:t>.</w:t>
      </w:r>
      <w:r w:rsidR="006845F1">
        <w:rPr>
          <w:rFonts w:eastAsiaTheme="minorEastAsia"/>
        </w:rPr>
        <w:t xml:space="preserve"> </w:t>
      </w:r>
      <w:r>
        <w:rPr>
          <w:rFonts w:eastAsiaTheme="minorEastAsia"/>
        </w:rPr>
        <w:t xml:space="preserve"> </w:t>
      </w:r>
      <w:r>
        <w:t>Because we knew the</w:t>
      </w:r>
      <w:r w:rsidR="00232ADA">
        <w:t xml:space="preserve"> Size</w:t>
      </w:r>
      <w:r w:rsidR="00960D87" w:rsidRPr="00F641F3">
        <w:rPr>
          <w:vertAlign w:val="subscript"/>
        </w:rPr>
        <w:t>intial</w:t>
      </w:r>
      <w:r w:rsidR="00960D87">
        <w:t>, size</w:t>
      </w:r>
      <w:r w:rsidR="00960D87" w:rsidRPr="00F641F3">
        <w:rPr>
          <w:vertAlign w:val="subscript"/>
        </w:rPr>
        <w:t>max</w:t>
      </w:r>
      <w:r w:rsidR="00960D87">
        <w:t xml:space="preserve"> and </w:t>
      </w:r>
      <w:r w:rsidR="00F641F3">
        <w:t>time</w:t>
      </w:r>
      <w:r w:rsidR="00232ADA">
        <w:t xml:space="preserve">, </w:t>
      </w:r>
      <w:r>
        <w:t>we c</w:t>
      </w:r>
      <w:r w:rsidR="00A07932">
        <w:t>ould</w:t>
      </w:r>
      <w:r>
        <w:t xml:space="preserve"> then calculate k</w:t>
      </w:r>
      <w:r w:rsidRPr="00C0641C">
        <w:rPr>
          <w:vertAlign w:val="subscript"/>
        </w:rPr>
        <w:t>growth</w:t>
      </w:r>
      <w:r w:rsidR="000D55CD">
        <w:rPr>
          <w:vertAlign w:val="subscript"/>
        </w:rPr>
        <w:t xml:space="preserve"> </w:t>
      </w:r>
      <w:r w:rsidR="000D55CD">
        <w:t>for each snail</w:t>
      </w:r>
      <w:r>
        <w:t xml:space="preserve"> by rearranging the equation.</w:t>
      </w:r>
    </w:p>
    <w:p w14:paraId="74965E76" w14:textId="7F20854C" w:rsidR="00F840A9" w:rsidRPr="00C0641C" w:rsidRDefault="0005768A" w:rsidP="00F840A9">
      <w:pPr>
        <w:pStyle w:val="NATESTYLE1CommonCollege"/>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growt</m:t>
              </m:r>
              <m:r>
                <w:rPr>
                  <w:rFonts w:ascii="Cambria Math" w:hAnsi="Cambria Math"/>
                </w:rPr>
                <m:t>h</m:t>
              </m:r>
            </m:sub>
          </m:sSub>
          <m:r>
            <w:rPr>
              <w:rFonts w:ascii="Cambria Math" w:hAnsi="Cambria Math"/>
            </w:rPr>
            <m:t xml:space="preserve">= </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size</m:t>
                          </m:r>
                        </m:e>
                        <m:sub>
                          <m:sSub>
                            <m:sSubPr>
                              <m:ctrlPr>
                                <w:rPr>
                                  <w:rFonts w:ascii="Cambria Math" w:hAnsi="Cambria Math"/>
                                  <w:i/>
                                </w:rPr>
                              </m:ctrlPr>
                            </m:sSubPr>
                            <m:e>
                              <m:r>
                                <w:rPr>
                                  <w:rFonts w:ascii="Cambria Math" w:hAnsi="Cambria Math"/>
                                </w:rPr>
                                <m:t>time</m:t>
                              </m:r>
                            </m:e>
                            <m:sub>
                              <m:r>
                                <w:rPr>
                                  <w:rFonts w:ascii="Cambria Math" w:hAnsi="Cambria Math"/>
                                </w:rPr>
                                <m:t>i</m:t>
                              </m:r>
                            </m:sub>
                          </m:sSub>
                        </m:sub>
                      </m:sSub>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size</m:t>
                                  </m:r>
                                </m:e>
                                <m:sub>
                                  <m:r>
                                    <w:rPr>
                                      <w:rFonts w:ascii="Cambria Math" w:hAnsi="Cambria Math"/>
                                    </w:rPr>
                                    <m:t>initial</m:t>
                                  </m:r>
                                </m:sub>
                              </m:sSub>
                            </m:num>
                            <m:den>
                              <m:sSub>
                                <m:sSubPr>
                                  <m:ctrlPr>
                                    <w:rPr>
                                      <w:rFonts w:ascii="Cambria Math" w:hAnsi="Cambria Math"/>
                                      <w:i/>
                                    </w:rPr>
                                  </m:ctrlPr>
                                </m:sSubPr>
                                <m:e>
                                  <m:r>
                                    <w:rPr>
                                      <w:rFonts w:ascii="Cambria Math" w:hAnsi="Cambria Math"/>
                                    </w:rPr>
                                    <m:t>size</m:t>
                                  </m:r>
                                </m:e>
                                <m:sub>
                                  <m:r>
                                    <w:rPr>
                                      <w:rFonts w:ascii="Cambria Math" w:hAnsi="Cambria Math"/>
                                    </w:rPr>
                                    <m:t>max</m:t>
                                  </m:r>
                                </m:sub>
                              </m:sSub>
                            </m:den>
                          </m:f>
                        </m:e>
                      </m:d>
                    </m:e>
                  </m:d>
                </m:e>
              </m:func>
              <m:r>
                <w:rPr>
                  <w:rFonts w:ascii="Cambria Math" w:hAnsi="Cambria Math"/>
                </w:rPr>
                <m:t>-</m:t>
              </m:r>
              <m:r>
                <m:rPr>
                  <m:sty m:val="p"/>
                </m:rPr>
                <w:rPr>
                  <w:rFonts w:ascii="Cambria Math" w:hAnsi="Cambria Math"/>
                </w:rPr>
                <m:t>ln⁡(</m:t>
              </m:r>
              <m:sSub>
                <m:sSubPr>
                  <m:ctrlPr>
                    <w:rPr>
                      <w:rFonts w:ascii="Cambria Math" w:hAnsi="Cambria Math"/>
                      <w:i/>
                    </w:rPr>
                  </m:ctrlPr>
                </m:sSubPr>
                <m:e>
                  <m:r>
                    <w:rPr>
                      <w:rFonts w:ascii="Cambria Math" w:hAnsi="Cambria Math"/>
                    </w:rPr>
                    <m:t>size</m:t>
                  </m:r>
                </m:e>
                <m:sub>
                  <m:r>
                    <w:rPr>
                      <w:rFonts w:ascii="Cambria Math" w:hAnsi="Cambria Math"/>
                    </w:rPr>
                    <m:t>initial</m:t>
                  </m:r>
                </m:sub>
              </m:sSub>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size</m:t>
                          </m:r>
                        </m:e>
                        <m:sub>
                          <m:sSub>
                            <m:sSubPr>
                              <m:ctrlPr>
                                <w:rPr>
                                  <w:rFonts w:ascii="Cambria Math" w:hAnsi="Cambria Math"/>
                                  <w:i/>
                                </w:rPr>
                              </m:ctrlPr>
                            </m:sSubPr>
                            <m:e>
                              <m:r>
                                <w:rPr>
                                  <w:rFonts w:ascii="Cambria Math" w:hAnsi="Cambria Math"/>
                                </w:rPr>
                                <m:t>time</m:t>
                              </m:r>
                            </m:e>
                            <m:sub>
                              <m:r>
                                <w:rPr>
                                  <w:rFonts w:ascii="Cambria Math" w:hAnsi="Cambria Math"/>
                                </w:rPr>
                                <m:t>i</m:t>
                              </m:r>
                            </m:sub>
                          </m:sSub>
                        </m:sub>
                      </m:sSub>
                    </m:num>
                    <m:den>
                      <m:sSub>
                        <m:sSubPr>
                          <m:ctrlPr>
                            <w:rPr>
                              <w:rFonts w:ascii="Cambria Math" w:hAnsi="Cambria Math"/>
                              <w:i/>
                            </w:rPr>
                          </m:ctrlPr>
                        </m:sSubPr>
                        <m:e>
                          <m:r>
                            <w:rPr>
                              <w:rFonts w:ascii="Cambria Math" w:hAnsi="Cambria Math"/>
                            </w:rPr>
                            <m:t>size</m:t>
                          </m:r>
                        </m:e>
                        <m:sub>
                          <m:r>
                            <w:rPr>
                              <w:rFonts w:ascii="Cambria Math" w:hAnsi="Cambria Math"/>
                            </w:rPr>
                            <m:t>max</m:t>
                          </m:r>
                        </m:sub>
                      </m:sSub>
                    </m:den>
                  </m:f>
                </m:e>
              </m:d>
              <m:r>
                <w:rPr>
                  <w:rFonts w:ascii="Cambria Math" w:hAnsi="Cambria Math"/>
                </w:rPr>
                <m:t>)</m:t>
              </m:r>
            </m:num>
            <m:den>
              <m:r>
                <w:rPr>
                  <w:rFonts w:ascii="Cambria Math" w:hAnsi="Cambria Math"/>
                </w:rPr>
                <m:t>time</m:t>
              </m:r>
            </m:den>
          </m:f>
        </m:oMath>
      </m:oMathPara>
    </w:p>
    <w:p w14:paraId="21B3A5C1" w14:textId="292AD6C7" w:rsidR="0094791D" w:rsidRPr="0090726F" w:rsidRDefault="008A2E3C" w:rsidP="0090726F">
      <w:pPr>
        <w:pStyle w:val="NATESTYLE1CommonCollege"/>
        <w:jc w:val="both"/>
        <w:rPr>
          <w:rFonts w:eastAsiaTheme="minorEastAsia"/>
        </w:rPr>
      </w:pPr>
      <w:r>
        <w:rPr>
          <w:rFonts w:eastAsiaTheme="minorEastAsia"/>
        </w:rPr>
        <w:t>We calculated mean and 95% confidence intervals of k</w:t>
      </w:r>
      <w:r w:rsidRPr="008A2E3C">
        <w:rPr>
          <w:rFonts w:eastAsiaTheme="minorEastAsia"/>
          <w:vertAlign w:val="subscript"/>
        </w:rPr>
        <w:t>growth</w:t>
      </w:r>
      <w:r w:rsidR="00223B46">
        <w:rPr>
          <w:rFonts w:eastAsiaTheme="minorEastAsia"/>
        </w:rPr>
        <w:t xml:space="preserve"> to compare our season-dependent </w:t>
      </w:r>
      <w:del w:id="610" w:author="Nathan Dorn" w:date="2024-02-16T11:20:00Z">
        <w:r w:rsidR="005F7152" w:rsidDel="0043626A">
          <w:rPr>
            <w:rFonts w:eastAsiaTheme="minorEastAsia"/>
          </w:rPr>
          <w:delText>development</w:delText>
        </w:r>
        <w:r w:rsidR="00223B46" w:rsidDel="0043626A">
          <w:rPr>
            <w:rFonts w:eastAsiaTheme="minorEastAsia"/>
          </w:rPr>
          <w:delText xml:space="preserve"> </w:delText>
        </w:r>
      </w:del>
      <w:ins w:id="611" w:author="Nathan Dorn" w:date="2024-02-16T11:20:00Z">
        <w:r w:rsidR="0043626A">
          <w:rPr>
            <w:rFonts w:eastAsiaTheme="minorEastAsia"/>
          </w:rPr>
          <w:t>snail growth</w:t>
        </w:r>
        <w:r w:rsidR="0043626A">
          <w:rPr>
            <w:rFonts w:eastAsiaTheme="minorEastAsia"/>
          </w:rPr>
          <w:t xml:space="preserve"> </w:t>
        </w:r>
      </w:ins>
      <w:r w:rsidR="00223B46">
        <w:rPr>
          <w:rFonts w:eastAsiaTheme="minorEastAsia"/>
        </w:rPr>
        <w:t xml:space="preserve">to the </w:t>
      </w:r>
      <w:r w:rsidR="004045F1">
        <w:rPr>
          <w:rFonts w:eastAsiaTheme="minorEastAsia"/>
        </w:rPr>
        <w:t>zero-population</w:t>
      </w:r>
      <w:r w:rsidR="00223B46">
        <w:rPr>
          <w:rFonts w:eastAsiaTheme="minorEastAsia"/>
        </w:rPr>
        <w:t xml:space="preserve"> growth isocline. </w:t>
      </w:r>
      <w:r w:rsidR="003072D7">
        <w:t xml:space="preserve"> </w:t>
      </w:r>
    </w:p>
    <w:p w14:paraId="682421B9" w14:textId="727F45A0" w:rsidR="007A1072" w:rsidRDefault="00B260FD" w:rsidP="00C6515F">
      <w:pPr>
        <w:pStyle w:val="Heading1"/>
      </w:pPr>
      <w:r w:rsidRPr="00524172">
        <w:t>Results</w:t>
      </w:r>
    </w:p>
    <w:p w14:paraId="05149B00" w14:textId="4DF09EB2" w:rsidR="003244F7" w:rsidRPr="00524172" w:rsidRDefault="009435F3" w:rsidP="003244F7">
      <w:pPr>
        <w:pStyle w:val="NATESTYLE1CommonCollege"/>
        <w:spacing w:after="240"/>
        <w:ind w:firstLine="720"/>
        <w:jc w:val="both"/>
      </w:pPr>
      <w:r>
        <w:t>Zero-population growth i</w:t>
      </w:r>
      <w:r w:rsidR="003244F7" w:rsidRPr="00524172">
        <w:t xml:space="preserve">soclines created </w:t>
      </w:r>
      <w:r w:rsidR="006365C5">
        <w:t xml:space="preserve">from the </w:t>
      </w:r>
      <w:r w:rsidR="00F830EC">
        <w:t xml:space="preserve">stage-structured </w:t>
      </w:r>
      <w:r w:rsidR="003244F7" w:rsidRPr="00524172">
        <w:t xml:space="preserve">population model produced descending isoclines consistent </w:t>
      </w:r>
      <w:r w:rsidR="00690521">
        <w:t>with</w:t>
      </w:r>
      <w:r w:rsidR="00030CAE">
        <w:t xml:space="preserve"> an</w:t>
      </w:r>
      <w:r w:rsidR="003244F7" w:rsidRPr="00524172">
        <w:t xml:space="preserve"> interaction between </w:t>
      </w:r>
      <w:del w:id="612" w:author="Nathan Dorn" w:date="2024-02-16T11:20:00Z">
        <w:r w:rsidR="00E97C49" w:rsidDel="00551607">
          <w:delText>development</w:delText>
        </w:r>
        <w:r w:rsidR="003244F7" w:rsidRPr="00524172" w:rsidDel="00551607">
          <w:delText xml:space="preserve"> </w:delText>
        </w:r>
      </w:del>
      <w:ins w:id="613" w:author="Nathan Dorn" w:date="2024-02-16T11:20:00Z">
        <w:r w:rsidR="00551607">
          <w:t>growth</w:t>
        </w:r>
        <w:r w:rsidR="00551607" w:rsidRPr="00524172">
          <w:t xml:space="preserve"> </w:t>
        </w:r>
      </w:ins>
      <w:r w:rsidR="003244F7" w:rsidRPr="00524172">
        <w:t>and survival</w:t>
      </w:r>
      <w:r w:rsidR="00850C26">
        <w:t xml:space="preserve"> (</w:t>
      </w:r>
      <w:r w:rsidR="00030CAE">
        <w:t xml:space="preserve">Figure </w:t>
      </w:r>
      <w:r w:rsidR="000B2B65">
        <w:t>2</w:t>
      </w:r>
      <w:r w:rsidR="00030CAE">
        <w:t>)</w:t>
      </w:r>
      <w:r w:rsidR="00F830EC">
        <w:t>.  P</w:t>
      </w:r>
      <w:r w:rsidR="003244F7" w:rsidRPr="00524172">
        <w:t xml:space="preserve">opulations </w:t>
      </w:r>
      <w:r w:rsidR="003244F7">
        <w:t>with faster</w:t>
      </w:r>
      <w:r w:rsidR="00A25C32">
        <w:t>-</w:t>
      </w:r>
      <w:r w:rsidR="00F830EC">
        <w:t>growing juveniles</w:t>
      </w:r>
      <w:r w:rsidR="003244F7" w:rsidRPr="00524172">
        <w:t xml:space="preserve"> could withstand </w:t>
      </w:r>
      <w:r w:rsidR="00A25C32">
        <w:t>lower survival</w:t>
      </w:r>
      <w:r w:rsidR="0051738D">
        <w:t xml:space="preserve"> </w:t>
      </w:r>
      <w:r>
        <w:t>and</w:t>
      </w:r>
      <w:r w:rsidR="00030CAE">
        <w:t xml:space="preserve"> </w:t>
      </w:r>
      <w:r w:rsidR="00F45861">
        <w:t xml:space="preserve">populations with </w:t>
      </w:r>
      <w:r>
        <w:t>slower</w:t>
      </w:r>
      <w:r w:rsidR="00F45861">
        <w:t>-</w:t>
      </w:r>
      <w:r>
        <w:t xml:space="preserve">growing </w:t>
      </w:r>
      <w:r w:rsidR="00F45861">
        <w:t xml:space="preserve">juveniles </w:t>
      </w:r>
      <w:r>
        <w:t xml:space="preserve">needed </w:t>
      </w:r>
      <w:r w:rsidR="00177590">
        <w:t>higher survival</w:t>
      </w:r>
      <w:r w:rsidR="00F45861">
        <w:t xml:space="preserve"> to persist</w:t>
      </w:r>
      <w:r w:rsidR="003244F7" w:rsidRPr="00524172">
        <w:t xml:space="preserve"> </w:t>
      </w:r>
      <w:r w:rsidR="0051738D">
        <w:t>(</w:t>
      </w:r>
      <w:r w:rsidR="003244F7" w:rsidRPr="00524172">
        <w:t xml:space="preserve">Figure </w:t>
      </w:r>
      <w:r w:rsidR="000B2B65">
        <w:t>2</w:t>
      </w:r>
      <w:r w:rsidR="003244F7" w:rsidRPr="00524172">
        <w:t>).</w:t>
      </w:r>
      <w:r w:rsidR="003244F7">
        <w:t xml:space="preserve"> </w:t>
      </w:r>
      <w:r w:rsidR="00AD2FFC">
        <w:t xml:space="preserve">Better </w:t>
      </w:r>
      <w:r w:rsidR="002764B5">
        <w:lastRenderedPageBreak/>
        <w:t xml:space="preserve">wetland </w:t>
      </w:r>
      <w:r w:rsidR="0082576E">
        <w:t>hydrologic</w:t>
      </w:r>
      <w:r w:rsidR="003244F7" w:rsidRPr="00524172">
        <w:t xml:space="preserve"> conditions </w:t>
      </w:r>
      <w:r w:rsidR="00AD2FFC">
        <w:t xml:space="preserve">for reproduction </w:t>
      </w:r>
      <w:r w:rsidR="005F0A79">
        <w:t xml:space="preserve">made the population more resilient to </w:t>
      </w:r>
      <w:r w:rsidR="009436D3">
        <w:t>lower survival</w:t>
      </w:r>
      <w:r w:rsidR="005F0A79">
        <w:t xml:space="preserve"> (e.g., </w:t>
      </w:r>
      <w:r w:rsidR="007A467C">
        <w:t xml:space="preserve">withstanding </w:t>
      </w:r>
      <w:r w:rsidR="00503E1D">
        <w:t>3.1</w:t>
      </w:r>
      <w:r w:rsidR="005F0A79">
        <w:t xml:space="preserve">% </w:t>
      </w:r>
      <w:r w:rsidR="002D4A16">
        <w:t>lower survival</w:t>
      </w:r>
      <w:r w:rsidR="007A467C">
        <w:t xml:space="preserve"> </w:t>
      </w:r>
      <w:r w:rsidR="005F0A79">
        <w:t xml:space="preserve">at </w:t>
      </w:r>
      <w:r w:rsidR="00E97C49">
        <w:t>development</w:t>
      </w:r>
      <w:r w:rsidR="005F0A79">
        <w:t xml:space="preserve"> of </w:t>
      </w:r>
      <w:r w:rsidR="007A467C">
        <w:t>k</w:t>
      </w:r>
      <w:r w:rsidR="007A467C" w:rsidRPr="002D4A16">
        <w:rPr>
          <w:vertAlign w:val="subscript"/>
        </w:rPr>
        <w:t>growth</w:t>
      </w:r>
      <w:r w:rsidR="007A467C">
        <w:t xml:space="preserve"> =</w:t>
      </w:r>
      <w:r w:rsidR="00661018">
        <w:t xml:space="preserve"> </w:t>
      </w:r>
      <w:r w:rsidR="002D4A16">
        <w:t>0.0</w:t>
      </w:r>
      <w:r w:rsidR="003F5819">
        <w:t>7</w:t>
      </w:r>
      <w:r w:rsidR="007A467C">
        <w:t xml:space="preserve">) and/or lower </w:t>
      </w:r>
      <w:r w:rsidR="0082576E">
        <w:t xml:space="preserve">juvenile </w:t>
      </w:r>
      <w:r w:rsidR="007A467C">
        <w:t xml:space="preserve">growth (e.g., </w:t>
      </w:r>
      <w:r w:rsidR="00661018">
        <w:t>withstanding</w:t>
      </w:r>
      <w:r w:rsidR="0082576E">
        <w:t xml:space="preserve"> </w:t>
      </w:r>
      <w:r w:rsidR="006811B9">
        <w:t xml:space="preserve">by </w:t>
      </w:r>
      <w:r w:rsidR="0094028D">
        <w:t>7.7</w:t>
      </w:r>
      <w:r w:rsidR="007A467C">
        <w:t>% lower</w:t>
      </w:r>
      <w:r w:rsidR="00661018">
        <w:t xml:space="preserve"> </w:t>
      </w:r>
      <w:r w:rsidR="00E97C49">
        <w:t>development</w:t>
      </w:r>
      <w:r w:rsidR="0082576E">
        <w:t xml:space="preserve"> at CJS of </w:t>
      </w:r>
      <w:r w:rsidR="00B10A91">
        <w:t>0.8</w:t>
      </w:r>
      <w:r w:rsidR="00A84DC1">
        <w:t>0</w:t>
      </w:r>
      <w:r w:rsidR="0082576E">
        <w:t xml:space="preserve">). </w:t>
      </w:r>
      <w:r w:rsidR="001B73A2">
        <w:t xml:space="preserve">The </w:t>
      </w:r>
      <w:del w:id="614" w:author="Nathan Dorn" w:date="2024-02-16T11:21:00Z">
        <w:r w:rsidR="001B73A2" w:rsidDel="001E7921">
          <w:delText xml:space="preserve">interaction </w:delText>
        </w:r>
      </w:del>
      <w:ins w:id="615" w:author="Nathan Dorn" w:date="2024-02-16T11:21:00Z">
        <w:r w:rsidR="001E7921">
          <w:t>effect of better reproduction</w:t>
        </w:r>
        <w:r w:rsidR="001E7921">
          <w:t xml:space="preserve"> </w:t>
        </w:r>
      </w:ins>
      <w:r w:rsidR="001B73A2">
        <w:t xml:space="preserve">(i.e., </w:t>
      </w:r>
      <w:r w:rsidR="001B573F">
        <w:t>t</w:t>
      </w:r>
      <w:r w:rsidR="006811B9">
        <w:t xml:space="preserve">he gap </w:t>
      </w:r>
      <w:r w:rsidR="001B73A2">
        <w:t xml:space="preserve">between good and poor reproductive </w:t>
      </w:r>
      <w:r w:rsidR="001B573F">
        <w:t>isoclines)</w:t>
      </w:r>
      <w:r w:rsidR="001B73A2">
        <w:t xml:space="preserve"> </w:t>
      </w:r>
      <w:del w:id="616" w:author="Nathan Dorn" w:date="2024-02-16T11:22:00Z">
        <w:r w:rsidR="001B73A2" w:rsidDel="00364E70">
          <w:delText xml:space="preserve">appears </w:delText>
        </w:r>
      </w:del>
      <w:ins w:id="617" w:author="Nathan Dorn" w:date="2024-02-16T11:22:00Z">
        <w:r w:rsidR="00364E70">
          <w:t>strengthened</w:t>
        </w:r>
      </w:ins>
      <w:del w:id="618" w:author="Nathan Dorn" w:date="2024-02-16T11:22:00Z">
        <w:r w:rsidR="001B73A2" w:rsidDel="00364E70">
          <w:delText xml:space="preserve">to </w:delText>
        </w:r>
        <w:r w:rsidR="00725AEE" w:rsidDel="00364E70">
          <w:delText>strengthen</w:delText>
        </w:r>
        <w:r w:rsidR="001B73A2" w:rsidDel="00364E70">
          <w:delText xml:space="preserve"> at</w:delText>
        </w:r>
      </w:del>
      <w:ins w:id="619" w:author="Nathan Dorn" w:date="2024-02-16T11:22:00Z">
        <w:r w:rsidR="00364E70">
          <w:t>with</w:t>
        </w:r>
      </w:ins>
      <w:r w:rsidR="001B73A2">
        <w:t xml:space="preserve"> higher </w:t>
      </w:r>
      <w:ins w:id="620" w:author="Nathan Dorn" w:date="2024-02-16T11:22:00Z">
        <w:r w:rsidR="00364E70">
          <w:t>growth</w:t>
        </w:r>
      </w:ins>
      <w:del w:id="621" w:author="Nathan Dorn" w:date="2024-02-16T11:22:00Z">
        <w:r w:rsidR="00A61B40" w:rsidDel="00364E70">
          <w:delText>development</w:delText>
        </w:r>
      </w:del>
      <w:r w:rsidR="001B73A2">
        <w:t xml:space="preserve"> and lower survival (Figure 2).</w:t>
      </w:r>
      <w:r w:rsidR="0082576E">
        <w:t xml:space="preserve"> </w:t>
      </w:r>
    </w:p>
    <w:p w14:paraId="2E8F6D84" w14:textId="3FFC83DA" w:rsidR="00B260FD" w:rsidRDefault="007A4531" w:rsidP="00C6515F">
      <w:pPr>
        <w:pStyle w:val="Heading2"/>
      </w:pPr>
      <w:r w:rsidRPr="00524172">
        <w:t xml:space="preserve">Empirical Measures of Survival and </w:t>
      </w:r>
      <w:r w:rsidR="00A61B40">
        <w:t>Development</w:t>
      </w:r>
    </w:p>
    <w:p w14:paraId="3E0E0C9E" w14:textId="08B12946" w:rsidR="00004CAC" w:rsidRDefault="00B260FD" w:rsidP="00C6515F">
      <w:pPr>
        <w:pStyle w:val="NATESTYLE1CommonCollege"/>
        <w:spacing w:after="240"/>
        <w:ind w:firstLine="720"/>
        <w:jc w:val="both"/>
      </w:pPr>
      <w:bookmarkStart w:id="622" w:name="_Hlk98959413"/>
      <w:r w:rsidRPr="00524172">
        <w:t xml:space="preserve">Overall, </w:t>
      </w:r>
      <w:r w:rsidR="005F0E73">
        <w:t>we observed</w:t>
      </w:r>
      <w:r w:rsidR="00C31F41">
        <w:t xml:space="preserve"> a</w:t>
      </w:r>
      <w:r w:rsidRPr="00524172">
        <w:t xml:space="preserve"> total of 759 independent observations </w:t>
      </w:r>
      <w:r w:rsidR="00BE5B65">
        <w:t xml:space="preserve">of </w:t>
      </w:r>
      <w:r w:rsidR="00FA2221">
        <w:t>survival</w:t>
      </w:r>
      <w:r w:rsidR="00BE5B65">
        <w:t xml:space="preserve"> </w:t>
      </w:r>
      <w:r w:rsidRPr="00524172">
        <w:t>across two wetlands and two tethering season</w:t>
      </w:r>
      <w:r w:rsidR="00CF5053">
        <w:t>s in LILA</w:t>
      </w:r>
      <w:r w:rsidRPr="00524172">
        <w:t xml:space="preserve">. After </w:t>
      </w:r>
      <w:r w:rsidR="009807D9">
        <w:t>24 hours</w:t>
      </w:r>
      <w:r w:rsidRPr="00524172">
        <w:t xml:space="preserve">, 654 snails survived, 43 snails were missing, 31 snails </w:t>
      </w:r>
      <w:r w:rsidR="00BD2D12">
        <w:t>were</w:t>
      </w:r>
      <w:r w:rsidRPr="00524172">
        <w:t xml:space="preserve"> empty, 19 snails died on tethers, and 12 snails </w:t>
      </w:r>
      <w:r w:rsidR="00C31F41">
        <w:t>were</w:t>
      </w:r>
      <w:r w:rsidRPr="00524172">
        <w:t xml:space="preserve"> crushed</w:t>
      </w:r>
      <w:r w:rsidR="00A66793">
        <w:t>/peeled</w:t>
      </w:r>
      <w:r w:rsidRPr="00524172">
        <w:t>.</w:t>
      </w:r>
      <w:r w:rsidR="00004CAC">
        <w:t xml:space="preserve"> </w:t>
      </w:r>
      <w:r w:rsidRPr="00524172">
        <w:t>Daily survival across all sizes was 0.862. The daily cumulative survival for smaller juvenile snail size classes (&lt; 1</w:t>
      </w:r>
      <w:r w:rsidR="00D73D02" w:rsidRPr="00524172">
        <w:t>0</w:t>
      </w:r>
      <w:r w:rsidRPr="00524172">
        <w:t xml:space="preserve"> mm) was slightly lower (0.8</w:t>
      </w:r>
      <w:r w:rsidR="00E9210A" w:rsidRPr="00524172">
        <w:t>2</w:t>
      </w:r>
      <w:r w:rsidRPr="00524172">
        <w:t>1) than survival across all sizes (0.862)</w:t>
      </w:r>
      <w:r w:rsidR="00722B31">
        <w:t xml:space="preserve">.  </w:t>
      </w:r>
      <w:r w:rsidRPr="00524172">
        <w:t xml:space="preserve"> </w:t>
      </w:r>
      <w:r w:rsidR="00515CDD" w:rsidRPr="00524172">
        <w:t>Daily survival</w:t>
      </w:r>
      <w:r w:rsidR="008F0D91">
        <w:t xml:space="preserve"> in</w:t>
      </w:r>
      <w:r w:rsidR="00515CDD" w:rsidRPr="00524172">
        <w:t xml:space="preserve"> </w:t>
      </w:r>
      <w:r w:rsidR="00C31F41">
        <w:t xml:space="preserve">predator </w:t>
      </w:r>
      <w:r w:rsidR="00BB666A" w:rsidRPr="00524172">
        <w:t>exclosure</w:t>
      </w:r>
      <w:r w:rsidR="00515CDD" w:rsidRPr="00524172">
        <w:t xml:space="preserve"> cages was high (cumulative mean = 0.997, se = 0.001, n = 49 days)</w:t>
      </w:r>
      <w:r w:rsidR="00FE5EF8">
        <w:t xml:space="preserve">.  </w:t>
      </w:r>
      <w:r w:rsidR="00C31F41">
        <w:t>D</w:t>
      </w:r>
      <w:r w:rsidR="00BB666A" w:rsidRPr="00524172">
        <w:t>aily s</w:t>
      </w:r>
      <w:r w:rsidR="00515CDD" w:rsidRPr="00524172">
        <w:t xml:space="preserve">urvival </w:t>
      </w:r>
      <w:r w:rsidR="00BB666A" w:rsidRPr="00524172">
        <w:t xml:space="preserve">from </w:t>
      </w:r>
      <w:r w:rsidR="00C31F41">
        <w:t xml:space="preserve">predator </w:t>
      </w:r>
      <w:r w:rsidR="00BB666A" w:rsidRPr="00524172">
        <w:t xml:space="preserve">exclosure cages </w:t>
      </w:r>
      <w:r w:rsidR="00515CDD" w:rsidRPr="00524172">
        <w:t xml:space="preserve">in the dry season was </w:t>
      </w:r>
      <w:r w:rsidR="009D24DA">
        <w:t xml:space="preserve">not </w:t>
      </w:r>
      <w:r w:rsidR="0089573E">
        <w:t>different</w:t>
      </w:r>
      <w:r w:rsidR="00515CDD" w:rsidRPr="00524172">
        <w:t xml:space="preserve"> (mean = 0.994, se = 0.002, n = 27 days) than the wet season (mean = 0.999, se = 0.001, n = 22 days</w:t>
      </w:r>
      <w:r w:rsidR="009D24DA">
        <w:t xml:space="preserve">; </w:t>
      </w:r>
      <w:r w:rsidR="00515CDD" w:rsidRPr="00524172">
        <w:t xml:space="preserve">overlapping 95% confidence intervals; Figure </w:t>
      </w:r>
      <w:commentRangeStart w:id="623"/>
      <w:r w:rsidR="00515CDD" w:rsidRPr="00524172">
        <w:t>S</w:t>
      </w:r>
      <w:r w:rsidR="00160C17">
        <w:t>##</w:t>
      </w:r>
      <w:r w:rsidR="00515CDD" w:rsidRPr="00524172">
        <w:t>).</w:t>
      </w:r>
      <w:r w:rsidR="00E9210A" w:rsidRPr="00524172">
        <w:t xml:space="preserve"> </w:t>
      </w:r>
      <w:commentRangeEnd w:id="623"/>
      <w:r w:rsidR="006E4877">
        <w:rPr>
          <w:rStyle w:val="CommentReference"/>
          <w:rFonts w:cstheme="minorBidi"/>
        </w:rPr>
        <w:commentReference w:id="623"/>
      </w:r>
      <w:ins w:id="624" w:author="Nathan Dorn" w:date="2024-02-16T11:27:00Z">
        <w:r w:rsidR="00724C7F">
          <w:t>O</w:t>
        </w:r>
      </w:ins>
      <w:del w:id="625" w:author="Nathan Dorn" w:date="2024-02-16T11:27:00Z">
        <w:r w:rsidR="00E9210A" w:rsidRPr="00524172" w:rsidDel="00724C7F">
          <w:delText>In addition, o</w:delText>
        </w:r>
      </w:del>
      <w:r w:rsidR="00E9210A" w:rsidRPr="00524172">
        <w:t xml:space="preserve">ne of the cages was </w:t>
      </w:r>
      <w:r w:rsidR="00206C57" w:rsidRPr="00524172">
        <w:t>colonized</w:t>
      </w:r>
      <w:r w:rsidR="00E9210A" w:rsidRPr="00524172">
        <w:t xml:space="preserve"> by a single </w:t>
      </w:r>
      <w:r w:rsidR="00862EC4">
        <w:t>giant water bug</w:t>
      </w:r>
      <w:r w:rsidR="00E9210A" w:rsidRPr="00524172">
        <w:t xml:space="preserve"> and </w:t>
      </w:r>
      <w:del w:id="626" w:author="Nathan Dorn" w:date="2024-02-16T11:27:00Z">
        <w:r w:rsidR="00CF2D9C" w:rsidDel="00724C7F">
          <w:delText>snails were</w:delText>
        </w:r>
      </w:del>
      <w:ins w:id="627" w:author="Nathan Dorn" w:date="2024-02-16T11:27:00Z">
        <w:r w:rsidR="00724C7F">
          <w:t>only</w:t>
        </w:r>
      </w:ins>
      <w:r w:rsidR="00CF2D9C">
        <w:t xml:space="preserve"> </w:t>
      </w:r>
      <w:del w:id="628" w:author="Nathan Dorn" w:date="2024-02-16T11:27:00Z">
        <w:r w:rsidR="00CF2D9C" w:rsidDel="00724C7F">
          <w:delText xml:space="preserve">left </w:delText>
        </w:r>
      </w:del>
      <w:r w:rsidR="00CF2D9C">
        <w:t>empty</w:t>
      </w:r>
      <w:r w:rsidR="00E9210A" w:rsidRPr="00524172">
        <w:t xml:space="preserve"> </w:t>
      </w:r>
      <w:ins w:id="629" w:author="Nathan Dorn" w:date="2024-02-16T11:27:00Z">
        <w:r w:rsidR="00724C7F">
          <w:t xml:space="preserve">shells were left </w:t>
        </w:r>
      </w:ins>
      <w:r w:rsidR="00E9210A" w:rsidRPr="00524172">
        <w:t>by the end of the experiment.</w:t>
      </w:r>
    </w:p>
    <w:p w14:paraId="4F734485" w14:textId="5F618FCE" w:rsidR="0008129A" w:rsidRPr="00524172" w:rsidRDefault="00CD46EA" w:rsidP="00C6515F">
      <w:pPr>
        <w:pStyle w:val="NATESTYLE1CommonCollege"/>
        <w:spacing w:after="240"/>
        <w:ind w:firstLine="720"/>
        <w:jc w:val="both"/>
      </w:pPr>
      <w:r>
        <w:t xml:space="preserve">In </w:t>
      </w:r>
      <w:r w:rsidR="00160C17">
        <w:t>WCA3A</w:t>
      </w:r>
      <w:r w:rsidR="00053EE8">
        <w:t xml:space="preserve">, </w:t>
      </w:r>
      <w:r w:rsidR="00FA2221">
        <w:t xml:space="preserve">we </w:t>
      </w:r>
      <w:r w:rsidR="007241E8">
        <w:t>observed</w:t>
      </w:r>
      <w:r w:rsidR="00FA2221">
        <w:t xml:space="preserve"> a total of 276 </w:t>
      </w:r>
      <w:r w:rsidR="007241E8">
        <w:t xml:space="preserve">independent </w:t>
      </w:r>
      <w:r w:rsidR="00FA2221">
        <w:t>observations of survival across the two sites and season.</w:t>
      </w:r>
      <w:r w:rsidR="00E76F3A">
        <w:t xml:space="preserve">  </w:t>
      </w:r>
      <w:r w:rsidR="00E76F3A" w:rsidRPr="00524172">
        <w:t xml:space="preserve">After </w:t>
      </w:r>
      <w:r w:rsidR="00E76F3A">
        <w:t>24 hours</w:t>
      </w:r>
      <w:r w:rsidR="00E76F3A" w:rsidRPr="00524172">
        <w:t xml:space="preserve">, </w:t>
      </w:r>
      <w:r w:rsidR="005A3BCB">
        <w:t>240</w:t>
      </w:r>
      <w:r w:rsidR="00E76F3A" w:rsidRPr="00524172">
        <w:t xml:space="preserve"> snails survived, </w:t>
      </w:r>
      <w:r w:rsidR="005A3BCB">
        <w:t>21</w:t>
      </w:r>
      <w:r w:rsidR="00E76F3A" w:rsidRPr="00524172">
        <w:t xml:space="preserve"> snails were </w:t>
      </w:r>
      <w:r w:rsidR="005A3BCB">
        <w:t>left emp</w:t>
      </w:r>
      <w:r w:rsidR="00DD47EE">
        <w:t>t</w:t>
      </w:r>
      <w:r w:rsidR="005A3BCB">
        <w:t>y</w:t>
      </w:r>
      <w:r w:rsidR="00E76F3A" w:rsidRPr="00524172">
        <w:t>,</w:t>
      </w:r>
      <w:r w:rsidR="00DD47EE">
        <w:t xml:space="preserve"> 3 snails had been c</w:t>
      </w:r>
      <w:r w:rsidR="00DB2BFD">
        <w:t>r</w:t>
      </w:r>
      <w:r w:rsidR="00DD47EE">
        <w:t>ushed/peeled</w:t>
      </w:r>
      <w:r w:rsidR="008A447E">
        <w:t>, 3 snails died on tethers, and 2 were missing.</w:t>
      </w:r>
      <w:r w:rsidR="00E76F3A" w:rsidRPr="00524172">
        <w:t xml:space="preserve"> </w:t>
      </w:r>
      <w:r w:rsidR="00B12FC5">
        <w:t xml:space="preserve"> </w:t>
      </w:r>
      <w:r w:rsidR="008D2612">
        <w:t>Only small snails were tethered, and d</w:t>
      </w:r>
      <w:r w:rsidR="00D152CF">
        <w:t>ail</w:t>
      </w:r>
      <w:r w:rsidR="00B12FC5">
        <w:t>y</w:t>
      </w:r>
      <w:r w:rsidR="00D152CF">
        <w:t xml:space="preserve"> survival for these small sizes was </w:t>
      </w:r>
      <w:r w:rsidR="00D70BB2">
        <w:t xml:space="preserve">higher (0.892) </w:t>
      </w:r>
      <w:r w:rsidR="00D152CF">
        <w:t xml:space="preserve">than </w:t>
      </w:r>
      <w:r w:rsidR="00B12FC5">
        <w:t>those in LILA</w:t>
      </w:r>
      <w:r w:rsidR="00D70BB2">
        <w:t xml:space="preserve"> (0.</w:t>
      </w:r>
      <w:r w:rsidR="001D412C">
        <w:t>821).</w:t>
      </w:r>
    </w:p>
    <w:p w14:paraId="05297E78" w14:textId="785D513C" w:rsidR="00004CAC" w:rsidRDefault="00B260FD" w:rsidP="00524172">
      <w:pPr>
        <w:pStyle w:val="NATESTYLE1CommonCollege"/>
        <w:spacing w:after="240"/>
        <w:jc w:val="both"/>
      </w:pPr>
      <w:r w:rsidRPr="00524172">
        <w:tab/>
      </w:r>
      <w:r w:rsidR="001B22E6">
        <w:t>T</w:t>
      </w:r>
      <w:r w:rsidR="009C4422">
        <w:t>he size-dependency</w:t>
      </w:r>
      <w:r w:rsidR="001B22E6">
        <w:t xml:space="preserve"> of </w:t>
      </w:r>
      <w:del w:id="630" w:author="Nathan Dorn" w:date="2024-02-16T11:30:00Z">
        <w:r w:rsidR="001B22E6" w:rsidDel="009E0B50">
          <w:delText xml:space="preserve">snail </w:delText>
        </w:r>
      </w:del>
      <w:ins w:id="631" w:author="Nathan Dorn" w:date="2024-02-16T11:30:00Z">
        <w:r w:rsidR="009E0B50">
          <w:t>FAS</w:t>
        </w:r>
        <w:r w:rsidR="009E0B50">
          <w:t xml:space="preserve"> </w:t>
        </w:r>
      </w:ins>
      <w:r w:rsidR="001B22E6">
        <w:t>survival</w:t>
      </w:r>
      <w:r w:rsidR="009C4422">
        <w:t xml:space="preserve"> changed with </w:t>
      </w:r>
      <w:commentRangeStart w:id="632"/>
      <w:r w:rsidR="009C4422">
        <w:t xml:space="preserve">seasons. </w:t>
      </w:r>
      <w:del w:id="633" w:author="Nathan Dorn" w:date="2024-02-16T11:28:00Z">
        <w:r w:rsidR="009C4422" w:rsidDel="006E4877">
          <w:delText xml:space="preserve"> </w:delText>
        </w:r>
      </w:del>
      <w:r w:rsidR="009C4422">
        <w:t>T</w:t>
      </w:r>
      <w:r w:rsidRPr="00524172">
        <w:t xml:space="preserve">he </w:t>
      </w:r>
      <w:commentRangeEnd w:id="632"/>
      <w:r w:rsidR="006E4877">
        <w:rPr>
          <w:rStyle w:val="CommentReference"/>
          <w:rFonts w:cstheme="minorBidi"/>
        </w:rPr>
        <w:commentReference w:id="632"/>
      </w:r>
      <w:r w:rsidRPr="00524172">
        <w:t xml:space="preserve">top four models (cumulative weight = 0.95) for predicting daily survival probability included </w:t>
      </w:r>
      <w:r w:rsidR="00837676">
        <w:t>SL</w:t>
      </w:r>
      <w:r w:rsidRPr="00524172">
        <w:t xml:space="preserve">, Season, and the </w:t>
      </w:r>
      <w:r w:rsidRPr="00524172">
        <w:lastRenderedPageBreak/>
        <w:t xml:space="preserve">interaction between Length and Season (Table 1). The top model did not include any additional variables, but the next three best models (ΔAICc </w:t>
      </w:r>
      <w:r w:rsidR="00B94E74">
        <w:t>≤</w:t>
      </w:r>
      <w:r w:rsidRPr="00524172">
        <w:t xml:space="preserve"> </w:t>
      </w:r>
      <w:r w:rsidR="00B94E74">
        <w:t>2.74</w:t>
      </w:r>
      <w:del w:id="634" w:author="Nathan Dorn" w:date="2024-02-16T11:29:00Z">
        <w:r w:rsidR="00B94E74" w:rsidDel="006E4877">
          <w:delText>4</w:delText>
        </w:r>
      </w:del>
      <w:r w:rsidRPr="00524172">
        <w:t xml:space="preserve">) included </w:t>
      </w:r>
      <w:r w:rsidR="00A045A2">
        <w:t>combinations of spatial factors</w:t>
      </w:r>
      <w:r w:rsidRPr="00524172">
        <w:t>.</w:t>
      </w:r>
      <w:r w:rsidR="00004CAC">
        <w:t xml:space="preserve"> </w:t>
      </w:r>
      <w:r w:rsidR="00E131E9">
        <w:t>The</w:t>
      </w:r>
      <w:r w:rsidRPr="00524172">
        <w:t xml:space="preserve"> parameter values </w:t>
      </w:r>
      <w:r w:rsidR="00E131E9">
        <w:t>for the spatial factors appeared to</w:t>
      </w:r>
      <w:r w:rsidRPr="00524172">
        <w:t xml:space="preserve"> provide little additional predictive capacity (</w:t>
      </w:r>
      <w:r w:rsidR="000B6982">
        <w:t xml:space="preserve">parameter </w:t>
      </w:r>
      <w:r w:rsidRPr="00524172">
        <w:rPr>
          <w:i/>
          <w:iCs/>
        </w:rPr>
        <w:t>p</w:t>
      </w:r>
      <w:r w:rsidR="000B6982">
        <w:rPr>
          <w:i/>
          <w:iCs/>
        </w:rPr>
        <w:t>-values</w:t>
      </w:r>
      <w:r w:rsidRPr="00524172">
        <w:t xml:space="preserve"> </w:t>
      </w:r>
      <w:r w:rsidR="00FF701B">
        <w:t>≥</w:t>
      </w:r>
      <w:r w:rsidRPr="00524172">
        <w:t xml:space="preserve"> 0.</w:t>
      </w:r>
      <w:r w:rsidR="00CF6311">
        <w:t>276</w:t>
      </w:r>
      <w:r w:rsidRPr="00524172">
        <w:t>)</w:t>
      </w:r>
      <w:r w:rsidR="00E131E9">
        <w:t xml:space="preserve"> to survival</w:t>
      </w:r>
      <w:r w:rsidR="007A3B39">
        <w:t>,</w:t>
      </w:r>
      <w:r w:rsidRPr="00524172">
        <w:t xml:space="preserve"> </w:t>
      </w:r>
      <w:r w:rsidR="007A3B39">
        <w:t>s</w:t>
      </w:r>
      <w:r w:rsidR="00C160A3">
        <w:t xml:space="preserve">o </w:t>
      </w:r>
      <w:r w:rsidRPr="00524172">
        <w:t xml:space="preserve">we </w:t>
      </w:r>
      <w:r w:rsidR="00C160A3">
        <w:t xml:space="preserve">restricted interpretation to the </w:t>
      </w:r>
      <w:r w:rsidR="000B6982">
        <w:t xml:space="preserve">size and season </w:t>
      </w:r>
      <w:r w:rsidRPr="00524172">
        <w:t xml:space="preserve">parameters (Figure </w:t>
      </w:r>
      <w:r w:rsidR="003146AD">
        <w:t>3</w:t>
      </w:r>
      <w:r w:rsidRPr="00524172">
        <w:t xml:space="preserve">). During the dry season, </w:t>
      </w:r>
      <w:del w:id="635" w:author="Nathan Dorn" w:date="2024-02-16T11:30:00Z">
        <w:r w:rsidRPr="00524172" w:rsidDel="009E0B50">
          <w:delText>apple snail</w:delText>
        </w:r>
      </w:del>
      <w:ins w:id="636" w:author="Nathan Dorn" w:date="2024-02-16T11:30:00Z">
        <w:r w:rsidR="009E0B50">
          <w:t>FAS</w:t>
        </w:r>
      </w:ins>
      <w:r w:rsidRPr="00524172">
        <w:t xml:space="preserve"> daily survival probability increased with size (z = 2.667: </w:t>
      </w:r>
      <w:r w:rsidRPr="00524172">
        <w:rPr>
          <w:i/>
          <w:iCs/>
        </w:rPr>
        <w:t>p</w:t>
      </w:r>
      <w:r w:rsidRPr="00524172">
        <w:t xml:space="preserve"> = 0.008; Figure </w:t>
      </w:r>
      <w:r w:rsidR="007C505C">
        <w:t>3</w:t>
      </w:r>
      <w:r w:rsidRPr="00524172">
        <w:t xml:space="preserve">), but in the wet season, </w:t>
      </w:r>
      <w:del w:id="637" w:author="Nathan Dorn" w:date="2024-02-16T11:30:00Z">
        <w:r w:rsidRPr="00524172" w:rsidDel="009E0B50">
          <w:delText xml:space="preserve">apple snail </w:delText>
        </w:r>
      </w:del>
      <w:r w:rsidRPr="00524172">
        <w:t xml:space="preserve">daily survival probability </w:t>
      </w:r>
      <w:del w:id="638" w:author="Nathan Dorn" w:date="2024-02-16T11:30:00Z">
        <w:r w:rsidRPr="00524172" w:rsidDel="009E0B50">
          <w:delText>did not vary with size</w:delText>
        </w:r>
      </w:del>
      <w:ins w:id="639" w:author="Nathan Dorn" w:date="2024-02-16T11:30:00Z">
        <w:r w:rsidR="009E0B50">
          <w:t>was size independent</w:t>
        </w:r>
      </w:ins>
      <w:r w:rsidRPr="00524172">
        <w:t xml:space="preserve"> (z = -0.902: </w:t>
      </w:r>
      <w:r w:rsidRPr="00524172">
        <w:rPr>
          <w:i/>
          <w:iCs/>
        </w:rPr>
        <w:t>p</w:t>
      </w:r>
      <w:r w:rsidRPr="00524172">
        <w:t xml:space="preserve"> = 0.367; Figure </w:t>
      </w:r>
      <w:r w:rsidR="003146AD">
        <w:t>3</w:t>
      </w:r>
      <w:r w:rsidRPr="00524172">
        <w:t>).</w:t>
      </w:r>
      <w:r w:rsidR="00004CAC">
        <w:t xml:space="preserve"> </w:t>
      </w:r>
      <w:r w:rsidR="00F25FBA">
        <w:t>Small juvenile snails (</w:t>
      </w:r>
      <w:r w:rsidRPr="00524172">
        <w:t>&lt; 1</w:t>
      </w:r>
      <w:r w:rsidR="009B13CC" w:rsidRPr="00524172">
        <w:t>0</w:t>
      </w:r>
      <w:r w:rsidRPr="00524172">
        <w:t xml:space="preserve"> mm SL</w:t>
      </w:r>
      <w:r w:rsidR="00F25FBA">
        <w:t>) survived better in the wet season than the dry season</w:t>
      </w:r>
      <w:r w:rsidRPr="00524172">
        <w:t xml:space="preserve"> </w:t>
      </w:r>
      <w:commentRangeStart w:id="640"/>
      <w:r w:rsidRPr="00524172">
        <w:t>(Figure</w:t>
      </w:r>
      <w:r w:rsidR="003146AD">
        <w:t xml:space="preserve"> 3B</w:t>
      </w:r>
      <w:r w:rsidRPr="00524172">
        <w:t>).</w:t>
      </w:r>
      <w:r w:rsidR="006F43FD">
        <w:t xml:space="preserve">  </w:t>
      </w:r>
      <w:commentRangeEnd w:id="640"/>
      <w:r w:rsidR="009E0B50">
        <w:rPr>
          <w:rStyle w:val="CommentReference"/>
          <w:rFonts w:cstheme="minorBidi"/>
        </w:rPr>
        <w:commentReference w:id="640"/>
      </w:r>
    </w:p>
    <w:p w14:paraId="0A1A878F" w14:textId="77777777" w:rsidR="002D08DD" w:rsidRDefault="00B260FD" w:rsidP="00524172">
      <w:pPr>
        <w:pStyle w:val="NATESTYLE1CommonCollege"/>
        <w:spacing w:after="240"/>
        <w:jc w:val="both"/>
        <w:rPr>
          <w:ins w:id="641" w:author="Nathan Dorn" w:date="2024-02-16T11:31:00Z"/>
        </w:rPr>
      </w:pPr>
      <w:r w:rsidRPr="00524172">
        <w:tab/>
      </w:r>
      <w:del w:id="642" w:author="Nathan Dorn" w:date="2024-02-16T11:31:00Z">
        <w:r w:rsidR="001C62E3" w:rsidRPr="002D08DD" w:rsidDel="009E0B50">
          <w:rPr>
            <w:i/>
            <w:iCs/>
            <w:rPrChange w:id="643" w:author="Nathan Dorn" w:date="2024-02-16T11:31:00Z">
              <w:rPr/>
            </w:rPrChange>
          </w:rPr>
          <w:delText xml:space="preserve">Exploring </w:delText>
        </w:r>
      </w:del>
      <w:ins w:id="644" w:author="Nathan Dorn" w:date="2024-02-16T11:31:00Z">
        <w:r w:rsidR="002D08DD" w:rsidRPr="002D08DD">
          <w:rPr>
            <w:i/>
            <w:iCs/>
            <w:rPrChange w:id="645" w:author="Nathan Dorn" w:date="2024-02-16T11:31:00Z">
              <w:rPr/>
            </w:rPrChange>
          </w:rPr>
          <w:t>Predator identity</w:t>
        </w:r>
        <w:r w:rsidR="002D08DD">
          <w:t xml:space="preserve"> </w:t>
        </w:r>
      </w:ins>
    </w:p>
    <w:p w14:paraId="3ED93490" w14:textId="7028CD99" w:rsidR="002D08DD" w:rsidRDefault="002D08DD" w:rsidP="00524172">
      <w:pPr>
        <w:pStyle w:val="NATESTYLE1CommonCollege"/>
        <w:spacing w:after="240"/>
        <w:jc w:val="both"/>
        <w:rPr>
          <w:ins w:id="646" w:author="Nathan Dorn" w:date="2024-02-16T11:31:00Z"/>
        </w:rPr>
      </w:pPr>
      <w:commentRangeStart w:id="647"/>
      <w:ins w:id="648" w:author="Nathan Dorn" w:date="2024-02-16T11:31:00Z">
        <w:r>
          <w:t>lab observations of artefacts</w:t>
        </w:r>
      </w:ins>
      <w:commentRangeEnd w:id="647"/>
      <w:ins w:id="649" w:author="Nathan Dorn" w:date="2024-02-16T11:32:00Z">
        <w:r w:rsidR="006B4683">
          <w:rPr>
            <w:rStyle w:val="CommentReference"/>
            <w:rFonts w:cstheme="minorBidi"/>
          </w:rPr>
          <w:commentReference w:id="647"/>
        </w:r>
      </w:ins>
    </w:p>
    <w:p w14:paraId="18E0B206" w14:textId="61697F2B" w:rsidR="00004CAC" w:rsidRPr="00524172" w:rsidRDefault="009E0B50" w:rsidP="00524172">
      <w:pPr>
        <w:pStyle w:val="NATESTYLE1CommonCollege"/>
        <w:spacing w:after="240"/>
        <w:jc w:val="both"/>
      </w:pPr>
      <w:ins w:id="650" w:author="Nathan Dorn" w:date="2024-02-16T11:31:00Z">
        <w:r>
          <w:t>T</w:t>
        </w:r>
      </w:ins>
      <w:del w:id="651" w:author="Nathan Dorn" w:date="2024-02-16T11:31:00Z">
        <w:r w:rsidR="00FD75B8" w:rsidDel="009E0B50">
          <w:delText>t</w:delText>
        </w:r>
      </w:del>
      <w:r w:rsidR="00B260FD" w:rsidRPr="00524172">
        <w:t xml:space="preserve">he </w:t>
      </w:r>
      <w:commentRangeStart w:id="652"/>
      <w:r w:rsidR="00B260FD" w:rsidRPr="00524172">
        <w:t>mortality art</w:t>
      </w:r>
      <w:ins w:id="653" w:author="Nathan Dorn" w:date="2024-02-16T11:32:00Z">
        <w:r w:rsidR="00D537D0">
          <w:t>e</w:t>
        </w:r>
      </w:ins>
      <w:del w:id="654" w:author="Nathan Dorn" w:date="2024-02-16T11:32:00Z">
        <w:r w:rsidR="00B260FD" w:rsidRPr="00524172" w:rsidDel="00D537D0">
          <w:delText>i</w:delText>
        </w:r>
      </w:del>
      <w:r w:rsidR="00B260FD" w:rsidRPr="00524172">
        <w:t>facts</w:t>
      </w:r>
      <w:r w:rsidR="00FD75B8">
        <w:t xml:space="preserve"> of </w:t>
      </w:r>
      <w:commentRangeEnd w:id="652"/>
      <w:r w:rsidR="006B4683">
        <w:rPr>
          <w:rStyle w:val="CommentReference"/>
          <w:rFonts w:cstheme="minorBidi"/>
        </w:rPr>
        <w:commentReference w:id="652"/>
      </w:r>
      <w:r w:rsidR="00FD75B8">
        <w:t>juvenile snails</w:t>
      </w:r>
      <w:r w:rsidR="00E53E73">
        <w:t xml:space="preserve"> from LILA</w:t>
      </w:r>
      <w:ins w:id="655" w:author="Nathan Dorn" w:date="2024-02-16T11:31:00Z">
        <w:r w:rsidR="002D08DD">
          <w:t xml:space="preserve"> wetlands</w:t>
        </w:r>
      </w:ins>
      <w:r w:rsidR="00B260FD" w:rsidRPr="00524172">
        <w:t xml:space="preserve"> (i.e., shell conditions) indicated that</w:t>
      </w:r>
      <w:r w:rsidR="00AA3CFC">
        <w:t xml:space="preserve"> t</w:t>
      </w:r>
      <w:r w:rsidR="004472A5" w:rsidRPr="00524172">
        <w:t>here</w:t>
      </w:r>
      <w:r w:rsidR="00B260FD" w:rsidRPr="00524172">
        <w:t xml:space="preserve"> were more</w:t>
      </w:r>
      <w:r w:rsidR="00675FE3">
        <w:t xml:space="preserve"> than</w:t>
      </w:r>
      <w:r w:rsidR="00B260FD" w:rsidRPr="00524172">
        <w:t xml:space="preserve"> </w:t>
      </w:r>
      <w:r w:rsidR="009B13CC" w:rsidRPr="00524172">
        <w:t>4</w:t>
      </w:r>
      <w:del w:id="656" w:author="Nathan Dorn" w:date="2024-02-16T11:33:00Z">
        <w:r w:rsidR="009B13CC" w:rsidRPr="00524172" w:rsidDel="006B4683">
          <w:delText>.0</w:delText>
        </w:r>
      </w:del>
      <w:r w:rsidR="009B13CC" w:rsidRPr="00524172">
        <w:t xml:space="preserve"> times as many </w:t>
      </w:r>
      <w:r w:rsidR="00717392">
        <w:t xml:space="preserve">juvenile </w:t>
      </w:r>
      <w:r w:rsidR="009B13CC" w:rsidRPr="00524172">
        <w:t>predation events in</w:t>
      </w:r>
      <w:r w:rsidR="00B260FD" w:rsidRPr="00524172">
        <w:t xml:space="preserve"> the dry season than the wet season (Figure </w:t>
      </w:r>
      <w:r w:rsidR="00BD036C">
        <w:t>4</w:t>
      </w:r>
      <w:r w:rsidR="00B260FD" w:rsidRPr="00524172">
        <w:t>A</w:t>
      </w:r>
      <w:r w:rsidR="009B13CC" w:rsidRPr="00524172">
        <w:t>; Table S3.1</w:t>
      </w:r>
      <w:r w:rsidR="00B260FD" w:rsidRPr="00524172">
        <w:t>)</w:t>
      </w:r>
      <w:r w:rsidR="001B1D22">
        <w:t>.</w:t>
      </w:r>
      <w:r w:rsidR="00A65A33">
        <w:t xml:space="preserve"> Giant Water Bugs</w:t>
      </w:r>
      <w:r w:rsidR="00A400B4">
        <w:t>, Crayfish, and Greater Sirens</w:t>
      </w:r>
      <w:r w:rsidR="00A65A33">
        <w:t xml:space="preserve"> </w:t>
      </w:r>
      <w:commentRangeStart w:id="657"/>
      <w:r w:rsidR="00A65A33">
        <w:t>were 3.4</w:t>
      </w:r>
      <w:ins w:id="658" w:author="Nathan Dorn" w:date="2024-02-16T11:33:00Z">
        <w:r w:rsidR="004B69BE">
          <w:t>X</w:t>
        </w:r>
      </w:ins>
      <w:r w:rsidR="00A65A33">
        <w:t xml:space="preserve"> </w:t>
      </w:r>
      <w:r w:rsidR="00A400B4">
        <w:t>,</w:t>
      </w:r>
      <w:r w:rsidR="00A65A33">
        <w:t xml:space="preserve"> </w:t>
      </w:r>
      <w:r w:rsidR="00A400B4">
        <w:t>4.8</w:t>
      </w:r>
      <w:ins w:id="659" w:author="Nathan Dorn" w:date="2024-02-16T11:33:00Z">
        <w:r w:rsidR="004B69BE">
          <w:t>X</w:t>
        </w:r>
      </w:ins>
      <w:r w:rsidR="00A400B4">
        <w:t>, and 24 times</w:t>
      </w:r>
      <w:ins w:id="660" w:author="Nathan Dorn" w:date="2024-02-16T11:33:00Z">
        <w:r w:rsidR="004B69BE">
          <w:t xml:space="preserve"> percent</w:t>
        </w:r>
      </w:ins>
      <w:r w:rsidR="00A65A33">
        <w:t xml:space="preserve"> </w:t>
      </w:r>
      <w:commentRangeEnd w:id="657"/>
      <w:r w:rsidR="000D43DF">
        <w:rPr>
          <w:rStyle w:val="CommentReference"/>
          <w:rFonts w:cstheme="minorBidi"/>
        </w:rPr>
        <w:commentReference w:id="657"/>
      </w:r>
      <w:r w:rsidR="00A65A33">
        <w:t>less abundant in the wet sea</w:t>
      </w:r>
      <w:r w:rsidR="00A400B4">
        <w:t>son</w:t>
      </w:r>
      <w:ins w:id="661" w:author="Nathan Dorn" w:date="2024-02-16T11:33:00Z">
        <w:r w:rsidR="00DE0425">
          <w:t xml:space="preserve"> </w:t>
        </w:r>
      </w:ins>
      <w:ins w:id="662" w:author="Nathan Dorn" w:date="2024-02-16T11:34:00Z">
        <w:r w:rsidR="00DE0425">
          <w:t>sampling</w:t>
        </w:r>
      </w:ins>
      <w:r w:rsidR="00A400B4">
        <w:t xml:space="preserve"> than the dry season, respectively </w:t>
      </w:r>
      <w:r w:rsidR="00862ED3" w:rsidRPr="00524172">
        <w:t xml:space="preserve">(Figure </w:t>
      </w:r>
      <w:r w:rsidR="00BD036C">
        <w:t>4</w:t>
      </w:r>
      <w:r w:rsidR="00862ED3" w:rsidRPr="00524172">
        <w:t>; Table S3.1)</w:t>
      </w:r>
      <w:r w:rsidR="007A4531" w:rsidRPr="00524172">
        <w:t>.</w:t>
      </w:r>
      <w:r w:rsidR="00A400B4">
        <w:t xml:space="preserve">  </w:t>
      </w:r>
      <w:r w:rsidR="00BB066D">
        <w:t>Except for Giant Water Bu</w:t>
      </w:r>
      <w:r w:rsidR="00E4456A">
        <w:t>g</w:t>
      </w:r>
      <w:r w:rsidR="00BB066D">
        <w:t>s, p</w:t>
      </w:r>
      <w:r w:rsidR="00A400B4">
        <w:t>er-capita</w:t>
      </w:r>
      <w:r w:rsidR="00004CAC">
        <w:t xml:space="preserve"> </w:t>
      </w:r>
      <w:r w:rsidR="00A400B4">
        <w:t>predation</w:t>
      </w:r>
      <w:ins w:id="663" w:author="Nathan Dorn" w:date="2024-02-16T11:34:00Z">
        <w:r w:rsidR="00DE0425">
          <w:t xml:space="preserve"> (artefacts/abundance)</w:t>
        </w:r>
      </w:ins>
      <w:r w:rsidR="00BB066D">
        <w:t xml:space="preserve"> increased in the warmer wet season. Although, </w:t>
      </w:r>
      <w:r w:rsidR="005A69E9">
        <w:t xml:space="preserve">predator </w:t>
      </w:r>
      <w:r w:rsidR="00BB066D">
        <w:t>abundance and per-capita predation rates were not explored in the WCA</w:t>
      </w:r>
      <w:ins w:id="664" w:author="Nathan Dorn" w:date="2024-02-16T11:34:00Z">
        <w:r w:rsidR="00DE0425">
          <w:t xml:space="preserve"> site</w:t>
        </w:r>
      </w:ins>
      <w:r w:rsidR="00BB066D">
        <w:t xml:space="preserve">s, </w:t>
      </w:r>
      <w:r w:rsidR="00B712D6">
        <w:t>the season</w:t>
      </w:r>
      <w:r w:rsidR="00297CCE">
        <w:t xml:space="preserve">al </w:t>
      </w:r>
      <w:r w:rsidR="00E4456A">
        <w:t>change</w:t>
      </w:r>
      <w:r w:rsidR="005A69E9">
        <w:t xml:space="preserve"> in art</w:t>
      </w:r>
      <w:ins w:id="665" w:author="Nathan Dorn" w:date="2024-02-16T11:34:00Z">
        <w:r w:rsidR="00DE0425">
          <w:t>e</w:t>
        </w:r>
      </w:ins>
      <w:del w:id="666" w:author="Nathan Dorn" w:date="2024-02-16T11:34:00Z">
        <w:r w:rsidR="005A69E9" w:rsidDel="00DE0425">
          <w:delText>i</w:delText>
        </w:r>
      </w:del>
      <w:r w:rsidR="005A69E9">
        <w:t>fact</w:t>
      </w:r>
      <w:r w:rsidR="00B712D6">
        <w:t xml:space="preserve"> counts in the WCAs were consistent with those found in LILA</w:t>
      </w:r>
      <w:r w:rsidR="00E60767">
        <w:t xml:space="preserve">, except </w:t>
      </w:r>
      <w:ins w:id="667" w:author="Nathan Dorn" w:date="2024-02-16T11:35:00Z">
        <w:r w:rsidR="00DE0425">
          <w:t xml:space="preserve">that most predation </w:t>
        </w:r>
        <w:r w:rsidR="00F030D1">
          <w:t xml:space="preserve">(X%) </w:t>
        </w:r>
        <w:r w:rsidR="00DE0425">
          <w:t xml:space="preserve">was by </w:t>
        </w:r>
        <w:r w:rsidR="00F030D1">
          <w:t xml:space="preserve">water bugs and </w:t>
        </w:r>
      </w:ins>
      <w:del w:id="668" w:author="Nathan Dorn" w:date="2024-02-16T11:35:00Z">
        <w:r w:rsidR="00E60767" w:rsidDel="00F030D1">
          <w:delText xml:space="preserve">for </w:delText>
        </w:r>
      </w:del>
      <w:ins w:id="669" w:author="Nathan Dorn" w:date="2024-02-16T11:34:00Z">
        <w:r w:rsidR="00DE0425">
          <w:t>vertebrate predation (</w:t>
        </w:r>
      </w:ins>
      <w:r w:rsidR="00E60767">
        <w:t>missing</w:t>
      </w:r>
      <w:r w:rsidR="00656503">
        <w:t xml:space="preserve"> art</w:t>
      </w:r>
      <w:ins w:id="670" w:author="Nathan Dorn" w:date="2024-02-16T11:34:00Z">
        <w:r w:rsidR="00DE0425">
          <w:t>e</w:t>
        </w:r>
      </w:ins>
      <w:del w:id="671" w:author="Nathan Dorn" w:date="2024-02-16T11:34:00Z">
        <w:r w:rsidR="00656503" w:rsidDel="00DE0425">
          <w:delText>i</w:delText>
        </w:r>
      </w:del>
      <w:r w:rsidR="00656503">
        <w:t>facts</w:t>
      </w:r>
      <w:ins w:id="672" w:author="Nathan Dorn" w:date="2024-02-16T11:34:00Z">
        <w:r w:rsidR="00DE0425">
          <w:t>)</w:t>
        </w:r>
      </w:ins>
      <w:r w:rsidR="00656503">
        <w:t xml:space="preserve"> </w:t>
      </w:r>
      <w:del w:id="673" w:author="Nathan Dorn" w:date="2024-02-16T11:35:00Z">
        <w:r w:rsidR="00656503" w:rsidDel="00F030D1">
          <w:delText xml:space="preserve">which </w:delText>
        </w:r>
      </w:del>
      <w:ins w:id="674" w:author="Nathan Dorn" w:date="2024-02-16T11:35:00Z">
        <w:r w:rsidR="00F030D1">
          <w:t>w</w:t>
        </w:r>
        <w:r w:rsidR="00F030D1">
          <w:t>as</w:t>
        </w:r>
        <w:r w:rsidR="00F030D1">
          <w:t xml:space="preserve"> </w:t>
        </w:r>
      </w:ins>
      <w:r w:rsidR="00656503">
        <w:t xml:space="preserve">were </w:t>
      </w:r>
      <w:ins w:id="675" w:author="Nathan Dorn" w:date="2024-02-16T11:35:00Z">
        <w:r w:rsidR="00DE0425">
          <w:t xml:space="preserve">essentially </w:t>
        </w:r>
      </w:ins>
      <w:del w:id="676" w:author="Nathan Dorn" w:date="2024-02-16T11:35:00Z">
        <w:r w:rsidR="00656503" w:rsidDel="00DE0425">
          <w:delText xml:space="preserve">largely </w:delText>
        </w:r>
      </w:del>
      <w:r w:rsidR="002654FC">
        <w:t>absent.</w:t>
      </w:r>
    </w:p>
    <w:bookmarkEnd w:id="622"/>
    <w:p w14:paraId="7B95B5AB" w14:textId="2C70B1A1" w:rsidR="00004CAC" w:rsidRPr="00C6515F" w:rsidRDefault="00B260FD" w:rsidP="00C6515F">
      <w:pPr>
        <w:pStyle w:val="Heading2"/>
      </w:pPr>
      <w:r w:rsidRPr="00524172">
        <w:lastRenderedPageBreak/>
        <w:t>Seasonal Population</w:t>
      </w:r>
      <w:r w:rsidR="003244F7">
        <w:t>-</w:t>
      </w:r>
      <w:r w:rsidRPr="00524172">
        <w:t>Level Effects</w:t>
      </w:r>
    </w:p>
    <w:p w14:paraId="2F53949F" w14:textId="7706D196" w:rsidR="00004CAC" w:rsidRPr="00524172" w:rsidRDefault="00B260FD" w:rsidP="00524172">
      <w:pPr>
        <w:pStyle w:val="NATESTYLE1CommonCollege"/>
        <w:spacing w:after="240"/>
        <w:jc w:val="both"/>
      </w:pPr>
      <w:bookmarkStart w:id="677" w:name="_Hlk98959510"/>
      <w:r w:rsidRPr="00524172">
        <w:tab/>
      </w:r>
      <w:r w:rsidR="006D7996">
        <w:t xml:space="preserve">There was </w:t>
      </w:r>
      <w:r w:rsidR="00712733">
        <w:t>variation</w:t>
      </w:r>
      <w:r w:rsidR="0044495A">
        <w:t xml:space="preserve"> in</w:t>
      </w:r>
      <w:r w:rsidR="006D7996">
        <w:t xml:space="preserve"> the measured survival and </w:t>
      </w:r>
      <w:r w:rsidR="00A61B40">
        <w:t>development</w:t>
      </w:r>
      <w:r w:rsidR="006D7996">
        <w:t xml:space="preserve"> </w:t>
      </w:r>
      <w:r w:rsidR="00D30F67">
        <w:t>parameters across sites, seasons</w:t>
      </w:r>
      <w:del w:id="678" w:author="Nathan Dorn" w:date="2024-02-16T11:35:00Z">
        <w:r w:rsidR="00D30F67" w:rsidDel="00F030D1">
          <w:delText>, and with or without natural predator regimes</w:delText>
        </w:r>
      </w:del>
      <w:r w:rsidR="0044495A">
        <w:t xml:space="preserve"> (Figure </w:t>
      </w:r>
      <w:r w:rsidR="00120926">
        <w:t>5</w:t>
      </w:r>
      <w:r w:rsidR="0044495A">
        <w:t>)</w:t>
      </w:r>
      <w:r w:rsidR="00D30F67">
        <w:t>.</w:t>
      </w:r>
      <w:r w:rsidR="00120926">
        <w:t xml:space="preserve">  </w:t>
      </w:r>
      <w:del w:id="679" w:author="Nathan Dorn" w:date="2024-02-16T11:36:00Z">
        <w:r w:rsidR="00A61B40" w:rsidDel="00F030D1">
          <w:delText xml:space="preserve">Development </w:delText>
        </w:r>
      </w:del>
      <w:ins w:id="680" w:author="Nathan Dorn" w:date="2024-02-16T11:36:00Z">
        <w:r w:rsidR="00F030D1">
          <w:t>Growth</w:t>
        </w:r>
        <w:r w:rsidR="00F030D1">
          <w:t xml:space="preserve"> </w:t>
        </w:r>
      </w:ins>
      <w:r w:rsidR="00A61B40">
        <w:t>was</w:t>
      </w:r>
      <w:r w:rsidR="00120926">
        <w:t xml:space="preserve"> </w:t>
      </w:r>
      <w:del w:id="681" w:author="Nathan Dorn" w:date="2024-02-16T11:37:00Z">
        <w:r w:rsidR="00120926" w:rsidDel="00FC7111">
          <w:delText xml:space="preserve">generally </w:delText>
        </w:r>
      </w:del>
      <w:r w:rsidR="00120926">
        <w:t xml:space="preserve">higher in the warmer wet season than the dry season (Figure 5, </w:t>
      </w:r>
      <w:r w:rsidR="00393A4A">
        <w:t>Figure S1</w:t>
      </w:r>
      <w:r w:rsidR="00120926">
        <w:t xml:space="preserve">). </w:t>
      </w:r>
      <w:r w:rsidR="0044495A">
        <w:t xml:space="preserve"> </w:t>
      </w:r>
      <w:r w:rsidRPr="00524172">
        <w:t xml:space="preserve"> </w:t>
      </w:r>
      <w:r w:rsidR="000F554B">
        <w:t>H</w:t>
      </w:r>
      <w:r w:rsidR="006F7964">
        <w:t xml:space="preserve">igh </w:t>
      </w:r>
      <w:ins w:id="682" w:author="Nathan Dorn" w:date="2024-02-16T11:37:00Z">
        <w:r w:rsidR="00FC7111">
          <w:t xml:space="preserve">CJS from </w:t>
        </w:r>
      </w:ins>
      <w:del w:id="683" w:author="Nathan Dorn" w:date="2024-02-16T11:37:00Z">
        <w:r w:rsidR="006F7964" w:rsidDel="00FC7111">
          <w:delText xml:space="preserve">survival </w:delText>
        </w:r>
      </w:del>
      <w:ins w:id="684" w:author="Nathan Dorn" w:date="2024-02-16T11:37:00Z">
        <w:r w:rsidR="00FC7111">
          <w:t xml:space="preserve"> cages </w:t>
        </w:r>
      </w:ins>
      <w:r w:rsidR="006F7964">
        <w:t xml:space="preserve">without </w:t>
      </w:r>
      <w:r w:rsidR="00844A24">
        <w:t xml:space="preserve">natural </w:t>
      </w:r>
      <w:r w:rsidR="006F7964">
        <w:t>predator</w:t>
      </w:r>
      <w:r w:rsidR="00844A24">
        <w:t xml:space="preserve"> </w:t>
      </w:r>
      <w:r w:rsidR="00D345DB">
        <w:t>assemblages</w:t>
      </w:r>
      <w:r w:rsidR="006F7964">
        <w:t xml:space="preserve"> </w:t>
      </w:r>
      <w:ins w:id="685" w:author="Nathan Dorn" w:date="2024-02-16T11:38:00Z">
        <w:r w:rsidR="000014FC">
          <w:t xml:space="preserve">in LILA </w:t>
        </w:r>
      </w:ins>
      <w:r w:rsidR="00D345DB">
        <w:t>predicted a growing p</w:t>
      </w:r>
      <w:r w:rsidR="0040403D">
        <w:t>opulation</w:t>
      </w:r>
      <w:r w:rsidR="006F7964">
        <w:t xml:space="preserve"> regardless of</w:t>
      </w:r>
      <w:r w:rsidR="00852BA0">
        <w:t xml:space="preserve"> the </w:t>
      </w:r>
      <w:r w:rsidR="006F7964">
        <w:t>season</w:t>
      </w:r>
      <w:r w:rsidR="00821F82">
        <w:t xml:space="preserve"> </w:t>
      </w:r>
      <w:r w:rsidR="000E4D60">
        <w:t xml:space="preserve">(Figure </w:t>
      </w:r>
      <w:r w:rsidR="00393A4A">
        <w:t>5</w:t>
      </w:r>
      <w:r w:rsidR="000E4D60">
        <w:t>)</w:t>
      </w:r>
      <w:r w:rsidR="00385A85">
        <w:t>.</w:t>
      </w:r>
      <w:r w:rsidRPr="00524172">
        <w:t xml:space="preserve"> </w:t>
      </w:r>
      <w:bookmarkEnd w:id="677"/>
      <w:r w:rsidR="000F554B">
        <w:t xml:space="preserve"> </w:t>
      </w:r>
      <w:r w:rsidR="004810FA">
        <w:t xml:space="preserve">With natural predator regimes, the dry season had lower survival and </w:t>
      </w:r>
      <w:del w:id="686" w:author="Nathan Dorn" w:date="2024-02-16T11:38:00Z">
        <w:r w:rsidR="004810FA" w:rsidDel="000014FC">
          <w:delText xml:space="preserve">lower </w:delText>
        </w:r>
        <w:r w:rsidR="00901122" w:rsidDel="000014FC">
          <w:delText>development</w:delText>
        </w:r>
      </w:del>
      <w:ins w:id="687" w:author="Nathan Dorn" w:date="2024-02-16T11:38:00Z">
        <w:r w:rsidR="000014FC">
          <w:t>slower growth</w:t>
        </w:r>
      </w:ins>
      <w:r w:rsidR="004810FA">
        <w:t xml:space="preserve"> </w:t>
      </w:r>
      <w:ins w:id="688" w:author="Nathan Dorn" w:date="2024-02-16T11:38:00Z">
        <w:r w:rsidR="00D124AA">
          <w:t>a</w:t>
        </w:r>
      </w:ins>
      <w:ins w:id="689" w:author="Nathan Dorn" w:date="2024-02-16T11:39:00Z">
        <w:r w:rsidR="00D124AA">
          <w:t xml:space="preserve">nd when a applied to the model would </w:t>
        </w:r>
      </w:ins>
      <w:del w:id="690" w:author="Nathan Dorn" w:date="2024-02-16T11:39:00Z">
        <w:r w:rsidR="004810FA" w:rsidDel="00D124AA">
          <w:delText xml:space="preserve">which resulted </w:delText>
        </w:r>
      </w:del>
      <w:ins w:id="691" w:author="Nathan Dorn" w:date="2024-02-16T11:39:00Z">
        <w:r w:rsidR="00D124AA">
          <w:t xml:space="preserve">predict </w:t>
        </w:r>
      </w:ins>
      <w:del w:id="692" w:author="Nathan Dorn" w:date="2024-02-16T11:39:00Z">
        <w:r w:rsidR="004810FA" w:rsidDel="00D124AA">
          <w:delText xml:space="preserve">in </w:delText>
        </w:r>
      </w:del>
      <w:r w:rsidR="004810FA">
        <w:t>decreasing populations regardless of</w:t>
      </w:r>
      <w:del w:id="693" w:author="Nathan Dorn" w:date="2024-02-16T11:39:00Z">
        <w:r w:rsidR="004810FA" w:rsidDel="00D124AA">
          <w:delText xml:space="preserve"> site</w:delText>
        </w:r>
      </w:del>
      <w:ins w:id="694" w:author="Nathan Dorn" w:date="2024-02-16T11:39:00Z">
        <w:r w:rsidR="00D124AA">
          <w:t xml:space="preserve"> wetland</w:t>
        </w:r>
        <w:r w:rsidR="000D43DF">
          <w:t xml:space="preserve"> site</w:t>
        </w:r>
      </w:ins>
      <w:r w:rsidR="004810FA">
        <w:t xml:space="preserve"> (Figure </w:t>
      </w:r>
      <w:r w:rsidR="00393A4A">
        <w:t>5</w:t>
      </w:r>
      <w:r w:rsidR="004810FA">
        <w:t xml:space="preserve">).  In contrast, the wet season had higher survival rates and </w:t>
      </w:r>
      <w:del w:id="695" w:author="Nathan Dorn" w:date="2024-02-16T11:39:00Z">
        <w:r w:rsidR="004810FA" w:rsidDel="000D43DF">
          <w:delText xml:space="preserve">lower </w:delText>
        </w:r>
        <w:r w:rsidR="00345418" w:rsidDel="000D43DF">
          <w:delText>development</w:delText>
        </w:r>
      </w:del>
      <w:ins w:id="696" w:author="Nathan Dorn" w:date="2024-02-16T11:39:00Z">
        <w:r w:rsidR="000D43DF">
          <w:t>higher growth; parameters</w:t>
        </w:r>
      </w:ins>
      <w:r w:rsidR="004810FA">
        <w:t xml:space="preserve"> </w:t>
      </w:r>
      <w:del w:id="697" w:author="Nathan Dorn" w:date="2024-02-16T11:39:00Z">
        <w:r w:rsidR="004810FA" w:rsidDel="000D43DF">
          <w:delText xml:space="preserve">which </w:delText>
        </w:r>
      </w:del>
      <w:ins w:id="698" w:author="Nathan Dorn" w:date="2024-02-16T11:40:00Z">
        <w:r w:rsidR="000D43DF">
          <w:t>which would</w:t>
        </w:r>
      </w:ins>
      <w:ins w:id="699" w:author="Nathan Dorn" w:date="2024-02-16T11:39:00Z">
        <w:r w:rsidR="000D43DF">
          <w:t xml:space="preserve"> </w:t>
        </w:r>
      </w:ins>
      <w:r w:rsidR="004810FA">
        <w:t>result</w:t>
      </w:r>
      <w:del w:id="700" w:author="Nathan Dorn" w:date="2024-02-16T11:40:00Z">
        <w:r w:rsidR="004810FA" w:rsidDel="000D43DF">
          <w:delText>ed</w:delText>
        </w:r>
      </w:del>
      <w:r w:rsidR="004810FA">
        <w:t xml:space="preserve"> in replacement</w:t>
      </w:r>
      <w:r w:rsidR="000B4CC1">
        <w:t xml:space="preserve"> (LILA and WCA</w:t>
      </w:r>
      <w:ins w:id="701" w:author="Nathan Dorn" w:date="2024-02-16T11:40:00Z">
        <w:r w:rsidR="000D43DF">
          <w:t xml:space="preserve">3A site </w:t>
        </w:r>
      </w:ins>
      <w:del w:id="702" w:author="Nathan Dorn" w:date="2024-02-16T11:40:00Z">
        <w:r w:rsidR="000B4CC1" w:rsidDel="000D43DF">
          <w:delText>0</w:delText>
        </w:r>
      </w:del>
      <w:r w:rsidR="000B4CC1">
        <w:t>3)</w:t>
      </w:r>
      <w:r w:rsidR="004810FA">
        <w:t xml:space="preserve"> or</w:t>
      </w:r>
      <w:ins w:id="703" w:author="Nathan Dorn" w:date="2024-02-16T11:40:00Z">
        <w:r w:rsidR="000D43DF">
          <w:t xml:space="preserve"> even</w:t>
        </w:r>
      </w:ins>
      <w:r w:rsidR="004810FA">
        <w:t xml:space="preserve"> growing populations</w:t>
      </w:r>
      <w:r w:rsidR="000B4CC1">
        <w:t xml:space="preserve"> (WC</w:t>
      </w:r>
      <w:ins w:id="704" w:author="Nathan Dorn" w:date="2024-02-16T11:40:00Z">
        <w:r w:rsidR="000D43DF">
          <w:t>A3A site</w:t>
        </w:r>
      </w:ins>
      <w:del w:id="705" w:author="Nathan Dorn" w:date="2024-02-16T11:40:00Z">
        <w:r w:rsidR="000B4CC1" w:rsidDel="000D43DF">
          <w:delText>A</w:delText>
        </w:r>
      </w:del>
      <w:ins w:id="706" w:author="Nathan Dorn" w:date="2024-02-16T11:41:00Z">
        <w:r w:rsidR="001A4CB6">
          <w:t xml:space="preserve"> </w:t>
        </w:r>
      </w:ins>
      <w:del w:id="707" w:author="Nathan Dorn" w:date="2024-02-16T11:41:00Z">
        <w:r w:rsidR="000B4CC1" w:rsidDel="001A4CB6">
          <w:delText>0</w:delText>
        </w:r>
      </w:del>
      <w:r w:rsidR="000B4CC1">
        <w:t xml:space="preserve">2; </w:t>
      </w:r>
      <w:r w:rsidR="004810FA">
        <w:t xml:space="preserve">Figure </w:t>
      </w:r>
      <w:r w:rsidR="00393A4A">
        <w:t>5</w:t>
      </w:r>
      <w:r w:rsidR="004810FA">
        <w:t xml:space="preserve">). </w:t>
      </w:r>
      <w:r w:rsidR="00A30AEB">
        <w:t xml:space="preserve"> </w:t>
      </w:r>
      <w:ins w:id="708" w:author="Nathan Dorn" w:date="2024-02-16T11:40:00Z">
        <w:r w:rsidR="000D43DF">
          <w:t xml:space="preserve">Snails in </w:t>
        </w:r>
      </w:ins>
      <w:r w:rsidR="000A0B7C">
        <w:t>WCA3A</w:t>
      </w:r>
      <w:r w:rsidR="00A30AEB">
        <w:t xml:space="preserve"> </w:t>
      </w:r>
      <w:ins w:id="709" w:author="Nathan Dorn" w:date="2024-02-16T11:40:00Z">
        <w:r w:rsidR="000D43DF">
          <w:t xml:space="preserve">sites </w:t>
        </w:r>
      </w:ins>
      <w:r w:rsidR="00A30AEB">
        <w:t xml:space="preserve">had </w:t>
      </w:r>
      <w:ins w:id="710" w:author="Nathan Dorn" w:date="2024-02-16T11:40:00Z">
        <w:r w:rsidR="000D43DF">
          <w:t>faster growth</w:t>
        </w:r>
      </w:ins>
      <w:del w:id="711" w:author="Nathan Dorn" w:date="2024-02-16T11:40:00Z">
        <w:r w:rsidR="00A30AEB" w:rsidDel="000D43DF">
          <w:delText xml:space="preserve">larger </w:delText>
        </w:r>
        <w:r w:rsidR="00EC48D8" w:rsidDel="000D43DF">
          <w:delText>development</w:delText>
        </w:r>
      </w:del>
      <w:r w:rsidR="00A30AEB">
        <w:t xml:space="preserve"> than </w:t>
      </w:r>
      <w:ins w:id="712" w:author="Nathan Dorn" w:date="2024-02-16T11:40:00Z">
        <w:r w:rsidR="000D43DF">
          <w:t xml:space="preserve">those </w:t>
        </w:r>
      </w:ins>
      <w:r w:rsidR="00A30AEB">
        <w:t>i</w:t>
      </w:r>
      <w:r w:rsidR="00073E07">
        <w:t xml:space="preserve">n LILA (Figure </w:t>
      </w:r>
      <w:r w:rsidR="00393A4A">
        <w:t>5</w:t>
      </w:r>
      <w:r w:rsidR="00073E07">
        <w:t xml:space="preserve">).  </w:t>
      </w:r>
      <w:r w:rsidR="00EC48D8">
        <w:t>T</w:t>
      </w:r>
      <w:r w:rsidR="00073E07">
        <w:t xml:space="preserve">he combined </w:t>
      </w:r>
      <w:commentRangeStart w:id="713"/>
      <w:r w:rsidR="00073E07">
        <w:t>effects</w:t>
      </w:r>
      <w:ins w:id="714" w:author="Nathan Dorn" w:date="2024-02-16T11:40:00Z">
        <w:r w:rsidR="000D43DF">
          <w:t>,</w:t>
        </w:r>
      </w:ins>
      <w:r w:rsidR="00073E07">
        <w:t xml:space="preserve"> weighted by seasonal differences in </w:t>
      </w:r>
      <w:del w:id="715" w:author="Nathan Dorn" w:date="2024-02-16T11:41:00Z">
        <w:r w:rsidR="00073E07" w:rsidDel="000D43DF">
          <w:delText xml:space="preserve">reproduction </w:delText>
        </w:r>
      </w:del>
      <w:ins w:id="716" w:author="Nathan Dorn" w:date="2024-02-16T11:41:00Z">
        <w:r w:rsidR="000D43DF">
          <w:t>egg laying,</w:t>
        </w:r>
        <w:r w:rsidR="000D43DF">
          <w:t xml:space="preserve"> </w:t>
        </w:r>
      </w:ins>
      <w:r w:rsidR="009F4DC2">
        <w:t xml:space="preserve">resulted </w:t>
      </w:r>
      <w:commentRangeEnd w:id="713"/>
      <w:r w:rsidR="000D43DF">
        <w:rPr>
          <w:rStyle w:val="CommentReference"/>
          <w:rFonts w:cstheme="minorBidi"/>
        </w:rPr>
        <w:commentReference w:id="713"/>
      </w:r>
      <w:r w:rsidR="009F4DC2">
        <w:t xml:space="preserve">in </w:t>
      </w:r>
      <w:ins w:id="717" w:author="Nathan Dorn" w:date="2024-02-16T11:41:00Z">
        <w:r w:rsidR="001A4CB6">
          <w:t xml:space="preserve">annual mortality and growth parameters that predicted </w:t>
        </w:r>
      </w:ins>
      <w:r w:rsidR="009F4DC2">
        <w:t>declining populations</w:t>
      </w:r>
      <w:r w:rsidR="00025C85">
        <w:t>, except for WCA</w:t>
      </w:r>
      <w:ins w:id="718" w:author="Nathan Dorn" w:date="2024-02-16T11:41:00Z">
        <w:r w:rsidR="001A4CB6">
          <w:t xml:space="preserve">3A site </w:t>
        </w:r>
      </w:ins>
      <w:del w:id="719" w:author="Nathan Dorn" w:date="2024-02-16T11:41:00Z">
        <w:r w:rsidR="00025C85" w:rsidDel="001A4CB6">
          <w:delText>0</w:delText>
        </w:r>
      </w:del>
      <w:r w:rsidR="00025C85">
        <w:t>2 which</w:t>
      </w:r>
      <w:r w:rsidR="00A12561">
        <w:t xml:space="preserve"> </w:t>
      </w:r>
      <w:ins w:id="720" w:author="Nathan Dorn" w:date="2024-02-16T11:42:00Z">
        <w:r w:rsidR="001A4CB6">
          <w:t xml:space="preserve">had confidence intervals that slightly </w:t>
        </w:r>
      </w:ins>
      <w:del w:id="721" w:author="Nathan Dorn" w:date="2024-02-16T11:42:00Z">
        <w:r w:rsidR="00A12561" w:rsidDel="001A4CB6">
          <w:delText>only</w:delText>
        </w:r>
      </w:del>
      <w:r w:rsidR="00025C85">
        <w:t xml:space="preserve"> overlapped</w:t>
      </w:r>
      <w:r w:rsidR="002409C6">
        <w:t xml:space="preserve"> the</w:t>
      </w:r>
      <w:r w:rsidR="00025C85">
        <w:t xml:space="preserve"> </w:t>
      </w:r>
      <w:ins w:id="722" w:author="Nathan Dorn" w:date="2024-02-16T11:42:00Z">
        <w:r w:rsidR="00AD0A21">
          <w:t xml:space="preserve">zero growth </w:t>
        </w:r>
      </w:ins>
      <w:r w:rsidR="00AB2515">
        <w:t>isocline</w:t>
      </w:r>
      <w:r w:rsidR="002409C6">
        <w:t xml:space="preserve"> </w:t>
      </w:r>
      <w:ins w:id="723" w:author="Nathan Dorn" w:date="2024-02-16T11:42:00Z">
        <w:r w:rsidR="00AD0A21">
          <w:t>created with</w:t>
        </w:r>
      </w:ins>
      <w:del w:id="724" w:author="Nathan Dorn" w:date="2024-02-16T11:42:00Z">
        <w:r w:rsidR="002409C6" w:rsidDel="00AD0A21">
          <w:delText>f</w:delText>
        </w:r>
        <w:r w:rsidR="007053B2" w:rsidDel="00AD0A21">
          <w:delText xml:space="preserve">rom </w:delText>
        </w:r>
      </w:del>
      <w:ins w:id="725" w:author="Nathan Dorn" w:date="2024-02-16T11:42:00Z">
        <w:r w:rsidR="00AD0A21">
          <w:t xml:space="preserve"> </w:t>
        </w:r>
      </w:ins>
      <w:r w:rsidR="007053B2">
        <w:t>good</w:t>
      </w:r>
      <w:r w:rsidR="002409C6">
        <w:t xml:space="preserve"> hydrologic</w:t>
      </w:r>
      <w:ins w:id="726" w:author="Nathan Dorn" w:date="2024-02-16T11:42:00Z">
        <w:r w:rsidR="00AD0A21">
          <w:t xml:space="preserve"> egg-laying</w:t>
        </w:r>
      </w:ins>
      <w:r w:rsidR="002409C6">
        <w:t xml:space="preserve"> conditions</w:t>
      </w:r>
      <w:del w:id="727" w:author="Nathan Dorn" w:date="2024-02-16T11:42:00Z">
        <w:r w:rsidR="00AB2515" w:rsidDel="00AD0A21">
          <w:delText xml:space="preserve"> </w:delText>
        </w:r>
        <w:r w:rsidR="00A5095E" w:rsidDel="00AD0A21">
          <w:delText>for</w:delText>
        </w:r>
        <w:r w:rsidR="00FF4CE3" w:rsidDel="00AD0A21">
          <w:delText xml:space="preserve"> reproduction</w:delText>
        </w:r>
      </w:del>
      <w:r w:rsidR="00FF4CE3">
        <w:t xml:space="preserve"> </w:t>
      </w:r>
      <w:r w:rsidR="00AB2515">
        <w:t xml:space="preserve">(Figure </w:t>
      </w:r>
      <w:r w:rsidR="00393A4A">
        <w:t>5</w:t>
      </w:r>
      <w:r w:rsidR="00AB2515">
        <w:t>).</w:t>
      </w:r>
    </w:p>
    <w:p w14:paraId="53B1B07C" w14:textId="3B742FA8" w:rsidR="00B260FD" w:rsidRDefault="00B260FD" w:rsidP="00C6515F">
      <w:pPr>
        <w:pStyle w:val="Heading1"/>
      </w:pPr>
      <w:r w:rsidRPr="00524172">
        <w:t>Discussion</w:t>
      </w:r>
    </w:p>
    <w:p w14:paraId="79806724" w14:textId="4DB11D11" w:rsidR="00004CAC" w:rsidRDefault="00E55BE4" w:rsidP="00524172">
      <w:pPr>
        <w:pStyle w:val="NATESTYLE1CommonCollege"/>
        <w:spacing w:after="240"/>
      </w:pPr>
      <w:bookmarkStart w:id="728" w:name="_Hlk98959567"/>
      <w:r>
        <w:t>We used a stage structured population model to produce</w:t>
      </w:r>
      <w:r w:rsidR="00B260FD" w:rsidRPr="00524172">
        <w:t xml:space="preserve"> zero</w:t>
      </w:r>
      <w:r w:rsidR="00016DDD">
        <w:t>- population</w:t>
      </w:r>
      <w:r w:rsidR="00B260FD" w:rsidRPr="00524172">
        <w:t xml:space="preserve"> growth isoclines </w:t>
      </w:r>
      <w:r>
        <w:t>illustrating</w:t>
      </w:r>
      <w:r w:rsidR="00DD03B1" w:rsidRPr="00524172">
        <w:t xml:space="preserve"> </w:t>
      </w:r>
      <w:r w:rsidR="00B260FD" w:rsidRPr="00524172">
        <w:t xml:space="preserve">the interactive effects of </w:t>
      </w:r>
      <w:r w:rsidR="00016DDD">
        <w:t>development</w:t>
      </w:r>
      <w:r w:rsidR="00B260FD" w:rsidRPr="00524172">
        <w:t xml:space="preserve"> and survival</w:t>
      </w:r>
      <w:r w:rsidR="00426B6E">
        <w:t xml:space="preserve"> for natural populations of a </w:t>
      </w:r>
      <w:r w:rsidR="00BE77D2">
        <w:t xml:space="preserve">freshwater </w:t>
      </w:r>
      <w:r w:rsidR="00426B6E">
        <w:t>gastropod</w:t>
      </w:r>
      <w:r>
        <w:t xml:space="preserve"> with size-dependent </w:t>
      </w:r>
      <w:r w:rsidR="00B164A1">
        <w:t>survival</w:t>
      </w:r>
      <w:r w:rsidR="00B260FD" w:rsidRPr="00524172">
        <w:t>.</w:t>
      </w:r>
      <w:r w:rsidR="00AA50D0">
        <w:t xml:space="preserve">  The approach is potentially applicable to any size-structured </w:t>
      </w:r>
      <w:del w:id="729" w:author="Nathan Dorn" w:date="2024-02-16T11:43:00Z">
        <w:r w:rsidR="00AA50D0" w:rsidDel="00AD0A21">
          <w:delText>consumer-resource</w:delText>
        </w:r>
      </w:del>
      <w:ins w:id="730" w:author="Nathan Dorn" w:date="2024-02-16T11:43:00Z">
        <w:r w:rsidR="00AD0A21">
          <w:t>predator-prey</w:t>
        </w:r>
      </w:ins>
      <w:r w:rsidR="00AA50D0">
        <w:t xml:space="preserve"> interaction. </w:t>
      </w:r>
      <w:ins w:id="731" w:author="Nathan Dorn" w:date="2024-02-16T11:43:00Z">
        <w:r w:rsidR="00231E01">
          <w:t xml:space="preserve"> Snail populations are so sparse at these locations that testing the prediction of the model is challenged by our i</w:t>
        </w:r>
      </w:ins>
      <w:ins w:id="732" w:author="Nathan Dorn" w:date="2024-02-16T11:44:00Z">
        <w:r w:rsidR="00231E01">
          <w:t>n</w:t>
        </w:r>
      </w:ins>
      <w:ins w:id="733" w:author="Nathan Dorn" w:date="2024-02-16T11:43:00Z">
        <w:r w:rsidR="00231E01">
          <w:t xml:space="preserve">ability to get good estimates. </w:t>
        </w:r>
      </w:ins>
      <w:r w:rsidR="00AA50D0">
        <w:t xml:space="preserve"> </w:t>
      </w:r>
      <w:ins w:id="734" w:author="Nathan Dorn" w:date="2024-02-16T11:44:00Z">
        <w:r w:rsidR="00231E01">
          <w:t>Nevertheless, f</w:t>
        </w:r>
      </w:ins>
      <w:del w:id="735" w:author="Nathan Dorn" w:date="2024-02-16T11:44:00Z">
        <w:r w:rsidR="003D4FAA" w:rsidDel="00231E01">
          <w:delText>F</w:delText>
        </w:r>
      </w:del>
      <w:r w:rsidR="003D4FAA">
        <w:t xml:space="preserve">or the apple snail it provided vital rate target regions that might </w:t>
      </w:r>
      <w:r w:rsidR="003D4FAA">
        <w:lastRenderedPageBreak/>
        <w:t xml:space="preserve">produce growing or declining populations. </w:t>
      </w:r>
      <w:r w:rsidR="00FD6AF5" w:rsidRPr="00524172">
        <w:t>Independent</w:t>
      </w:r>
      <w:r w:rsidR="00426B6E">
        <w:t>ly measured</w:t>
      </w:r>
      <w:r w:rsidR="00FD6AF5" w:rsidRPr="00524172">
        <w:t xml:space="preserve"> </w:t>
      </w:r>
      <w:r w:rsidR="00B260FD" w:rsidRPr="00524172">
        <w:t xml:space="preserve">parameters </w:t>
      </w:r>
      <w:r w:rsidR="00426B6E">
        <w:t>in field settings</w:t>
      </w:r>
      <w:r w:rsidR="00B260FD" w:rsidRPr="00524172">
        <w:t xml:space="preserve"> </w:t>
      </w:r>
      <w:r w:rsidR="00DE3C6F">
        <w:t>confirm</w:t>
      </w:r>
      <w:r w:rsidR="00A17483">
        <w:t>ed</w:t>
      </w:r>
      <w:r w:rsidR="00DE3C6F">
        <w:t xml:space="preserve"> the size-</w:t>
      </w:r>
      <w:r w:rsidR="00EE020E">
        <w:t>dependent survival</w:t>
      </w:r>
      <w:r w:rsidR="00A17483">
        <w:t xml:space="preserve"> of the snail</w:t>
      </w:r>
      <w:r w:rsidR="00DE3C6F">
        <w:t xml:space="preserve">, </w:t>
      </w:r>
      <w:r w:rsidR="000955CB">
        <w:t xml:space="preserve">uncovered a seasonal-dependency </w:t>
      </w:r>
      <w:r w:rsidR="009F2702">
        <w:t>relationship,</w:t>
      </w:r>
      <w:r w:rsidR="000955CB">
        <w:t xml:space="preserve"> and </w:t>
      </w:r>
      <w:r w:rsidR="00A17483">
        <w:t xml:space="preserve">identified </w:t>
      </w:r>
      <w:ins w:id="736" w:author="Nathan Dorn" w:date="2024-02-16T11:44:00Z">
        <w:r w:rsidR="00231E01">
          <w:t xml:space="preserve">responsible </w:t>
        </w:r>
      </w:ins>
      <w:r w:rsidR="00A17483">
        <w:t>predator</w:t>
      </w:r>
      <w:r w:rsidR="007407B4">
        <w:t>s</w:t>
      </w:r>
      <w:del w:id="737" w:author="Nathan Dorn" w:date="2024-02-16T11:44:00Z">
        <w:r w:rsidR="007407B4" w:rsidDel="00231E01">
          <w:delText xml:space="preserve"> responsible</w:delText>
        </w:r>
      </w:del>
      <w:r w:rsidR="00A17483">
        <w:t xml:space="preserve">. </w:t>
      </w:r>
      <w:r w:rsidR="007407B4">
        <w:t>The seasonal measurements allowed us to compare existing rates to the theoretical isocline and conclude that populations are static or declining</w:t>
      </w:r>
      <w:r w:rsidR="00F36ADC">
        <w:t xml:space="preserve"> when parameters are averaged</w:t>
      </w:r>
      <w:ins w:id="738" w:author="Nathan Dorn" w:date="2024-02-16T11:44:00Z">
        <w:r w:rsidR="009B4EA9">
          <w:t xml:space="preserve"> over the reproductive season</w:t>
        </w:r>
      </w:ins>
      <w:r w:rsidR="007407B4">
        <w:t xml:space="preserve">, but that </w:t>
      </w:r>
      <w:r w:rsidR="00811602">
        <w:t>survival</w:t>
      </w:r>
      <w:r w:rsidR="007407B4">
        <w:t xml:space="preserve"> and </w:t>
      </w:r>
      <w:r w:rsidR="00811602">
        <w:t>development</w:t>
      </w:r>
      <w:r w:rsidR="007407B4">
        <w:t xml:space="preserve"> </w:t>
      </w:r>
      <w:r w:rsidR="00F36ADC">
        <w:t xml:space="preserve">parameters </w:t>
      </w:r>
      <w:r w:rsidR="007407B4">
        <w:t>are particularly poor in the dry season</w:t>
      </w:r>
      <w:r w:rsidR="00F36ADC">
        <w:t xml:space="preserve"> (across both wetlands).  The </w:t>
      </w:r>
      <w:commentRangeStart w:id="739"/>
      <w:r w:rsidR="00F36ADC">
        <w:t>results</w:t>
      </w:r>
      <w:r w:rsidR="00B260FD" w:rsidRPr="00524172">
        <w:t xml:space="preserve"> produce novel </w:t>
      </w:r>
      <w:r w:rsidR="00697267">
        <w:t>hypothese</w:t>
      </w:r>
      <w:r w:rsidR="00697267" w:rsidRPr="00524172">
        <w:t xml:space="preserve">s </w:t>
      </w:r>
      <w:r w:rsidR="00B260FD" w:rsidRPr="00524172">
        <w:t xml:space="preserve">about </w:t>
      </w:r>
      <w:r w:rsidR="00697267">
        <w:t xml:space="preserve">environmental </w:t>
      </w:r>
      <w:commentRangeEnd w:id="739"/>
      <w:r w:rsidR="00AF6997">
        <w:rPr>
          <w:rStyle w:val="CommentReference"/>
          <w:rFonts w:cstheme="minorBidi"/>
        </w:rPr>
        <w:commentReference w:id="739"/>
      </w:r>
      <w:r w:rsidR="00697267">
        <w:t>variation that might have historically sustained</w:t>
      </w:r>
      <w:r w:rsidR="00D328F4">
        <w:t xml:space="preserve"> </w:t>
      </w:r>
      <w:del w:id="740" w:author="Nathan Dorn" w:date="2024-02-16T11:45:00Z">
        <w:r w:rsidR="00697267" w:rsidDel="009B4EA9">
          <w:delText>a</w:delText>
        </w:r>
        <w:r w:rsidR="00D328F4" w:rsidDel="009B4EA9">
          <w:delText xml:space="preserve">pple </w:delText>
        </w:r>
        <w:r w:rsidR="00697267" w:rsidDel="009B4EA9">
          <w:delText>s</w:delText>
        </w:r>
        <w:r w:rsidR="00D328F4" w:rsidDel="009B4EA9">
          <w:delText>nail</w:delText>
        </w:r>
        <w:r w:rsidR="00697267" w:rsidDel="009B4EA9">
          <w:delText>s</w:delText>
        </w:r>
      </w:del>
      <w:ins w:id="741" w:author="Nathan Dorn" w:date="2024-02-16T11:45:00Z">
        <w:r w:rsidR="009B4EA9">
          <w:t>FAS</w:t>
        </w:r>
      </w:ins>
      <w:r w:rsidR="00697267">
        <w:t xml:space="preserve"> in the Everglades</w:t>
      </w:r>
      <w:r w:rsidR="00B260FD" w:rsidRPr="00524172">
        <w:t>.</w:t>
      </w:r>
      <w:r w:rsidR="00004CAC">
        <w:t xml:space="preserve"> </w:t>
      </w:r>
    </w:p>
    <w:p w14:paraId="46F6A024" w14:textId="18A8C3F3" w:rsidR="009F2953" w:rsidRPr="00550E38" w:rsidRDefault="009F2953" w:rsidP="00524172">
      <w:pPr>
        <w:pStyle w:val="NATESTYLE1CommonCollege"/>
        <w:spacing w:after="240"/>
        <w:rPr>
          <w:i/>
          <w:iCs/>
        </w:rPr>
      </w:pPr>
      <w:r w:rsidRPr="00550E38">
        <w:rPr>
          <w:i/>
          <w:iCs/>
        </w:rPr>
        <w:t xml:space="preserve">Seasonal </w:t>
      </w:r>
      <w:ins w:id="742" w:author="Nathan Dorn" w:date="2024-02-16T11:45:00Z">
        <w:r w:rsidR="00AF6997">
          <w:rPr>
            <w:i/>
            <w:iCs/>
          </w:rPr>
          <w:t xml:space="preserve">FAS </w:t>
        </w:r>
      </w:ins>
      <w:r w:rsidRPr="00550E38">
        <w:rPr>
          <w:i/>
          <w:iCs/>
        </w:rPr>
        <w:t xml:space="preserve">survival and </w:t>
      </w:r>
      <w:del w:id="743" w:author="Nathan Dorn" w:date="2024-02-16T11:45:00Z">
        <w:r w:rsidR="00A61B40" w:rsidDel="00AF6997">
          <w:rPr>
            <w:i/>
            <w:iCs/>
          </w:rPr>
          <w:delText>development</w:delText>
        </w:r>
      </w:del>
      <w:ins w:id="744" w:author="Nathan Dorn" w:date="2024-02-16T11:45:00Z">
        <w:r w:rsidR="00AF6997">
          <w:rPr>
            <w:i/>
            <w:iCs/>
          </w:rPr>
          <w:t>growth</w:t>
        </w:r>
      </w:ins>
    </w:p>
    <w:p w14:paraId="6E54AEDF" w14:textId="0B200E68" w:rsidR="001F0C62" w:rsidRDefault="001F0C62" w:rsidP="008A5D1D">
      <w:pPr>
        <w:pStyle w:val="NATESTYLE1CommonCollege"/>
        <w:jc w:val="both"/>
      </w:pPr>
      <w:bookmarkStart w:id="745" w:name="_Hlk96768125"/>
      <w:bookmarkStart w:id="746" w:name="_Hlk98959647"/>
      <w:bookmarkEnd w:id="728"/>
      <w:r w:rsidRPr="00524172">
        <w:t>Calculating size-dependent survival for small animals like freshwater invertebrates is challenging.</w:t>
      </w:r>
      <w:r>
        <w:t xml:space="preserve"> </w:t>
      </w:r>
      <w:r w:rsidRPr="00524172">
        <w:t xml:space="preserve">Traditional techniques (e.g. mark-recapture, individual tracking) are problematic because juvenile apple snails are difficult to capture, cannot be individually and reliably tracked, and are typically found at </w:t>
      </w:r>
      <w:ins w:id="747" w:author="Nathan Dorn" w:date="2024-02-16T11:45:00Z">
        <w:r w:rsidR="00AF6997">
          <w:t xml:space="preserve">exceedingly </w:t>
        </w:r>
      </w:ins>
      <w:r w:rsidRPr="00524172">
        <w:t xml:space="preserve">low densities in the Everglades </w:t>
      </w:r>
      <w:ins w:id="748" w:author="Nathan Dorn" w:date="2024-02-16T11:45:00Z">
        <w:r w:rsidR="00AF6997">
          <w:t xml:space="preserve">(including </w:t>
        </w:r>
      </w:ins>
      <w:del w:id="749" w:author="Nathan Dorn" w:date="2024-02-16T11:45:00Z">
        <w:r w:rsidRPr="00524172" w:rsidDel="00AF6997">
          <w:delText xml:space="preserve">and </w:delText>
        </w:r>
      </w:del>
      <w:del w:id="750" w:author="Nathan Dorn" w:date="2024-02-16T11:46:00Z">
        <w:r w:rsidRPr="00524172" w:rsidDel="00AF6997">
          <w:delText>i</w:delText>
        </w:r>
        <w:r w:rsidDel="00AF6997">
          <w:delText>n</w:delText>
        </w:r>
      </w:del>
      <w:r w:rsidRPr="00524172">
        <w:t xml:space="preserve"> LILA</w:t>
      </w:r>
      <w:ins w:id="751" w:author="Nathan Dorn" w:date="2024-02-16T11:46:00Z">
        <w:r w:rsidR="00AF6997">
          <w:t xml:space="preserve"> wetlands;</w:t>
        </w:r>
      </w:ins>
      <w:r>
        <w:t xml:space="preserve"> </w:t>
      </w:r>
      <w:r w:rsidRPr="00524172">
        <w:fldChar w:fldCharType="begin" w:fldLock="1"/>
      </w:r>
      <w:r w:rsidR="007766FB">
        <w:instrText xml:space="preserve"> ADDIN ZOTERO_ITEM CSL_CITATION {"citationID":"mUOXq4Kw","properties":{"formattedCitation":"(Drumheller et al., 2022; Gutierre et al., 2019)","plainCitation":"(Drumheller et al., 2022; Gutierre et al., 2019)","noteIndex":0},"citationItems":[{"id":"jA1NzBln/Ep4v2Qry","uris":["http://www.mendeley.com/documents/?uuid=682d1b12-fc5c-47de-87c6-996cc402b3d4"],"itemData":{"DOI":"10.1007/s10530-022-02752-3","ISBN":"0123456789","ISSN":"1573-1464","author":[{"dropping-particle":"","family":"Drumheller","given":"Danielle K","non-dropping-particle":"","parse-names":false,"suffix":""},{"dropping-particle":"","family":"Cook","given":"Mark I","non-dropping-particle":"","parse-names":false,"suffix":""},{"dropping-particle":"","family":"Dorn","given":"Nathan J","non-dropping-particle":"","parse-names":false,"suffix":""}],"container-title":"Biological Invasions","id":"ITEM-2","issue":"0123456789","issued":{"date-parts":[["2022"]]},"publisher":"Springer International Publishing","title":"The role of direct chemical inhibition in the displacement of a native herbivore by an invasive congener","type":"article-journal"}},{"id":"jA1NzBln/MJEh0Rnf","uris":["http://www.mendeley.com/documents/?uuid=e20bb10a-8f74-4c40-ac69-fffb0d9ef1c5"],"itemData":{"DOI":"10.3390/d11100183","ISSN":"14242818","abstract":"The spread of non-native species raises concerns about native species displacement, while other negative effects on native species (e.g., habitat degradation) should also be considered. The highly invasive non-native apple snail Pomacea maculata has raised such concerns as it has become established in a wide range of aquatic systems worldwide. While monitoring native Florida P. paludosa populations in Lake Tohopekaliga (LTOHO) from 2001 to 2009 and inWater Conservation Area 3A (WCA3A, Everglades) from 2006 to 2015, we opportunistically documented the establishment and distribution of P. maculata. We estimated snail densities and recorded egg cluster presence in three study sites (12 total plots, LTOHO) and 137 sites (WCA3). On LTOHO, native snails were absent or at very low densities prior to finding P. maculata. Few snails of either species were found in high-stem-density vegetation of the littoral zone. Pomacea maculata immigration into the littoral zone occurred following managed vegetation removal, and Hydrilla verticillata proliferation in LTOHO likely contributed to the spread of P. maculata. We found both native and non-native apple snail species in many WCA3A sites following P. maculata invasion. We initially found the non-native snail in two sites in southern WCA3A; they were mostly restricted to within three kilometers of initial sites over the next four years. Overall plant community compositions in LTOHO and WCA3A appeared less impacted than expected based on previous reports of P. maculata invasions.","author":[{"dropping-particle":"","family":"Gutierre","given":"Silvia M. M.","non-dropping-particle":"","parse-names":false,"suffix":""},{"dropping-particle":"","family":"Darby","given":"Philip C.","non-dropping-particle":"","parse-names":false,"suffix":""},{"dropping-particle":"","family":"Valentine-Darby","given":"Patricia L.","non-dropping-particle":"","parse-names":false,"suffix":""},{"dropping-particle":"","family":"Mellow","given":"David J.","non-dropping-particle":"","parse-names":false,"suffix":""},{"dropping-particle":"","family":"Therrien","given":"Michel","non-dropping-particle":"","parse-names":false,"suffix":""},{"dropping-particle":"","family":"Watford","given":"Miranda","non-dropping-particle":"","parse-names":false,"suffix":""}],"container-title":"Diversity","id":"ITEM-3","issue":"10","issued":{"date-parts":[["2019"]]},"note":"1) document invasion of P. maculata in Lake Toho and WCA3A.\n2) densities of P. paludosa in Lake Toho were low prior to P. maculata invasion, but disappeared after P. maculata invasion.\n3) it appears that densities of both species in WCA3A are low (at least in the southern Deeper portions of it). There may have been a slight increase in densities from 2014 to 2015.\n4) Lake Toho snail densities are also consistently low &amp;lt;1 m2 from 2001-2009\n5) Distibutionally P. maculata is most associated with southern portion of WCA3A where it is closest to the canals","page":"1-20","title":"Contrasting patterns of pomacea maculata establishment and dispersal in an everglades wetland unit and a central florida lake","type":"article-journal","volume":"11"}}],"schema":"https://github.com/citation-style-language/schema/raw/master/csl-citation.json"} </w:instrText>
      </w:r>
      <w:r w:rsidRPr="00524172">
        <w:fldChar w:fldCharType="separate"/>
      </w:r>
      <w:del w:id="752" w:author="Nathan Dorn" w:date="2024-02-16T11:46:00Z">
        <w:r w:rsidRPr="00B41503" w:rsidDel="00AF6997">
          <w:delText>(</w:delText>
        </w:r>
      </w:del>
      <w:r w:rsidRPr="00B41503">
        <w:t>Drumheller et al., 2022; Gutierre et al., 2019)</w:t>
      </w:r>
      <w:r w:rsidRPr="00524172">
        <w:fldChar w:fldCharType="end"/>
      </w:r>
      <w:r w:rsidRPr="00524172">
        <w:t>.</w:t>
      </w:r>
      <w:r>
        <w:t xml:space="preserve"> </w:t>
      </w:r>
      <w:r w:rsidRPr="00524172">
        <w:t xml:space="preserve">Tethering is an experimental method to measure survival and </w:t>
      </w:r>
      <w:del w:id="753" w:author="Nathan Dorn" w:date="2024-02-16T11:46:00Z">
        <w:r w:rsidDel="00DF19BE">
          <w:delText>c</w:delText>
        </w:r>
      </w:del>
      <w:ins w:id="754" w:author="Nathan Dorn" w:date="2024-02-16T11:46:00Z">
        <w:r w:rsidR="00DF19BE">
          <w:t>could potentially</w:t>
        </w:r>
      </w:ins>
      <w:del w:id="755" w:author="Nathan Dorn" w:date="2024-02-16T11:46:00Z">
        <w:r w:rsidDel="00DF19BE">
          <w:delText>an</w:delText>
        </w:r>
        <w:r w:rsidRPr="00524172" w:rsidDel="00DF19BE">
          <w:delText xml:space="preserve"> </w:delText>
        </w:r>
      </w:del>
      <w:r w:rsidRPr="00524172">
        <w:t>inflate mortality estimates</w:t>
      </w:r>
      <w:r>
        <w:t xml:space="preserve"> </w:t>
      </w:r>
      <w:ins w:id="756" w:author="Nathan Dorn" w:date="2024-02-16T11:46:00Z">
        <w:r w:rsidR="00DF19BE">
          <w:t xml:space="preserve">of prey but the concern is greatest for </w:t>
        </w:r>
      </w:ins>
      <w:del w:id="757" w:author="Nathan Dorn" w:date="2024-02-16T11:46:00Z">
        <w:r w:rsidDel="00DF19BE">
          <w:delText>of</w:delText>
        </w:r>
        <w:r w:rsidRPr="00524172" w:rsidDel="00DF19BE">
          <w:delText xml:space="preserve"> </w:delText>
        </w:r>
      </w:del>
      <w:r w:rsidRPr="00524172">
        <w:t xml:space="preserve">highly mobile </w:t>
      </w:r>
      <w:r>
        <w:t>prey</w:t>
      </w:r>
      <w:r w:rsidRPr="00524172">
        <w:t xml:space="preserve"> </w:t>
      </w:r>
      <w:ins w:id="758" w:author="Nathan Dorn" w:date="2024-02-16T11:46:00Z">
        <w:r w:rsidR="00DF19BE">
          <w:t>for which tethers</w:t>
        </w:r>
      </w:ins>
      <w:del w:id="759" w:author="Nathan Dorn" w:date="2024-02-16T11:46:00Z">
        <w:r w:rsidRPr="00524172" w:rsidDel="00DF19BE">
          <w:delText>by</w:delText>
        </w:r>
      </w:del>
      <w:r w:rsidRPr="00524172">
        <w:t xml:space="preserve"> limit</w:t>
      </w:r>
      <w:del w:id="760" w:author="Nathan Dorn" w:date="2024-02-16T11:46:00Z">
        <w:r w:rsidRPr="00524172" w:rsidDel="00DF19BE">
          <w:delText>ing</w:delText>
        </w:r>
      </w:del>
      <w:r w:rsidRPr="00524172">
        <w:t xml:space="preserve"> antipredator behaviors</w:t>
      </w:r>
      <w:r>
        <w:t xml:space="preserve"> </w:t>
      </w:r>
      <w:r w:rsidRPr="00524172">
        <w:fldChar w:fldCharType="begin" w:fldLock="1"/>
      </w:r>
      <w:r w:rsidR="007766FB">
        <w:instrText xml:space="preserve"> ADDIN ZOTERO_ITEM CSL_CITATION {"citationID":"tnZRIwCC","properties":{"formattedCitation":"(Baker &amp; Waltham, 2020)","plainCitation":"(Baker &amp; Waltham, 2020)","noteIndex":0},"citationItems":[{"id":"jA1NzBln/8T8DI5AU","uris":["http://www.mendeley.com/documents/?uuid=560f9a0f-7656-4789-8489-cd47b4eeb137"],"itemData":{"author":[{"dropping-particle":"","family":"Baker","given":"Ronald","non-dropping-particle":"","parse-names":false,"suffix":""},{"dropping-particle":"","family":"Waltham","given":"Nathan","non-dropping-particle":"","parse-names":false,"suffix":""}],"container-title":"Journal of Experimental Marine Biology and Ecology","id":"ITEM-1","issued":{"date-parts":[["2020"]]},"page":"1-7","title":"Tethering mobile aquatic organisms to measure predation : A renewed call for caution","type":"article-journal","volume":"523"}}],"schema":"https://github.com/citation-style-language/schema/raw/master/csl-citation.json"} </w:instrText>
      </w:r>
      <w:r w:rsidRPr="00524172">
        <w:fldChar w:fldCharType="separate"/>
      </w:r>
      <w:r w:rsidRPr="00B41503">
        <w:t>(Baker &amp; Waltham, 2020)</w:t>
      </w:r>
      <w:r w:rsidRPr="00524172">
        <w:fldChar w:fldCharType="end"/>
      </w:r>
      <w:r w:rsidRPr="00524172">
        <w:t>.</w:t>
      </w:r>
      <w:r>
        <w:t xml:space="preserve"> </w:t>
      </w:r>
      <w:ins w:id="761" w:author="Nathan Dorn" w:date="2024-02-16T11:47:00Z">
        <w:r w:rsidR="00DF19BE">
          <w:t>T</w:t>
        </w:r>
      </w:ins>
      <w:del w:id="762" w:author="Nathan Dorn" w:date="2024-02-16T11:46:00Z">
        <w:r w:rsidRPr="00524172" w:rsidDel="00DF19BE">
          <w:delText>Yet t</w:delText>
        </w:r>
      </w:del>
      <w:r w:rsidRPr="00524172">
        <w:t>ethering offer</w:t>
      </w:r>
      <w:r w:rsidR="00F4577D">
        <w:t>ed</w:t>
      </w:r>
      <w:r w:rsidRPr="00524172">
        <w:t xml:space="preserve"> the only feasible method for determining juvenile </w:t>
      </w:r>
      <w:del w:id="763" w:author="Nathan Dorn" w:date="2024-02-16T11:47:00Z">
        <w:r w:rsidRPr="00524172" w:rsidDel="00DF19BE">
          <w:delText>apple snail survival</w:delText>
        </w:r>
      </w:del>
      <w:ins w:id="764" w:author="Nathan Dorn" w:date="2024-02-16T11:47:00Z">
        <w:r w:rsidR="00DF19BE">
          <w:t>FAS surival</w:t>
        </w:r>
      </w:ins>
      <w:r w:rsidRPr="00524172">
        <w:t>.</w:t>
      </w:r>
      <w:r>
        <w:t xml:space="preserve"> </w:t>
      </w:r>
      <w:r w:rsidRPr="00524172">
        <w:t xml:space="preserve">In addition, tethering less mobile prey (e.g. snails) </w:t>
      </w:r>
      <w:r w:rsidR="00B35F9E">
        <w:t xml:space="preserve">with </w:t>
      </w:r>
      <w:r w:rsidRPr="00524172">
        <w:t xml:space="preserve">limited antipredator escape behaviors </w:t>
      </w:r>
      <w:r w:rsidR="00B858BC">
        <w:t>should</w:t>
      </w:r>
      <w:r w:rsidRPr="00524172">
        <w:t xml:space="preserve"> </w:t>
      </w:r>
      <w:r w:rsidR="000824BE">
        <w:t>produce</w:t>
      </w:r>
      <w:r w:rsidRPr="00524172">
        <w:t xml:space="preserve"> informative survival</w:t>
      </w:r>
      <w:r w:rsidR="000824BE">
        <w:t xml:space="preserve"> estimates</w:t>
      </w:r>
      <w:r>
        <w:t xml:space="preserve">. </w:t>
      </w:r>
      <w:r w:rsidR="005C0F3D">
        <w:t>Further</w:t>
      </w:r>
      <w:r>
        <w:t>,</w:t>
      </w:r>
      <w:r w:rsidRPr="00524172">
        <w:t xml:space="preserve"> tethering across field gradients </w:t>
      </w:r>
      <w:r w:rsidR="008E5734">
        <w:t>reliably estimates</w:t>
      </w:r>
      <w:r w:rsidRPr="00524172">
        <w:t xml:space="preserve"> encounter rates with relatively more mobile predators</w:t>
      </w:r>
      <w:r>
        <w:t xml:space="preserve"> </w:t>
      </w:r>
      <w:r w:rsidRPr="00524172">
        <w:fldChar w:fldCharType="begin" w:fldLock="1"/>
      </w:r>
      <w:r w:rsidR="007766FB">
        <w:instrText xml:space="preserve"> ADDIN ZOTERO_ITEM CSL_CITATION {"citationID":"T39JLx9x","properties":{"formattedCitation":"(Rochette &amp; Dill, 2000; Ruehl &amp; Trexler, 2015)","plainCitation":"(Rochette &amp; Dill, 2000; Ruehl &amp; Trexler, 2015)","noteIndex":0},"citationItems":[{"id":"jA1NzBln/HCrmgW2n","uris":["http://www.mendeley.com/documents/?uuid=767d0ad6-e142-4be8-afdd-e0e1f2c9541d"],"itemData":{"DOI":"10.1016/S0022-0981(00)00253-7","ISSN":"00220981","abstract":"Predators can affect the vertical distribution of mobile intertidal invertebrates in two ways: they can (1) cause greater mortality of prey at certain intertidal levels, and (2) induce prey to seek safer intertidal areas. In this study, we investigate whether low-intertidal and subtidal predators affect the intertidal distribution of two congeneric species of small herbivorous gastropods of northeastern Pacific Shores, Littorina sitkana Philippi 1846, and L. scutulata Gould 1849. In particular, we tested the hypothesis that predators affect the distribution of these snails by inducing them to seek higher and safer intertidal areas. On a wave-sheltered shore in Barkley Sound, British Columbia, L. sitkana and L. scutulata were both killed by predatory crabs (e.g., Cancer productus) more frequently when tethered near the lower limit of their intertidal distribution (</w:instrText>
      </w:r>
      <w:r w:rsidR="007766FB">
        <w:rPr>
          <w:rFonts w:ascii="Cambria Math" w:hAnsi="Cambria Math" w:cs="Cambria Math"/>
        </w:rPr>
        <w:instrText>≃</w:instrText>
      </w:r>
      <w:r w:rsidR="007766FB">
        <w:instrText xml:space="preserve"> 1 m) than when tethered where they were most common (</w:instrText>
      </w:r>
      <w:r w:rsidR="007766FB">
        <w:rPr>
          <w:rFonts w:ascii="Cambria Math" w:hAnsi="Cambria Math" w:cs="Cambria Math"/>
        </w:rPr>
        <w:instrText>≃</w:instrText>
      </w:r>
      <w:r w:rsidR="007766FB">
        <w:instrText xml:space="preserve"> 2.5 m), suggesting that high mortality rates are partly responsible for the lower-limit of these snails' intertidal distribution. However, two field mark-recapture experiments indicated that the snails' behavioral response to predation risk also influences their distribution. In the first experiment, snails from the 2.5-m level (low risk) transplanted to the 1.0-m level (high risk) displayed a strong and consistent tendency to move shoreward, especially L. sitkana, some traveling 10-15 m in 2-3 days to regain their original level. These shoreward movements were especially precise in the northern part of the study area, where predation rates on tethered snails were greatest. Furthermore, larger more vulnerable snails were more strongly oriented shoreward than smaller individuals, indicating that antipredator behavior might also contribute to intertidal size gradients in these species. In the second mark-recapture experiment, we manipulated predation risk using small cages and found that snails exposed to the odors of C. productus crabs foraging on conspecific and heterospecific snails displayed more precise (L. sitkana and L. scutulata) and longer (L. sitkana) shoreward movements than snails held in control conditions. These results provide the first experimental evidence that antipredator behavior may contribute to the intertidal distribution patterns of littorinids. (C) 2000 Elsevier Science B.V.","author":[{"dropping-particle":"","family":"Rochette","given":"Rémy","non-dropping-particle":"","parse-names":false,"suffix":""},{"dropping-particle":"","family":"Dill","given":"Lawrence M.","non-dropping-particle":"","parse-names":false,"suffix":""}],"container-title":"Journal of Experimental Marine Biology and Ecology","id":"ITEM-1","issue":"2","issued":{"date-parts":[["2000"]]},"page":"165-191","title":"Mortality, behavior and the effects of predators on the intertidal distribution of littorinid gastropods","type":"article-journal","volume":"253"}},{"id":"jA1NzBln/WdahUaet","uris":["http://www.mendeley.com/documents/?uuid=3b3afb17-9423-44b9-af78-34ef8c0368ed"],"itemData":{"DOI":"10.1007/s00442-015-3324-4","ISSN":"00298549","PMID":"25916894","abstract":"Balancing trade-offs between avoiding predators and acquiring food enables animals to maximize fitness. Quantifying their relative contribution to vital rates in nature is challenging because predator abundance and nutrient enrichment are often confounded. We employed a reciprocal transplant study design to separate these confounded effects on growth and reproduction of snails at wetland sites along a gradient of predator threats and phosphorus (P) enrichment associated with a canal. We held snails in mesh bags that allowed the passage of waterborne predator cues and fed them local or transplanted periphyton. Molluscivores were more abundant near the canal, and snails tethered near the canal suffered 33 % greater mortality than those tethered far from it (far sites). The greatest difference in snail growth rates was at the far sites where growth on far periphyton was 48 % slower than on P-enriched (near canal) periphyton. Close proximity to the canal reduced growth on near periphyton by 21 % compared to growth on the same periphyton far from the canal; there was no difference in growth rate on either periphyton type when snails were raised near the canal. Snails laid 81 % more egg masses at far sites than at near sites, regardless of periphyton origin. Top–down and bottom–up processes were elevated near the canal, and their effects canceled on growth, but not reproduction. Phenotypic trade-offs such as these may explain why some taxa show little response to nutrient enrichment, compared to others, or that the effects of nutrient enrichment may be context dependent.","author":[{"dropping-particle":"","family":"Ruehl","given":"Clifton B.","non-dropping-particle":"","parse-names":false,"suffix":""},{"dropping-particle":"","family":"Trexler","given":"Joel C.","non-dropping-particle":"","parse-names":false,"suffix":""}],"container-title":"Oecologia","id":"ITEM-2","issue":"1","issued":{"date-parts":[["2015"]]},"page":"117-127","publisher":"Springer Berlin Heidelberg","title":"Reciprocal transplant reveals trade-off of resource quality and predation risk in the field","type":"article-journal","volume":"179"}}],"schema":"https://github.com/citation-style-language/schema/raw/master/csl-citation.json"} </w:instrText>
      </w:r>
      <w:r w:rsidRPr="00524172">
        <w:fldChar w:fldCharType="separate"/>
      </w:r>
      <w:r w:rsidRPr="00B41503">
        <w:t>(Rochette &amp; Dill, 2000; Ruehl &amp; Trexler, 2015)</w:t>
      </w:r>
      <w:r w:rsidRPr="00524172">
        <w:fldChar w:fldCharType="end"/>
      </w:r>
      <w:r w:rsidRPr="00524172">
        <w:t>.</w:t>
      </w:r>
      <w:bookmarkEnd w:id="745"/>
    </w:p>
    <w:p w14:paraId="6A08148C" w14:textId="6AE0A091" w:rsidR="007A086A" w:rsidRDefault="0004497C" w:rsidP="001F0C62">
      <w:pPr>
        <w:pStyle w:val="NATESTYLE1CommonCollege"/>
        <w:spacing w:after="240"/>
        <w:ind w:firstLine="720"/>
        <w:jc w:val="both"/>
      </w:pPr>
      <w:r>
        <w:t>Our results supported our prediction</w:t>
      </w:r>
      <w:r w:rsidR="00A95890">
        <w:t xml:space="preserve"> that </w:t>
      </w:r>
      <w:r>
        <w:t xml:space="preserve">apple snail </w:t>
      </w:r>
      <w:r w:rsidR="002017AE">
        <w:t xml:space="preserve">development would increase </w:t>
      </w:r>
      <w:r w:rsidR="00E24DD2">
        <w:t>in the warmer wet season</w:t>
      </w:r>
      <w:r>
        <w:t xml:space="preserve"> (Figure 5, Figure S1)</w:t>
      </w:r>
      <w:r w:rsidR="007A086A">
        <w:t xml:space="preserve">. </w:t>
      </w:r>
      <w:r w:rsidR="004146FC">
        <w:t xml:space="preserve">Increases in prey development </w:t>
      </w:r>
      <w:r w:rsidR="00ED44A8">
        <w:t>associated with</w:t>
      </w:r>
      <w:r w:rsidR="004146FC">
        <w:t xml:space="preserve"> the </w:t>
      </w:r>
      <w:r w:rsidR="004146FC">
        <w:lastRenderedPageBreak/>
        <w:t>warmer</w:t>
      </w:r>
      <w:r w:rsidR="00ED44A8">
        <w:t xml:space="preserve"> </w:t>
      </w:r>
      <w:r w:rsidR="004146FC">
        <w:t>wet season is consistent with</w:t>
      </w:r>
      <w:r w:rsidR="008D2808">
        <w:t xml:space="preserve"> many</w:t>
      </w:r>
      <w:r w:rsidR="004146FC">
        <w:t xml:space="preserve"> experimental </w:t>
      </w:r>
      <w:r w:rsidR="00824ABD">
        <w:t>manipulation</w:t>
      </w:r>
      <w:r w:rsidR="00ED44A8">
        <w:t>s</w:t>
      </w:r>
      <w:r w:rsidR="00824ABD">
        <w:t xml:space="preserve"> of temperature</w:t>
      </w:r>
      <w:r w:rsidR="004146FC">
        <w:t xml:space="preserve"> </w:t>
      </w:r>
      <w:r w:rsidR="00824ABD">
        <w:t>in</w:t>
      </w:r>
      <w:r w:rsidR="004146FC">
        <w:t xml:space="preserve"> predator-prey</w:t>
      </w:r>
      <w:r w:rsidR="00824ABD">
        <w:t xml:space="preserve"> studies</w:t>
      </w:r>
      <w:r w:rsidR="00E62719">
        <w:t xml:space="preserve"> including</w:t>
      </w:r>
      <w:r w:rsidR="00824ABD">
        <w:t xml:space="preserve"> dragonfly-mosquito</w:t>
      </w:r>
      <w:r w:rsidR="001042D6">
        <w:t xml:space="preserve"> interactions </w:t>
      </w:r>
      <w:r w:rsidR="001042D6">
        <w:fldChar w:fldCharType="begin"/>
      </w:r>
      <w:r w:rsidR="001042D6">
        <w:instrText xml:space="preserve"> ADDIN ZOTERO_ITEM CSL_CITATION {"citationID":"wBYZEq7e","properties":{"formattedCitation":"(Davidson et al., 2021)","plainCitation":"(Davidson et al., 2021)","noteIndex":0},"citationItems":[{"id":180,"uris":["http://zotero.org/users/9972654/items/K52DS5GK"],"itemData":{"id":180,"type":"article-journal","container-title":"Functional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R."}],"editor":[{"family":"Marshall","given":"Katie"}],"issued":{"date-parts":[["2021",5]]}}}],"schema":"https://github.com/citation-style-language/schema/raw/master/csl-citation.json"} </w:instrText>
      </w:r>
      <w:r w:rsidR="001042D6">
        <w:fldChar w:fldCharType="separate"/>
      </w:r>
      <w:r w:rsidR="001042D6" w:rsidRPr="001042D6">
        <w:t>(Davidson et al., 2021)</w:t>
      </w:r>
      <w:r w:rsidR="001042D6">
        <w:fldChar w:fldCharType="end"/>
      </w:r>
      <w:r w:rsidR="0042389B">
        <w:t xml:space="preserve"> and </w:t>
      </w:r>
      <w:r w:rsidR="006E4671">
        <w:t xml:space="preserve">predatory ant-caterpillar interactions </w:t>
      </w:r>
      <w:r w:rsidR="006E4671">
        <w:fldChar w:fldCharType="begin"/>
      </w:r>
      <w:r w:rsidR="006E4671">
        <w:instrText xml:space="preserve"> ADDIN ZOTERO_ITEM CSL_CITATION {"citationID":"gUtugsFx","properties":{"formattedCitation":"(Pepi et al., 2018)","plainCitation":"(Pepi et al., 2018)","noteIndex":0},"citationItems":[{"id":268,"uris":["http://zotero.org/users/9972654/items/VFVD9LDE"],"itemData":{"id":268,"type":"article-journal","abstract":"Climate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time.","container-title":"Ecology","DOI":"10.1002/ecy.2356","ISSN":"00129658","issue":"7","journalAbbreviation":"Ecology","language":"en","page":"1584-1590","source":"DOI.org (Crossref)","title":"As temperature increases, predator attack rate is more important to survival than a smaller window of prey vulnerability","volume":"99","author":[{"family":"Pepi","given":"Adam"},{"family":"Grof-Tisza","given":"Patrick"},{"family":"Holyoak","given":"Marcel"},{"family":"Karban","given":"Richard"}],"issued":{"date-parts":[["2018",7]]}}}],"schema":"https://github.com/citation-style-language/schema/raw/master/csl-citation.json"} </w:instrText>
      </w:r>
      <w:r w:rsidR="006E4671">
        <w:fldChar w:fldCharType="separate"/>
      </w:r>
      <w:r w:rsidR="006E4671" w:rsidRPr="006E4671">
        <w:t>(Pepi et al., 2018)</w:t>
      </w:r>
      <w:r w:rsidR="006E4671">
        <w:fldChar w:fldCharType="end"/>
      </w:r>
      <w:r w:rsidR="000D3DBC">
        <w:t>.</w:t>
      </w:r>
      <w:r w:rsidR="00102BF3">
        <w:t xml:space="preserve">  </w:t>
      </w:r>
      <w:r w:rsidR="007E63C0">
        <w:t>Further,</w:t>
      </w:r>
      <w:r w:rsidR="00102BF3">
        <w:t xml:space="preserve"> increases in temperature are generally thought to increase </w:t>
      </w:r>
      <w:r w:rsidR="00A61B40">
        <w:t>development</w:t>
      </w:r>
      <w:r w:rsidR="00102BF3">
        <w:t xml:space="preserve"> of ectothermic animals</w:t>
      </w:r>
      <w:r w:rsidR="004146FC">
        <w:t xml:space="preserve"> </w:t>
      </w:r>
      <w:r w:rsidR="001435C5">
        <w:t xml:space="preserve">except for extreme thermal maxima </w:t>
      </w:r>
      <w:r w:rsidR="00AE63B2">
        <w:fldChar w:fldCharType="begin"/>
      </w:r>
      <w:r w:rsidR="00AE63B2">
        <w:instrText xml:space="preserve"> ADDIN ZOTERO_ITEM CSL_CITATION {"citationID":"3mK96j0h","properties":{"formattedCitation":"(Kingsolver &amp; Woods, 2016)","plainCitation":"(Kingsolver &amp; Woods, 2016)","noteIndex":0},"citationItems":[{"id":1924,"uris":["http://zotero.org/users/9972654/items/K8R2S7KA"],"itemData":{"id":1924,"type":"article-journal","abstract":"Thermal performance curves have been widely used to model the ecological responses of ectotherms to variable thermal environments and climate change. Such models ignore the effects of time dependence—the temporal pattern and duration of temperature exposure —on performance. We developed and solved a simple mathematical model for growth rate of ectotherms, combining thermal performance curves for ingestion rate with the temporal dynamics of gene expression and protein production in response to high temperatures to predict temporal patterns of growth rate in constant and diurnally ﬂuctuating temperatures. We used the model to explore the effects of heat shock proteins on larval growth rates of Manduca sexta. The model correctly captures two empirical patterns for larval growth rate: ﬁrst, maximal growth rate and optimal temperature decline with increasing duration of temperature exposure; second, mean growth rates decline with time in diurnally ﬂuctuating temperatures at higher mean temperatures. These qualitative results apply broadly to cases where proteins or other molecules produced in response to high temperatures reduce growth rates. We discuss some of the critical assumptions and predictions of the model and suggest potential extensions and alternatives. Incorporating time-dependent effects will be essential for making more realistic predictions about the physiological and ecological consequences of temperature ﬂuctuations and climate change.","container-title":"The American Naturalist","DOI":"10.1086/684786","ISSN":"0003-0147, 1537-5323","issue":"3","journalAbbreviation":"The American Naturalist","language":"en","page":"283-294","source":"DOI.org (Crossref)","title":"Beyond Thermal Performance Curves: Modeling Time-Dependent Effects of Thermal Stress on Ectotherm Growth Rates","title-short":"Beyond Thermal Performance Curves","volume":"187","author":[{"family":"Kingsolver","given":"Joel G."},{"family":"Woods","given":"H. Arthur"}],"issued":{"date-parts":[["2016",3]]}}}],"schema":"https://github.com/citation-style-language/schema/raw/master/csl-citation.json"} </w:instrText>
      </w:r>
      <w:r w:rsidR="00AE63B2">
        <w:fldChar w:fldCharType="separate"/>
      </w:r>
      <w:r w:rsidR="00AE63B2" w:rsidRPr="00714337">
        <w:t>(Kingsolver &amp; Woods, 2016)</w:t>
      </w:r>
      <w:r w:rsidR="00AE63B2">
        <w:fldChar w:fldCharType="end"/>
      </w:r>
      <w:r w:rsidR="001435C5">
        <w:t xml:space="preserve">.  </w:t>
      </w:r>
      <w:r w:rsidR="00137DDF">
        <w:t xml:space="preserve"> </w:t>
      </w:r>
    </w:p>
    <w:p w14:paraId="1CC853BD" w14:textId="6F640E21" w:rsidR="00D80D20" w:rsidRDefault="00953EC1" w:rsidP="00E62686">
      <w:pPr>
        <w:pStyle w:val="NATESTYLE1CommonCollege"/>
        <w:spacing w:after="240"/>
        <w:ind w:firstLine="720"/>
        <w:jc w:val="both"/>
      </w:pPr>
      <w:r>
        <w:t>W</w:t>
      </w:r>
      <w:r w:rsidR="007A086A">
        <w:t xml:space="preserve">e predicted that </w:t>
      </w:r>
      <w:r>
        <w:t xml:space="preserve">if predator </w:t>
      </w:r>
      <w:commentRangeStart w:id="765"/>
      <w:r>
        <w:t>composition</w:t>
      </w:r>
      <w:ins w:id="766" w:author="Nathan Dorn" w:date="2024-02-16T11:50:00Z">
        <w:r w:rsidR="00191071">
          <w:t xml:space="preserve"> and </w:t>
        </w:r>
      </w:ins>
      <w:ins w:id="767" w:author="Nathan Dorn" w:date="2024-02-16T11:52:00Z">
        <w:r w:rsidR="00137444">
          <w:t>abundances</w:t>
        </w:r>
      </w:ins>
      <w:r>
        <w:t xml:space="preserve"> </w:t>
      </w:r>
      <w:commentRangeEnd w:id="765"/>
      <w:r w:rsidR="00CE214C">
        <w:rPr>
          <w:rStyle w:val="CommentReference"/>
          <w:rFonts w:cstheme="minorBidi"/>
        </w:rPr>
        <w:commentReference w:id="765"/>
      </w:r>
      <w:r>
        <w:t>w</w:t>
      </w:r>
      <w:ins w:id="768" w:author="Nathan Dorn" w:date="2024-02-16T11:52:00Z">
        <w:r w:rsidR="00137444">
          <w:t>ere</w:t>
        </w:r>
      </w:ins>
      <w:del w:id="769" w:author="Nathan Dorn" w:date="2024-02-16T11:52:00Z">
        <w:r w:rsidDel="00137444">
          <w:delText>as</w:delText>
        </w:r>
      </w:del>
      <w:r>
        <w:t xml:space="preserve"> constant between </w:t>
      </w:r>
      <w:r w:rsidR="007559AE">
        <w:t>seasons,</w:t>
      </w:r>
      <w:r>
        <w:t xml:space="preserve"> </w:t>
      </w:r>
      <w:commentRangeStart w:id="770"/>
      <w:r w:rsidR="000260D1">
        <w:t>then</w:t>
      </w:r>
      <w:r>
        <w:t xml:space="preserve"> </w:t>
      </w:r>
      <w:del w:id="771" w:author="Nathan Dorn" w:date="2024-02-16T11:48:00Z">
        <w:r w:rsidR="007A086A" w:rsidDel="00600A54">
          <w:delText xml:space="preserve">changes in prey </w:delText>
        </w:r>
      </w:del>
      <w:r w:rsidR="007A086A">
        <w:t xml:space="preserve">survival rates </w:t>
      </w:r>
      <w:r w:rsidR="00BC4163">
        <w:t>would decrease</w:t>
      </w:r>
      <w:r w:rsidR="00B44937">
        <w:t xml:space="preserve"> </w:t>
      </w:r>
      <w:commentRangeEnd w:id="770"/>
      <w:r w:rsidR="005E6723">
        <w:rPr>
          <w:rStyle w:val="CommentReference"/>
          <w:rFonts w:cstheme="minorBidi"/>
        </w:rPr>
        <w:commentReference w:id="770"/>
      </w:r>
      <w:r w:rsidR="00B44937">
        <w:t xml:space="preserve">across </w:t>
      </w:r>
      <w:commentRangeStart w:id="772"/>
      <w:r w:rsidR="00B44937">
        <w:t>all sizes</w:t>
      </w:r>
      <w:r w:rsidR="00C75185">
        <w:t xml:space="preserve"> </w:t>
      </w:r>
      <w:commentRangeEnd w:id="772"/>
      <w:r w:rsidR="00191071">
        <w:rPr>
          <w:rStyle w:val="CommentReference"/>
          <w:rFonts w:cstheme="minorBidi"/>
        </w:rPr>
        <w:commentReference w:id="772"/>
      </w:r>
      <w:r w:rsidR="00C75185">
        <w:t xml:space="preserve">because of increased </w:t>
      </w:r>
      <w:r w:rsidR="00A510A0">
        <w:t xml:space="preserve">pre-capita </w:t>
      </w:r>
      <w:r w:rsidR="00C75185">
        <w:t>foraging rates</w:t>
      </w:r>
      <w:ins w:id="773" w:author="Nathan Dorn" w:date="2024-02-16T11:49:00Z">
        <w:r w:rsidR="005E6723">
          <w:t xml:space="preserve"> under warmer conditions in the summer season</w:t>
        </w:r>
      </w:ins>
      <w:r w:rsidR="00BC4163">
        <w:t>, but if predator composition changed between season</w:t>
      </w:r>
      <w:r w:rsidR="007559AE">
        <w:t>,</w:t>
      </w:r>
      <w:r w:rsidR="00BC4163">
        <w:t xml:space="preserve"> </w:t>
      </w:r>
      <w:r w:rsidR="007559AE">
        <w:t>then</w:t>
      </w:r>
      <w:r w:rsidR="00BC4163">
        <w:t xml:space="preserve"> prey</w:t>
      </w:r>
      <w:r w:rsidR="00FA4747">
        <w:t xml:space="preserve"> size-dependent</w:t>
      </w:r>
      <w:r w:rsidR="00BC4163">
        <w:t xml:space="preserve"> survival would depend on</w:t>
      </w:r>
      <w:r w:rsidR="002658C2">
        <w:t xml:space="preserve"> </w:t>
      </w:r>
      <w:r w:rsidR="00FA4747">
        <w:t xml:space="preserve">the changes in </w:t>
      </w:r>
      <w:r w:rsidR="002658C2">
        <w:t>abundance of the different predators</w:t>
      </w:r>
      <w:r w:rsidR="00A510A0">
        <w:t xml:space="preserve"> even with increased per-capita predation</w:t>
      </w:r>
      <w:r w:rsidR="00202403">
        <w:t xml:space="preserve"> from warmer temperature</w:t>
      </w:r>
      <w:r w:rsidR="00860AFC">
        <w:t>s</w:t>
      </w:r>
      <w:r w:rsidR="002658C2">
        <w:t>.</w:t>
      </w:r>
      <w:r w:rsidR="007A086A">
        <w:t xml:space="preserve"> </w:t>
      </w:r>
      <w:r w:rsidR="00EC2158">
        <w:t xml:space="preserve">Our results </w:t>
      </w:r>
      <w:r w:rsidR="00041A0A">
        <w:t xml:space="preserve">generally </w:t>
      </w:r>
      <w:r w:rsidR="00EC2158">
        <w:t xml:space="preserve">support </w:t>
      </w:r>
      <w:r w:rsidR="007563F2">
        <w:t>our</w:t>
      </w:r>
      <w:r w:rsidR="00EC2158">
        <w:t xml:space="preserve"> second </w:t>
      </w:r>
      <w:r w:rsidR="007563F2">
        <w:t>prediction</w:t>
      </w:r>
      <w:r w:rsidR="00CB13B0">
        <w:t xml:space="preserve"> because:</w:t>
      </w:r>
      <w:r w:rsidR="00EC2158">
        <w:t xml:space="preserve"> 1) w</w:t>
      </w:r>
      <w:r w:rsidR="00332A08">
        <w:t xml:space="preserve">e found that </w:t>
      </w:r>
      <w:r w:rsidR="00EC2158">
        <w:t xml:space="preserve">predator </w:t>
      </w:r>
      <w:del w:id="774" w:author="Nathan Dorn" w:date="2024-02-16T11:52:00Z">
        <w:r w:rsidR="00EC2158" w:rsidDel="00137444">
          <w:delText xml:space="preserve">composition </w:delText>
        </w:r>
      </w:del>
      <w:ins w:id="775" w:author="Nathan Dorn" w:date="2024-02-16T11:52:00Z">
        <w:r w:rsidR="00137444">
          <w:t>abundances</w:t>
        </w:r>
        <w:r w:rsidR="00137444">
          <w:t xml:space="preserve"> </w:t>
        </w:r>
      </w:ins>
      <w:del w:id="776" w:author="Nathan Dorn" w:date="2024-02-16T11:52:00Z">
        <w:r w:rsidR="00EC2158" w:rsidDel="00137444">
          <w:delText xml:space="preserve">changed </w:delText>
        </w:r>
      </w:del>
      <w:ins w:id="777" w:author="Nathan Dorn" w:date="2024-02-16T11:52:00Z">
        <w:r w:rsidR="00137444">
          <w:t>decrease</w:t>
        </w:r>
      </w:ins>
      <w:ins w:id="778" w:author="Nathan Dorn" w:date="2024-02-16T11:53:00Z">
        <w:r w:rsidR="00137444">
          <w:t>d</w:t>
        </w:r>
      </w:ins>
      <w:ins w:id="779" w:author="Nathan Dorn" w:date="2024-02-16T11:52:00Z">
        <w:r w:rsidR="00137444">
          <w:t xml:space="preserve"> </w:t>
        </w:r>
      </w:ins>
      <w:r w:rsidR="00A778E5">
        <w:t>in the wet season</w:t>
      </w:r>
      <w:del w:id="780" w:author="Nathan Dorn" w:date="2024-02-16T11:53:00Z">
        <w:r w:rsidR="00A778E5" w:rsidDel="00137444">
          <w:delText xml:space="preserve"> with </w:delText>
        </w:r>
        <w:r w:rsidR="00D03320" w:rsidDel="00137444">
          <w:delText>≥</w:delText>
        </w:r>
        <w:r w:rsidR="00A778E5" w:rsidDel="00137444">
          <w:delText xml:space="preserve"> 3.</w:delText>
        </w:r>
        <w:r w:rsidR="00D03320" w:rsidDel="00137444">
          <w:delText>4</w:delText>
        </w:r>
        <w:r w:rsidR="00A778E5" w:rsidDel="00137444">
          <w:delText xml:space="preserve"> fold decline in</w:delText>
        </w:r>
        <w:r w:rsidR="00990585" w:rsidDel="00137444">
          <w:delText xml:space="preserve"> abundance of</w:delText>
        </w:r>
        <w:r w:rsidR="00A778E5" w:rsidDel="00137444">
          <w:delText xml:space="preserve"> juvenile </w:delText>
        </w:r>
        <w:r w:rsidR="00797F07" w:rsidDel="00137444">
          <w:delText>snail</w:delText>
        </w:r>
        <w:r w:rsidR="00990585" w:rsidDel="00137444">
          <w:delText xml:space="preserve"> </w:delText>
        </w:r>
        <w:r w:rsidR="00A778E5" w:rsidDel="00137444">
          <w:delText>p</w:delText>
        </w:r>
        <w:r w:rsidR="00332A08" w:rsidDel="00137444">
          <w:delText>redator</w:delText>
        </w:r>
        <w:r w:rsidR="00990585" w:rsidDel="00137444">
          <w:delText>s</w:delText>
        </w:r>
      </w:del>
      <w:r w:rsidR="003E20E8">
        <w:t xml:space="preserve">, 2) juvenile </w:t>
      </w:r>
      <w:del w:id="781" w:author="Nathan Dorn" w:date="2024-02-16T11:53:00Z">
        <w:r w:rsidR="003E20E8" w:rsidDel="00137444">
          <w:delText>apple snail</w:delText>
        </w:r>
      </w:del>
      <w:ins w:id="782" w:author="Nathan Dorn" w:date="2024-02-16T11:53:00Z">
        <w:r w:rsidR="00137444">
          <w:t>FAS</w:t>
        </w:r>
      </w:ins>
      <w:r w:rsidR="003E20E8">
        <w:t xml:space="preserve"> survival increased</w:t>
      </w:r>
      <w:r w:rsidR="00326003">
        <w:t xml:space="preserve"> in the wet season</w:t>
      </w:r>
      <w:r w:rsidR="005359FB">
        <w:t>, and 3) per-capita foraging rates</w:t>
      </w:r>
      <w:ins w:id="783" w:author="Nathan Dorn" w:date="2024-02-16T11:55:00Z">
        <w:r w:rsidR="000A1C43">
          <w:t xml:space="preserve"> of crayfish and salamanders appeared to</w:t>
        </w:r>
      </w:ins>
      <w:del w:id="784" w:author="Nathan Dorn" w:date="2024-02-16T11:55:00Z">
        <w:r w:rsidR="005359FB" w:rsidDel="000A1C43">
          <w:delText xml:space="preserve"> increased</w:delText>
        </w:r>
      </w:del>
      <w:ins w:id="785" w:author="Nathan Dorn" w:date="2024-02-16T11:55:00Z">
        <w:r w:rsidR="000A1C43">
          <w:t xml:space="preserve"> increase</w:t>
        </w:r>
      </w:ins>
      <w:r w:rsidR="00326003">
        <w:t xml:space="preserve"> in the wet</w:t>
      </w:r>
      <w:r w:rsidR="008D3248">
        <w:t xml:space="preserve"> </w:t>
      </w:r>
      <w:r w:rsidR="00326003">
        <w:t>season</w:t>
      </w:r>
      <w:r w:rsidR="005359FB">
        <w:t xml:space="preserve"> </w:t>
      </w:r>
      <w:ins w:id="786" w:author="Nathan Dorn" w:date="2024-02-16T11:53:00Z">
        <w:r w:rsidR="00137444">
          <w:t xml:space="preserve">consistent with temperature dependent </w:t>
        </w:r>
        <w:r w:rsidR="006832F1">
          <w:t xml:space="preserve">expectations </w:t>
        </w:r>
      </w:ins>
      <w:del w:id="787" w:author="Nathan Dorn" w:date="2024-02-16T11:55:00Z">
        <w:r w:rsidR="005359FB" w:rsidDel="000A1C43">
          <w:delText>(except for Giant Water Bugs</w:delText>
        </w:r>
        <w:r w:rsidR="002E16F4" w:rsidDel="000A1C43">
          <w:delText>; Figure 4</w:delText>
        </w:r>
        <w:r w:rsidR="005359FB" w:rsidDel="000A1C43">
          <w:delText>)</w:delText>
        </w:r>
      </w:del>
      <w:r w:rsidR="00860A38">
        <w:t>.</w:t>
      </w:r>
      <w:r w:rsidR="00C62DB9">
        <w:t xml:space="preserve">  </w:t>
      </w:r>
      <w:r w:rsidR="00090B2D">
        <w:t xml:space="preserve">The declines in abundance of </w:t>
      </w:r>
      <w:commentRangeStart w:id="788"/>
      <w:r w:rsidR="00D332B8">
        <w:t xml:space="preserve">predatory </w:t>
      </w:r>
      <w:ins w:id="789" w:author="Nathan Dorn" w:date="2024-02-16T11:55:00Z">
        <w:r w:rsidR="000A1C43">
          <w:t>c</w:t>
        </w:r>
      </w:ins>
      <w:del w:id="790" w:author="Nathan Dorn" w:date="2024-02-16T11:55:00Z">
        <w:r w:rsidR="00090B2D" w:rsidDel="000A1C43">
          <w:delText>C</w:delText>
        </w:r>
      </w:del>
      <w:r w:rsidR="00090B2D">
        <w:t xml:space="preserve">rayfish and </w:t>
      </w:r>
      <w:del w:id="791" w:author="Nathan Dorn" w:date="2024-02-16T11:55:00Z">
        <w:r w:rsidR="00090B2D" w:rsidDel="000A1C43">
          <w:delText>Giant Water B</w:delText>
        </w:r>
      </w:del>
      <w:ins w:id="792" w:author="Nathan Dorn" w:date="2024-02-16T11:55:00Z">
        <w:r w:rsidR="000A1C43">
          <w:t>b</w:t>
        </w:r>
      </w:ins>
      <w:r w:rsidR="00090B2D">
        <w:t xml:space="preserve">ugs </w:t>
      </w:r>
      <w:commentRangeEnd w:id="788"/>
      <w:r w:rsidR="00F73DB8">
        <w:rPr>
          <w:rStyle w:val="CommentReference"/>
          <w:rFonts w:cstheme="minorBidi"/>
        </w:rPr>
        <w:commentReference w:id="788"/>
      </w:r>
      <w:r w:rsidR="00D92D7F">
        <w:t>are explained by phenology</w:t>
      </w:r>
      <w:r w:rsidR="00461FC3">
        <w:t xml:space="preserve"> </w:t>
      </w:r>
      <w:r w:rsidR="002C7B79">
        <w:fldChar w:fldCharType="begin"/>
      </w:r>
      <w:r w:rsidR="0034625D">
        <w:instrText xml:space="preserve"> ADDIN ZOTERO_ITEM CSL_CITATION {"citationID":"ALGZBHXi","properties":{"formattedCitation":"(Pintar et al., 2021; van der Heiden &amp; Dorn, 2017)","plainCitation":"(Pintar et al., 2021; van der Heiden &amp; Dorn, 2017)","noteIndex":0},"citationItems":[{"id":264,"uris":["http://zotero.org/users/9972654/items/FHLGFIZ4"],"itemData":{"id":264,"type":"article-journal","abstract":"The Everglades is a large subtropical wetland that has been modified heavily by humans and now is undergoing restoration. Aquatic and semiaquatic Heteroptera (Hemiptera) in the infraorders Gerromorpha and Nepomorpha were collected in the Florida Everglades using standardized 1-m2 throwtraps. Sampling efforts were conducted in marshes distributed from southern Everglades National Park, north throughout the Water Conservation Areas to Loxahatchee National Wildlife Refuge. In total, 12,833 individuals were identified representing 17 species in 13 genera and 8 families (Belostomatidae, Corixidae, Gerridae, Mesoveliidae, Naucoridae, Nepidae, Veliidae). The naucorid Pelocoris femoratus (Palisot de Beauvois) (Hemiptera: Naucoridae) was by far the most abundant species, whereas 2 other species, Belostoma lutarium (Stål) (Hemiptera: Belostomatidae) and Neogerris hesione Kirkaldy (Hemiptera: Gerridae), were widespread but less abundant. Two species, Abedus immaculatus (Say) (Hemiptera: Belostomatidae) and Pelocoris balius La Rivers (Hemiptera: Naucoridae) had localized distributions, whereas all other species were collected rarely. We discuss the abundance and distribution of species recorded, along with unique traits and the biology of the aquatic Heteroptera in the Everglades and implications for the restoration of the Everglades.","container-title":"Florida Entomologist","DOI":"10.1653/024.104.0408","ISSN":"0015-4040","issue":"4","journalAbbreviation":"Florida Entomologist","language":"en","source":"DOI.org (Crossref)","title":"The Aquatic Heteroptera (Hemiptera) of Marshes in the Florida Everglades","URL":"https://bioone.org/journals/florida-entomologist/volume-104/issue-4/024.104.0408/The-Aquatic-Heteroptera-Hemiptera-of-Marshes-in-the-Florida-Everglades/10.1653/024.104.0408.full","volume":"104","author":[{"family":"Pintar","given":"Matthew R."},{"family":"Kline","given":"Jeffrey L."},{"family":"Trexler","given":"Joel C."}],"accessed":{"date-parts":[["2022",9,1]]},"issued":{"date-parts":[["2021",12,17]]}}},{"id":1926,"uris":["http://zotero.org/users/9972654/items/QQTIQ6MY"],"itemData":{"id":1926,"type":"article-journal","container-title":"Aquatic Ecology","DOI":"10.1007/s10452-016-9612-1","ISSN":"1386-2588, 1573-5125","issue":"2","journalAbbreviation":"Aquat Ecol","language":"en","page":"219-233","source":"DOI.org (Crossref)","title":"Benefits of adjacent habitat patches to the distribution of a crayfish population in a hydro-dynamic wetland landscape","volume":"51","author":[{"family":"Heiden","given":"Craig A.","non-dropping-particle":"van der"},{"family":"Dorn","given":"Nathan J."}],"issued":{"date-parts":[["2017",6]]}}}],"schema":"https://github.com/citation-style-language/schema/raw/master/csl-citation.json"} </w:instrText>
      </w:r>
      <w:r w:rsidR="002C7B79">
        <w:fldChar w:fldCharType="separate"/>
      </w:r>
      <w:r w:rsidR="0034625D" w:rsidRPr="0034625D">
        <w:t>(Pintar et al., 2021; van der Heiden &amp; Dorn, 2017)</w:t>
      </w:r>
      <w:r w:rsidR="002C7B79">
        <w:fldChar w:fldCharType="end"/>
      </w:r>
      <w:r w:rsidR="00E3499D">
        <w:t xml:space="preserve"> while declines in abundance </w:t>
      </w:r>
      <w:commentRangeStart w:id="793"/>
      <w:r w:rsidR="00C6238B">
        <w:t xml:space="preserve">of </w:t>
      </w:r>
      <w:ins w:id="794" w:author="Nathan Dorn" w:date="2024-02-16T11:56:00Z">
        <w:r w:rsidR="00F73DB8">
          <w:t>g</w:t>
        </w:r>
      </w:ins>
      <w:del w:id="795" w:author="Nathan Dorn" w:date="2024-02-16T11:56:00Z">
        <w:r w:rsidR="00C6238B" w:rsidDel="00F73DB8">
          <w:delText>G</w:delText>
        </w:r>
      </w:del>
      <w:r w:rsidR="00C6238B">
        <w:t xml:space="preserve">reater </w:t>
      </w:r>
      <w:ins w:id="796" w:author="Nathan Dorn" w:date="2024-02-16T11:56:00Z">
        <w:r w:rsidR="00F73DB8">
          <w:t>s</w:t>
        </w:r>
      </w:ins>
      <w:del w:id="797" w:author="Nathan Dorn" w:date="2024-02-16T11:56:00Z">
        <w:r w:rsidR="00C6238B" w:rsidDel="00F73DB8">
          <w:delText>S</w:delText>
        </w:r>
      </w:del>
      <w:r w:rsidR="00C6238B">
        <w:t xml:space="preserve">irens </w:t>
      </w:r>
      <w:commentRangeEnd w:id="793"/>
      <w:r w:rsidR="00671C4E">
        <w:rPr>
          <w:rStyle w:val="CommentReference"/>
          <w:rFonts w:cstheme="minorBidi"/>
        </w:rPr>
        <w:commentReference w:id="793"/>
      </w:r>
      <w:r w:rsidR="00C6238B">
        <w:t xml:space="preserve">are </w:t>
      </w:r>
      <w:ins w:id="798" w:author="Nathan Dorn" w:date="2024-02-16T11:57:00Z">
        <w:r w:rsidR="00355E92">
          <w:t xml:space="preserve">probably best </w:t>
        </w:r>
      </w:ins>
      <w:r w:rsidR="00C6238B">
        <w:t xml:space="preserve">explained by </w:t>
      </w:r>
      <w:ins w:id="799" w:author="Nathan Dorn" w:date="2024-02-16T11:57:00Z">
        <w:r w:rsidR="00355E92">
          <w:t xml:space="preserve">seasonal </w:t>
        </w:r>
      </w:ins>
      <w:r w:rsidR="00C6238B">
        <w:t xml:space="preserve">movement </w:t>
      </w:r>
      <w:r w:rsidR="00CB7F53">
        <w:t>patterns</w:t>
      </w:r>
      <w:r w:rsidR="00D332B8">
        <w:t xml:space="preserve">. </w:t>
      </w:r>
      <w:r w:rsidR="00950A38">
        <w:t>Greater Sirens emigrate</w:t>
      </w:r>
      <w:del w:id="800" w:author="Nathan Dorn" w:date="2024-02-16T11:57:00Z">
        <w:r w:rsidR="00950A38" w:rsidDel="00355E92">
          <w:delText>d</w:delText>
        </w:r>
      </w:del>
      <w:r w:rsidR="00950A38">
        <w:t xml:space="preserve"> out of the wetlands </w:t>
      </w:r>
      <w:r w:rsidR="00CB7F53">
        <w:t xml:space="preserve">into the deeper </w:t>
      </w:r>
      <w:ins w:id="801" w:author="Nathan Dorn" w:date="2024-02-16T11:57:00Z">
        <w:r w:rsidR="00355E92">
          <w:t>adjacent habitats</w:t>
        </w:r>
      </w:ins>
      <w:del w:id="802" w:author="Nathan Dorn" w:date="2024-02-16T11:57:00Z">
        <w:r w:rsidR="00CB7F53" w:rsidDel="00355E92">
          <w:delText>canals</w:delText>
        </w:r>
      </w:del>
      <w:r w:rsidR="00CB7F53">
        <w:t xml:space="preserve"> to escape the low water depths</w:t>
      </w:r>
      <w:ins w:id="803" w:author="Nathan Dorn" w:date="2024-02-16T11:57:00Z">
        <w:r w:rsidR="00355E92">
          <w:t xml:space="preserve"> (&lt; 10 cm)</w:t>
        </w:r>
      </w:ins>
      <w:r w:rsidR="005D24F0">
        <w:t xml:space="preserve"> at the end of the dry season</w:t>
      </w:r>
      <w:r w:rsidR="00CB7F53">
        <w:t xml:space="preserve">, and </w:t>
      </w:r>
      <w:del w:id="804" w:author="Nathan Dorn" w:date="2024-02-16T11:57:00Z">
        <w:r w:rsidR="00CB7F53" w:rsidDel="00355E92">
          <w:delText xml:space="preserve">Greater Sirens </w:delText>
        </w:r>
      </w:del>
      <w:r w:rsidR="00CB7F53">
        <w:t xml:space="preserve">remained in the deeper water </w:t>
      </w:r>
      <w:del w:id="805" w:author="Nathan Dorn" w:date="2024-02-16T11:57:00Z">
        <w:r w:rsidR="00CB7F53" w:rsidDel="00671C4E">
          <w:delText xml:space="preserve">during the wet season </w:delText>
        </w:r>
      </w:del>
      <w:r w:rsidR="00CB7F53">
        <w:t>throughout the duration of our study</w:t>
      </w:r>
      <w:ins w:id="806" w:author="Nathan Dorn" w:date="2024-02-16T11:57:00Z">
        <w:r w:rsidR="00671C4E">
          <w:t xml:space="preserve"> in the wet season</w:t>
        </w:r>
      </w:ins>
      <w:r w:rsidR="00E07B10">
        <w:t xml:space="preserve"> </w:t>
      </w:r>
      <w:r w:rsidR="00572407">
        <w:fldChar w:fldCharType="begin"/>
      </w:r>
      <w:r w:rsidR="00572407">
        <w:instrText xml:space="preserve"> ADDIN ZOTERO_ITEM CSL_CITATION {"citationID":"Nwo0JgI7","properties":{"formattedCitation":"(Howell, 2023)","plainCitation":"(Howell, 2023)","noteIndex":0},"citationItems":[{"id":1918,"uris":["http://zotero.org/users/9972654/items/GGCL2HL5"],"itemData":{"id":1918,"type":"thesis","event-place":"Coral Gables, FL","genre":"Dissertation","number-of-pages":"167","publisher":"University of Miami","publisher-place":"Coral Gables, FL","title":"The Ecology, Conservation, and Management of the Everglades' Herpetofaunal Community","author":[{"family":"Howell","given":"Hunter Jacobson"}],"issued":{"date-parts":[["2023",8]]}}}],"schema":"https://github.com/citation-style-language/schema/raw/master/csl-citation.json"} </w:instrText>
      </w:r>
      <w:r w:rsidR="00572407">
        <w:fldChar w:fldCharType="separate"/>
      </w:r>
      <w:r w:rsidR="00572407" w:rsidRPr="00572407">
        <w:t>(Howell, 2023)</w:t>
      </w:r>
      <w:r w:rsidR="00572407">
        <w:fldChar w:fldCharType="end"/>
      </w:r>
      <w:r w:rsidR="00CB7F53">
        <w:t xml:space="preserve">. </w:t>
      </w:r>
      <w:commentRangeStart w:id="807"/>
      <w:r w:rsidR="003141F9">
        <w:t>Crayfish and Greater Sirens increased per-capita foraging rates</w:t>
      </w:r>
      <w:r w:rsidR="002905CB">
        <w:t xml:space="preserve"> in the warmer wet season</w:t>
      </w:r>
      <w:r w:rsidR="003141F9">
        <w:t xml:space="preserve"> </w:t>
      </w:r>
      <w:r w:rsidR="00FB76F2">
        <w:t xml:space="preserve">which is </w:t>
      </w:r>
      <w:r w:rsidR="003141F9">
        <w:t xml:space="preserve">consistent with </w:t>
      </w:r>
      <w:r w:rsidR="00261AF9">
        <w:t>current experimental</w:t>
      </w:r>
      <w:r w:rsidR="00856AE2">
        <w:t xml:space="preserve"> </w:t>
      </w:r>
      <w:r w:rsidR="00261AF9">
        <w:t>evidence</w:t>
      </w:r>
      <w:r w:rsidR="00856AE2">
        <w:t xml:space="preserve"> </w:t>
      </w:r>
      <w:r w:rsidR="003E0AEF">
        <w:t>testing</w:t>
      </w:r>
      <w:r w:rsidR="00FB76F2">
        <w:t xml:space="preserve"> short-term interaction strength (i.e., prey </w:t>
      </w:r>
      <w:r w:rsidR="00FB76F2">
        <w:lastRenderedPageBreak/>
        <w:t xml:space="preserve">survival) </w:t>
      </w:r>
      <w:r w:rsidR="0005288F">
        <w:t>under warmer</w:t>
      </w:r>
      <w:r w:rsidR="00FB76F2">
        <w:t xml:space="preserve"> </w:t>
      </w:r>
      <w:r w:rsidR="00856AE2">
        <w:t>temperature</w:t>
      </w:r>
      <w:r w:rsidR="0005288F">
        <w:t>s</w:t>
      </w:r>
      <w:r w:rsidR="00877064">
        <w:t xml:space="preserve"> </w:t>
      </w:r>
      <w:r w:rsidR="00F856A0">
        <w:fldChar w:fldCharType="begin"/>
      </w:r>
      <w:r w:rsidR="00F856A0">
        <w:instrText xml:space="preserve"> ADDIN ZOTERO_ITEM CSL_CITATION {"citationID":"gLO766Fl","properties":{"formattedCitation":"(Davidson et al., 2021; Pepi et al., 2018)","plainCitation":"(Davidson et al., 2021; Pepi et al., 2018)","noteIndex":0},"citationItems":[{"id":180,"uris":["http://zotero.org/users/9972654/items/K52DS5GK"],"itemData":{"id":180,"type":"article-journal","container-title":"Functional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R."}],"editor":[{"family":"Marshall","given":"Katie"}],"issued":{"date-parts":[["2021",5]]}}},{"id":268,"uris":["http://zotero.org/users/9972654/items/VFVD9LDE"],"itemData":{"id":268,"type":"article-journal","abstract":"Climate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time.","container-title":"Ecology","DOI":"10.1002/ecy.2356","ISSN":"00129658","issue":"7","journalAbbreviation":"Ecology","language":"en","page":"1584-1590","source":"DOI.org (Crossref)","title":"As temperature increases, predator attack rate is more important to survival than a smaller window of prey vulnerability","volume":"99","author":[{"family":"Pepi","given":"Adam"},{"family":"Grof-Tisza","given":"Patrick"},{"family":"Holyoak","given":"Marcel"},{"family":"Karban","given":"Richard"}],"issued":{"date-parts":[["2018",7]]}}}],"schema":"https://github.com/citation-style-language/schema/raw/master/csl-citation.json"} </w:instrText>
      </w:r>
      <w:r w:rsidR="00F856A0">
        <w:fldChar w:fldCharType="separate"/>
      </w:r>
      <w:r w:rsidR="00F856A0" w:rsidRPr="00F856A0">
        <w:t>(Davidson et al., 2021; Pepi et al., 2018)</w:t>
      </w:r>
      <w:r w:rsidR="00F856A0">
        <w:fldChar w:fldCharType="end"/>
      </w:r>
      <w:r w:rsidR="00FB76F2">
        <w:t>.</w:t>
      </w:r>
      <w:r w:rsidR="00096DF8">
        <w:t xml:space="preserve">  And increases in </w:t>
      </w:r>
      <w:commentRangeStart w:id="808"/>
      <w:r w:rsidR="00096DF8">
        <w:t>temperature have been shown to increase per-capita foraging</w:t>
      </w:r>
      <w:r w:rsidR="0042752A">
        <w:t xml:space="preserve"> in </w:t>
      </w:r>
      <w:r w:rsidR="00AD39E9">
        <w:t>Atlantic</w:t>
      </w:r>
      <w:r w:rsidR="0042752A">
        <w:t xml:space="preserve"> </w:t>
      </w:r>
      <w:r w:rsidR="00BB1B67">
        <w:t>R</w:t>
      </w:r>
      <w:r w:rsidR="0042752A">
        <w:t>eef fishes</w:t>
      </w:r>
      <w:r w:rsidR="00C4727A">
        <w:t xml:space="preserve"> </w:t>
      </w:r>
      <w:r w:rsidR="00C4727A">
        <w:fldChar w:fldCharType="begin"/>
      </w:r>
      <w:r w:rsidR="00C4727A">
        <w:instrText xml:space="preserve"> ADDIN ZOTERO_ITEM CSL_CITATION {"citationID":"Czhp9QWN","properties":{"formattedCitation":"(Nunes et al., 2021)","plainCitation":"(Nunes et al., 2021)","noteIndex":0},"citationItems":[{"id":184,"uris":["http://zotero.org/users/9972654/items/P8QAJHS3"],"itemData":{"id":184,"type":"article-journal","container-title":"Functional Ecology","DOI":"10.1111/1365-2435.13872","ISSN":"0269-8463, 1365-2435","issue":"10","journalAbbreviation":"Functional Ecology","language":"en","page":"2229-2240","source":"DOI.org (Crossref)","title":"Predicting the effects of body size, temperature and diet on animal feeding rates","volume":"35","author":[{"family":"Nunes","given":"Lucas T."},{"family":"Barneche","given":"Diego R."},{"family":"Lastrucci","given":"Naomi S."},{"family":"Fraga","given":"Alana A."},{"family":"Nunes","given":"José A. C. C."},{"family":"Ferreira","given":"Carlos E. L."},{"family":"Floeter","given":"Sergio R."}],"issued":{"date-parts":[["2021",10]]}}}],"schema":"https://github.com/citation-style-language/schema/raw/master/csl-citation.json"} </w:instrText>
      </w:r>
      <w:r w:rsidR="00C4727A">
        <w:fldChar w:fldCharType="separate"/>
      </w:r>
      <w:r w:rsidR="00C4727A" w:rsidRPr="00C4727A">
        <w:t>(Nunes et al., 2021)</w:t>
      </w:r>
      <w:r w:rsidR="00C4727A">
        <w:fldChar w:fldCharType="end"/>
      </w:r>
      <w:r w:rsidR="00C4727A">
        <w:t>.</w:t>
      </w:r>
      <w:r w:rsidR="00E62686">
        <w:t xml:space="preserve">  </w:t>
      </w:r>
      <w:commentRangeEnd w:id="807"/>
      <w:r w:rsidR="001F77F5">
        <w:rPr>
          <w:rStyle w:val="CommentReference"/>
          <w:rFonts w:cstheme="minorBidi"/>
        </w:rPr>
        <w:commentReference w:id="807"/>
      </w:r>
    </w:p>
    <w:p w14:paraId="098CF413" w14:textId="1B3B3271" w:rsidR="00020D6F" w:rsidRDefault="00400F4B" w:rsidP="00E62686">
      <w:pPr>
        <w:pStyle w:val="NATESTYLE1CommonCollege"/>
        <w:spacing w:after="240"/>
        <w:ind w:firstLine="720"/>
        <w:jc w:val="both"/>
      </w:pPr>
      <w:r>
        <w:t>Typically</w:t>
      </w:r>
      <w:r w:rsidR="00C139C2">
        <w:t xml:space="preserve"> </w:t>
      </w:r>
      <w:r w:rsidR="005C26E0">
        <w:t xml:space="preserve">studies that explore </w:t>
      </w:r>
      <w:r w:rsidR="006976EB">
        <w:t>environmental conditions</w:t>
      </w:r>
      <w:r>
        <w:t xml:space="preserve"> </w:t>
      </w:r>
      <w:r w:rsidR="006C6890">
        <w:t>effects</w:t>
      </w:r>
      <w:r>
        <w:t xml:space="preserve"> on predator-prey interaction</w:t>
      </w:r>
      <w:r w:rsidR="005C26E0">
        <w:t xml:space="preserve"> </w:t>
      </w:r>
      <w:r w:rsidR="0032067B">
        <w:t xml:space="preserve">have controlled </w:t>
      </w:r>
      <w:r w:rsidR="00CE39B9">
        <w:t xml:space="preserve">predator abundance </w:t>
      </w:r>
      <w:r w:rsidR="0032067B">
        <w:t xml:space="preserve">experimentally, or statistically </w:t>
      </w:r>
      <w:r w:rsidR="00F23451">
        <w:fldChar w:fldCharType="begin"/>
      </w:r>
      <w:r w:rsidR="00B45C79">
        <w:instrText xml:space="preserve"> ADDIN ZOTERO_ITEM CSL_CITATION {"citationID":"UJQZZkow","properties":{"formattedCitation":"(Davidson et al., 2021; Davidson &amp; Dorn, 2018; Jeyasingh &amp; Weider, 2005; Ma et al., 2021; Pepi et al., 2018)","plainCitation":"(Davidson et al., 2021; Davidson &amp; Dorn, 2018; Jeyasingh &amp; Weider, 2005; Ma et al., 2021; Pepi et al., 2018)","noteIndex":0},"citationItems":[{"id":180,"uris":["http://zotero.org/users/9972654/items/K52DS5GK"],"itemData":{"id":180,"type":"article-journal","container-title":"Functional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jA1NzBln/6VD1VlAs","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J.","non-dropping-particle":"","parse-names":false,"suffix":""}],"container-title":"Oecologia","id":"ALWCmOzB/OTNFVe9Y","issue":"4","issued":{"date-parts":[["2018"]]},"page":"1101-1111","title":"System productivity alters predator sorting of a size-structured mixed prey community","type":"article-journal","volume":"186"}},{"id":1112,"uris":["http://zotero.org/users/9972654/items/AVY357XT"],"itemData":{"id":1112,"type":"article-journal","abstract":"We analysed growth plasticity of two Daphnia pulex clones under low-phosphorus (LP) and high phosphorus (HP) conditions, in the presence of Chaoborus kairomones to examine how food quality (P-availability) might impact life-history responses and vulnerability to predation. Overall, clone 1 grew faster, and was larger at maturity. Under HP, both clones responded to kairomones by increasing growth, age and size at maturity, and decreasing fecundity. Under LP, both clones suffered reduced growth, and fecundity. However, the magnitude of response to kairomones depended on a clone by P-availability interaction. Chaoborus presented a 1 : 1 clonal mixture under HP or LP, consumed more individuals under LP. Moreover, fewer clone 1 individuals were consumed. Studying the effects of P-availability on life histories, and predator–prey interactions may help us understand the mechanisms generating and maintaining plasticity, as well as influencing genotypic diversity and microevolutionary processes in natural populations.","container-title":"Ecology Letters","DOI":"10.1111/j.1461-0248.2005.00803.x","ISSN":"1461023X","issue":"10","language":"en","page":"1021-1028","source":"DOI.org (Crossref)","title":"Phosphorus availability mediates plasticity in life-history traits and predator-prey interactions in &lt;i&gt;Daphnia&lt;/i&gt;: Phosphorus alters life-history and predation","title-short":"Phosphorus availability mediates plasticity in life-history traits and predator-prey interactions in &lt;i&gt;Daphnia&lt;/i&gt;","volume":"8","author":[{"family":"Jeyasingh","given":"Punidan D."},{"family":"Weider","given":"Lawrence J."}],"issued":{"date-parts":[["2005",10]]}}},{"id":186,"uris":["http://zotero.org/users/9972654/items/YX8DKHJS"],"itemData":{"id":186,"type":"article-journal","container-title":"Functional Ecology","DOI":"10.1111/1365-2435.13833","ISSN":"0269-8463, 1365-2435","issue":"9","journalAbbreviation":"Functional Ecology","language":"en","page":"2094-2107","source":"DOI.org (Crossref)","title":"Night warming alters mean warming effects on predator–prey interactions by modifying predator demographics and interaction strengths","volume":"35","author":[{"family":"Ma","given":"Gang"},{"family":"Bai","given":"Chun‐Ming"},{"family":"Rudolf","given":"Volker H. W."},{"family":"Ma","given":"Chun‐Sen"}],"issued":{"date-parts":[["2021",9]]}}},{"id":268,"uris":["http://zotero.org/users/9972654/items/VFVD9LDE"],"itemData":{"id":268,"type":"article-journal","abstract":"Climate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time.","container-title":"Ecology","DOI":"10.1002/ecy.2356","ISSN":"00129658","issue":"7","journalAbbreviation":"Ecology","language":"en","page":"1584-1590","source":"DOI.org (Crossref)","title":"As temperature increases, predator attack rate is more important to survival than a smaller window of prey vulnerability","volume":"99","author":[{"family":"Pepi","given":"Adam"},{"family":"Grof-Tisza","given":"Patrick"},{"family":"Holyoak","given":"Marcel"},{"family":"Karban","given":"Richard"}],"issued":{"date-parts":[["2018",7]]}}}],"schema":"https://github.com/citation-style-language/schema/raw/master/csl-citation.json"} </w:instrText>
      </w:r>
      <w:r w:rsidR="00F23451">
        <w:fldChar w:fldCharType="separate"/>
      </w:r>
      <w:r w:rsidR="00B45C79" w:rsidRPr="00B45C79">
        <w:t>(Davidson et al., 2021; Davidson &amp; Dorn, 2018; Jeyasingh &amp; Weider, 2005; Ma et al., 2021; Pepi et al., 2018)</w:t>
      </w:r>
      <w:r w:rsidR="00F23451">
        <w:fldChar w:fldCharType="end"/>
      </w:r>
      <w:commentRangeEnd w:id="808"/>
      <w:r w:rsidR="001F77F5">
        <w:rPr>
          <w:rStyle w:val="CommentReference"/>
          <w:rFonts w:cstheme="minorBidi"/>
        </w:rPr>
        <w:commentReference w:id="808"/>
      </w:r>
      <w:r w:rsidR="00BC2E58">
        <w:t>.</w:t>
      </w:r>
      <w:r w:rsidR="00F10C97">
        <w:t xml:space="preserve">  But</w:t>
      </w:r>
      <w:r w:rsidR="004E7330">
        <w:t xml:space="preserve"> </w:t>
      </w:r>
      <w:r w:rsidR="00796051">
        <w:t>controlling</w:t>
      </w:r>
      <w:r w:rsidR="00F10C97">
        <w:t xml:space="preserve"> predator </w:t>
      </w:r>
      <w:commentRangeStart w:id="809"/>
      <w:r w:rsidR="0038288E">
        <w:t xml:space="preserve">abundance </w:t>
      </w:r>
      <w:ins w:id="810" w:author="Nathan Dorn" w:date="2024-02-16T12:01:00Z">
        <w:r w:rsidR="001F77F5">
          <w:t xml:space="preserve">and size structure </w:t>
        </w:r>
      </w:ins>
      <w:r w:rsidR="00A018B6">
        <w:t>complicate</w:t>
      </w:r>
      <w:del w:id="811" w:author="Nathan Dorn" w:date="2024-02-16T12:01:00Z">
        <w:r w:rsidR="00A018B6" w:rsidDel="001F77F5">
          <w:delText>s</w:delText>
        </w:r>
      </w:del>
      <w:r w:rsidR="00033E6D">
        <w:t xml:space="preserve"> </w:t>
      </w:r>
      <w:commentRangeEnd w:id="809"/>
      <w:r w:rsidR="001F77F5">
        <w:rPr>
          <w:rStyle w:val="CommentReference"/>
          <w:rFonts w:cstheme="minorBidi"/>
        </w:rPr>
        <w:commentReference w:id="809"/>
      </w:r>
      <w:r w:rsidR="00033E6D">
        <w:t>scal</w:t>
      </w:r>
      <w:r w:rsidR="00A018B6">
        <w:t>ing</w:t>
      </w:r>
      <w:r w:rsidR="00033E6D">
        <w:t xml:space="preserve"> </w:t>
      </w:r>
      <w:r w:rsidR="00B54ED2">
        <w:t xml:space="preserve">up </w:t>
      </w:r>
      <w:r w:rsidR="00033E6D">
        <w:t xml:space="preserve">predictions </w:t>
      </w:r>
      <w:r w:rsidR="00B54ED2">
        <w:t>based on</w:t>
      </w:r>
      <w:r w:rsidR="00033E6D">
        <w:t xml:space="preserve"> experiments to natural systems</w:t>
      </w:r>
      <w:r w:rsidR="004E7330">
        <w:t xml:space="preserve">, </w:t>
      </w:r>
      <w:r w:rsidR="007C3736">
        <w:t>because</w:t>
      </w:r>
      <w:r w:rsidR="004E7330">
        <w:t xml:space="preserve"> </w:t>
      </w:r>
      <w:r w:rsidR="00A26267">
        <w:t>d</w:t>
      </w:r>
      <w:r w:rsidR="00F96296">
        <w:t>eclines</w:t>
      </w:r>
      <w:r w:rsidR="0034116C">
        <w:t xml:space="preserve"> in</w:t>
      </w:r>
      <w:r w:rsidR="00B54ED2">
        <w:t xml:space="preserve"> predator abundances </w:t>
      </w:r>
      <w:r w:rsidR="00F96296">
        <w:t>may counteract increases in per-cap</w:t>
      </w:r>
      <w:r w:rsidR="0034116C">
        <w:t>ita foraging rates</w:t>
      </w:r>
      <w:r w:rsidR="00543144">
        <w:t xml:space="preserve"> (Figure 4)</w:t>
      </w:r>
      <w:r w:rsidR="0034116C">
        <w:t>.</w:t>
      </w:r>
      <w:r w:rsidR="00483E49">
        <w:t xml:space="preserve"> </w:t>
      </w:r>
      <w:r w:rsidR="0034116C">
        <w:t xml:space="preserve"> </w:t>
      </w:r>
      <w:commentRangeStart w:id="812"/>
      <w:r w:rsidR="00DF665A">
        <w:t>Future</w:t>
      </w:r>
      <w:r w:rsidR="005A132F">
        <w:t xml:space="preserve"> </w:t>
      </w:r>
      <w:r w:rsidR="003974F9">
        <w:t xml:space="preserve">work </w:t>
      </w:r>
      <w:ins w:id="813" w:author="Nathan Dorn" w:date="2024-02-16T12:02:00Z">
        <w:r w:rsidR="00694EB7">
          <w:t>will be</w:t>
        </w:r>
      </w:ins>
      <w:del w:id="814" w:author="Nathan Dorn" w:date="2024-02-16T12:02:00Z">
        <w:r w:rsidR="00E7111F" w:rsidDel="00694EB7">
          <w:delText>is</w:delText>
        </w:r>
      </w:del>
      <w:r w:rsidR="00E7111F">
        <w:t xml:space="preserve"> necessary to integrate current theoretical prediction</w:t>
      </w:r>
      <w:r w:rsidR="000B3CDC">
        <w:t>s</w:t>
      </w:r>
      <w:r w:rsidR="00E7111F">
        <w:t xml:space="preserve"> </w:t>
      </w:r>
      <w:r w:rsidR="000B3CDC">
        <w:t>under the context of varying predator abundances</w:t>
      </w:r>
      <w:r w:rsidR="00245CC2">
        <w:t>.</w:t>
      </w:r>
      <w:commentRangeEnd w:id="812"/>
      <w:r w:rsidR="00694EB7">
        <w:rPr>
          <w:rStyle w:val="CommentReference"/>
          <w:rFonts w:cstheme="minorBidi"/>
        </w:rPr>
        <w:commentReference w:id="812"/>
      </w:r>
    </w:p>
    <w:p w14:paraId="51D872A4" w14:textId="29F7F7AB" w:rsidR="00E26E43" w:rsidRDefault="00245CC2" w:rsidP="00C6515F">
      <w:pPr>
        <w:pStyle w:val="Heading2"/>
      </w:pPr>
      <w:bookmarkStart w:id="815" w:name="_Hlk98959690"/>
      <w:bookmarkEnd w:id="746"/>
      <w:r>
        <w:t>Long-term Interaction Strength (Population Growth)</w:t>
      </w:r>
    </w:p>
    <w:p w14:paraId="6060B9B2" w14:textId="08B00C0E" w:rsidR="00D05BEF" w:rsidRDefault="00CE4985" w:rsidP="003C0045">
      <w:pPr>
        <w:pStyle w:val="NATESTYLE1CommonCollege"/>
        <w:spacing w:before="240" w:after="240"/>
        <w:ind w:firstLine="720"/>
        <w:jc w:val="both"/>
      </w:pPr>
      <w:bookmarkStart w:id="816" w:name="_Hlk98959713"/>
      <w:bookmarkEnd w:id="815"/>
      <w:del w:id="817" w:author="Nathan Dorn" w:date="2024-02-16T12:03:00Z">
        <w:r w:rsidDel="00543D8D">
          <w:delText>Most</w:delText>
        </w:r>
        <w:r w:rsidR="004F7DFE" w:rsidDel="00543D8D">
          <w:delText xml:space="preserve"> </w:delText>
        </w:r>
        <w:r w:rsidR="00A4517C" w:rsidDel="00543D8D">
          <w:delText>studying</w:delText>
        </w:r>
        <w:r w:rsidDel="00543D8D">
          <w:delText xml:space="preserve"> how</w:delText>
        </w:r>
      </w:del>
      <w:ins w:id="818" w:author="Nathan Dorn" w:date="2024-02-16T12:03:00Z">
        <w:r w:rsidR="00543D8D">
          <w:t>Studies examining effects of</w:t>
        </w:r>
      </w:ins>
      <w:r>
        <w:t xml:space="preserve"> environmental variation </w:t>
      </w:r>
      <w:ins w:id="819" w:author="Nathan Dorn" w:date="2024-02-16T12:03:00Z">
        <w:r w:rsidR="00543D8D">
          <w:t xml:space="preserve">on </w:t>
        </w:r>
      </w:ins>
      <w:del w:id="820" w:author="Nathan Dorn" w:date="2024-02-16T12:03:00Z">
        <w:r w:rsidR="00002965" w:rsidDel="00543D8D">
          <w:delText>influences</w:delText>
        </w:r>
        <w:r w:rsidDel="00543D8D">
          <w:delText xml:space="preserve"> </w:delText>
        </w:r>
      </w:del>
      <w:r>
        <w:t xml:space="preserve">predator-prey interactions have </w:t>
      </w:r>
      <w:ins w:id="821" w:author="Nathan Dorn" w:date="2024-02-16T12:03:00Z">
        <w:r w:rsidR="00543D8D">
          <w:t xml:space="preserve">typically </w:t>
        </w:r>
      </w:ins>
      <w:r>
        <w:t>focused on short-term interaction strength</w:t>
      </w:r>
      <w:r w:rsidR="0008544A">
        <w:t xml:space="preserve"> (</w:t>
      </w:r>
      <w:r w:rsidR="00401E25">
        <w:t xml:space="preserve">i.e., </w:t>
      </w:r>
      <w:r w:rsidR="0008544A">
        <w:t>prey survival</w:t>
      </w:r>
      <w:r w:rsidR="00401E25">
        <w:t>;</w:t>
      </w:r>
      <w:r w:rsidR="007B5205">
        <w:t xml:space="preserve"> </w:t>
      </w:r>
      <w:r w:rsidR="00DA5FEC">
        <w:fldChar w:fldCharType="begin"/>
      </w:r>
      <w:r w:rsidR="007766FB">
        <w:instrText xml:space="preserve"> ADDIN ZOTERO_ITEM CSL_CITATION {"citationID":"A3Poa0lM","properties":{"formattedCitation":"(Davidson et al., 2021; Davidson &amp; Dorn, 2018; Jeyasingh &amp; Weider, 2005; Pepi et al., 2018)","plainCitation":"(Davidson et al., 2021; Davidson &amp; Dorn, 2018; Jeyasingh &amp; Weider, 2005; Pepi et al., 2018)","dontUpdate":true,"noteIndex":0},"citationItems":[{"id":180,"uris":["http://zotero.org/users/9972654/items/K52DS5GK"],"itemData":{"id":180,"type":"article-journal","container-title":"Functional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jA1NzBln/6VD1VlAs","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J.","non-dropping-particle":"","parse-names":false,"suffix":""}],"container-title":"Oecologia","id":"RaS6k3oH/pUnt8f9E","issue":"4","issued":{"date-parts":[["2018"]]},"page":"1101-1111","title":"System productivity alters predator sorting of a size-structured mixed prey community","type":"article-journal","volume":"186"}},{"id":1112,"uris":["http://zotero.org/users/9972654/items/AVY357XT"],"itemData":{"id":1112,"type":"article-journal","abstract":"We analysed growth plasticity of two Daphnia pulex clones under low-phosphorus (LP) and high phosphorus (HP) conditions, in the presence of Chaoborus kairomones to examine how food quality (P-availability) might impact life-history responses and vulnerability to predation. Overall, clone 1 grew faster, and was larger at maturity. Under HP, both clones responded to kairomones by increasing growth, age and size at maturity, and decreasing fecundity. Under LP, both clones suffered reduced growth, and fecundity. However, the magnitude of response to kairomones depended on a clone by P-availability interaction. Chaoborus presented a 1 : 1 clonal mixture under HP or LP, consumed more individuals under LP. Moreover, fewer clone 1 individuals were consumed. Studying the effects of P-availability on life histories, and predator–prey interactions may help us understand the mechanisms generating and maintaining plasticity, as well as influencing genotypic diversity and microevolutionary processes in natural populations.","container-title":"Ecology Letters","DOI":"10.1111/j.1461-0248.2005.00803.x","ISSN":"1461023X","issue":"10","language":"en","page":"1021-1028","source":"DOI.org (Crossref)","title":"Phosphorus availability mediates plasticity in life-history traits and predator-prey interactions in &lt;i&gt;Daphnia&lt;/i&gt;: Phosphorus alters life-history and predation","title-short":"Phosphorus availability mediates plasticity in life-history traits and predator-prey interactions in &lt;i&gt;Daphnia&lt;/i&gt;","volume":"8","author":[{"family":"Jeyasingh","given":"Punidan D."},{"family":"Weider","given":"Lawrence J."}],"issued":{"date-parts":[["2005",10]]}}},{"id":268,"uris":["http://zotero.org/users/9972654/items/VFVD9LDE"],"itemData":{"id":268,"type":"article-journal","abstract":"Climate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time.","container-title":"Ecology","DOI":"10.1002/ecy.2356","ISSN":"00129658","issue":"7","journalAbbreviation":"Ecology","language":"en","page":"1584-1590","source":"DOI.org (Crossref)","title":"As temperature increases, predator attack rate is more important to survival than a smaller window of prey vulnerability","volume":"99","author":[{"family":"Pepi","given":"Adam"},{"family":"Grof-Tisza","given":"Patrick"},{"family":"Holyoak","given":"Marcel"},{"family":"Karban","given":"Richard"}],"issued":{"date-parts":[["2018",7]]}}}],"schema":"https://github.com/citation-style-language/schema/raw/master/csl-citation.json"} </w:instrText>
      </w:r>
      <w:r w:rsidR="00DA5FEC">
        <w:fldChar w:fldCharType="separate"/>
      </w:r>
      <w:r w:rsidR="00E7111F" w:rsidRPr="00E7111F">
        <w:t>Davidson et al., 2021; Davidson &amp; Dorn, 2018; Jeyasingh &amp; Weider, 2005; Pepi et al., 2018)</w:t>
      </w:r>
      <w:r w:rsidR="00DA5FEC">
        <w:fldChar w:fldCharType="end"/>
      </w:r>
      <w:r w:rsidR="007B5205">
        <w:t>.</w:t>
      </w:r>
      <w:r w:rsidR="00510D48">
        <w:t xml:space="preserve">  </w:t>
      </w:r>
      <w:r w:rsidR="00136266">
        <w:t xml:space="preserve">Tethering snails shortened </w:t>
      </w:r>
      <w:r w:rsidR="00D41402">
        <w:t xml:space="preserve">the length </w:t>
      </w:r>
      <w:r w:rsidR="0002493C">
        <w:t>by which we observed survival (i.e., only daily), but</w:t>
      </w:r>
      <w:r w:rsidR="00131681">
        <w:t xml:space="preserve"> coupled with </w:t>
      </w:r>
      <w:r w:rsidR="002021FF">
        <w:t>the</w:t>
      </w:r>
      <w:ins w:id="822" w:author="Nathan Dorn" w:date="2024-02-16T12:03:00Z">
        <w:r w:rsidR="00543D8D">
          <w:t xml:space="preserve"> population model</w:t>
        </w:r>
      </w:ins>
      <w:r w:rsidR="002021FF">
        <w:t xml:space="preserve"> </w:t>
      </w:r>
      <w:del w:id="823" w:author="Nathan Dorn" w:date="2024-02-16T12:03:00Z">
        <w:r w:rsidR="002021FF" w:rsidDel="00543D8D">
          <w:delText xml:space="preserve">isocline </w:delText>
        </w:r>
      </w:del>
      <w:ins w:id="824" w:author="Nathan Dorn" w:date="2024-02-16T12:04:00Z">
        <w:r w:rsidR="00543D8D">
          <w:t>demonstrat</w:t>
        </w:r>
      </w:ins>
      <w:del w:id="825" w:author="Nathan Dorn" w:date="2024-02-16T12:03:00Z">
        <w:r w:rsidR="00852522" w:rsidDel="00543D8D">
          <w:delText>show</w:delText>
        </w:r>
      </w:del>
      <w:r w:rsidR="00852522">
        <w:t>ed that s</w:t>
      </w:r>
      <w:r w:rsidR="00793CF1">
        <w:t xml:space="preserve">easonal </w:t>
      </w:r>
      <w:r w:rsidR="00FE50C7">
        <w:t>variation</w:t>
      </w:r>
      <w:r w:rsidR="00F127CE">
        <w:t xml:space="preserve"> </w:t>
      </w:r>
      <w:r w:rsidR="00180EB8">
        <w:t xml:space="preserve">in </w:t>
      </w:r>
      <w:r w:rsidR="00F127CE">
        <w:t xml:space="preserve">development and survival </w:t>
      </w:r>
      <w:r w:rsidR="00180EB8">
        <w:t xml:space="preserve">mediated </w:t>
      </w:r>
      <w:r w:rsidR="00D34CD3">
        <w:t>long-term interaction strength</w:t>
      </w:r>
      <w:r w:rsidR="00E35670">
        <w:t xml:space="preserve"> (i.e. population growth)</w:t>
      </w:r>
      <w:r w:rsidR="00F127CE">
        <w:t>.</w:t>
      </w:r>
      <w:r w:rsidR="00712781">
        <w:t xml:space="preserve">  </w:t>
      </w:r>
      <w:ins w:id="826" w:author="Nathan Dorn" w:date="2024-02-16T12:04:00Z">
        <w:r w:rsidR="00543D8D">
          <w:t>The model we used (Darby et al. 2015) had no good empirical measures for the juvenile growth</w:t>
        </w:r>
        <w:r w:rsidR="00392BF0">
          <w:t xml:space="preserve"> so our findings provide </w:t>
        </w:r>
      </w:ins>
      <w:ins w:id="827" w:author="Nathan Dorn" w:date="2024-02-16T12:05:00Z">
        <w:r w:rsidR="00392BF0">
          <w:t xml:space="preserve">more </w:t>
        </w:r>
      </w:ins>
      <w:ins w:id="828" w:author="Nathan Dorn" w:date="2024-02-16T12:04:00Z">
        <w:r w:rsidR="00392BF0">
          <w:t>realistic estimates for the Ev</w:t>
        </w:r>
      </w:ins>
      <w:ins w:id="829" w:author="Nathan Dorn" w:date="2024-02-16T12:05:00Z">
        <w:r w:rsidR="00392BF0">
          <w:t xml:space="preserve">erglades. </w:t>
        </w:r>
      </w:ins>
      <w:del w:id="830" w:author="Nathan Dorn" w:date="2024-02-16T12:05:00Z">
        <w:r w:rsidR="00712781" w:rsidDel="00392BF0">
          <w:delText>Interestingly, t</w:delText>
        </w:r>
        <w:r w:rsidR="00D05BEF" w:rsidDel="00392BF0">
          <w:delText>he</w:delText>
        </w:r>
      </w:del>
      <w:ins w:id="831" w:author="Nathan Dorn" w:date="2024-02-16T12:05:00Z">
        <w:r w:rsidR="00392BF0">
          <w:t>The</w:t>
        </w:r>
      </w:ins>
      <w:r w:rsidR="00D05BEF">
        <w:t xml:space="preserve"> dry season</w:t>
      </w:r>
      <w:ins w:id="832" w:author="Nathan Dorn" w:date="2024-02-16T12:05:00Z">
        <w:r w:rsidR="00392BF0">
          <w:t xml:space="preserve"> parameters</w:t>
        </w:r>
      </w:ins>
      <w:r w:rsidR="00D05BEF">
        <w:t xml:space="preserve"> </w:t>
      </w:r>
      <w:del w:id="833" w:author="Nathan Dorn" w:date="2024-02-16T12:05:00Z">
        <w:r w:rsidR="006C0067" w:rsidDel="00392BF0">
          <w:delText xml:space="preserve">was </w:delText>
        </w:r>
      </w:del>
      <w:ins w:id="834" w:author="Nathan Dorn" w:date="2024-02-16T12:05:00Z">
        <w:r w:rsidR="00392BF0">
          <w:t>w</w:t>
        </w:r>
        <w:r w:rsidR="00392BF0">
          <w:t>ere</w:t>
        </w:r>
        <w:r w:rsidR="00392BF0">
          <w:t xml:space="preserve"> </w:t>
        </w:r>
      </w:ins>
      <w:r w:rsidR="006C0067">
        <w:t>worse than the wet season for population growth</w:t>
      </w:r>
      <w:r w:rsidR="006C3BF0">
        <w:t xml:space="preserve"> which seems counterintuitive because most</w:t>
      </w:r>
      <w:ins w:id="835" w:author="Nathan Dorn" w:date="2024-02-16T12:05:00Z">
        <w:r w:rsidR="00392BF0">
          <w:t xml:space="preserve"> egg-laying</w:t>
        </w:r>
      </w:ins>
      <w:del w:id="836" w:author="Nathan Dorn" w:date="2024-02-16T12:05:00Z">
        <w:r w:rsidR="006C3BF0" w:rsidDel="00392BF0">
          <w:delText xml:space="preserve"> </w:delText>
        </w:r>
        <w:r w:rsidR="00226743" w:rsidDel="00392BF0">
          <w:delText>reproduction</w:delText>
        </w:r>
      </w:del>
      <w:r w:rsidR="00226743">
        <w:t xml:space="preserve"> occurs during the </w:t>
      </w:r>
      <w:commentRangeStart w:id="837"/>
      <w:r w:rsidR="00226743">
        <w:t>dry season</w:t>
      </w:r>
      <w:ins w:id="838" w:author="Nathan Dorn" w:date="2024-02-16T12:05:00Z">
        <w:r w:rsidR="00392BF0">
          <w:t xml:space="preserve"> (spring)</w:t>
        </w:r>
      </w:ins>
      <w:ins w:id="839" w:author="Nathan Dorn" w:date="2024-02-16T12:06:00Z">
        <w:r w:rsidR="00392BF0">
          <w:t xml:space="preserve"> before the water reaches its annual minimum depth</w:t>
        </w:r>
      </w:ins>
      <w:r w:rsidR="00226743">
        <w:t xml:space="preserve">. </w:t>
      </w:r>
      <w:commentRangeEnd w:id="837"/>
      <w:r w:rsidR="00392BF0">
        <w:rPr>
          <w:rStyle w:val="CommentReference"/>
          <w:rFonts w:cstheme="minorBidi"/>
        </w:rPr>
        <w:commentReference w:id="837"/>
      </w:r>
      <w:r w:rsidR="00B05EC4">
        <w:t xml:space="preserve">This </w:t>
      </w:r>
      <w:ins w:id="840" w:author="Nathan Dorn" w:date="2024-02-16T12:06:00Z">
        <w:r w:rsidR="00392BF0">
          <w:t xml:space="preserve">result </w:t>
        </w:r>
      </w:ins>
      <w:r w:rsidR="00B05EC4">
        <w:t>suggest</w:t>
      </w:r>
      <w:r w:rsidR="008B2F94">
        <w:t xml:space="preserve">s that improving dry season </w:t>
      </w:r>
      <w:r w:rsidR="008B2F94">
        <w:lastRenderedPageBreak/>
        <w:t xml:space="preserve">conditions for survival and growth of juvenile Florida apple snails </w:t>
      </w:r>
      <w:del w:id="841" w:author="Nathan Dorn" w:date="2024-02-16T12:06:00Z">
        <w:r w:rsidR="008B2F94" w:rsidDel="00392BF0">
          <w:delText xml:space="preserve">would </w:delText>
        </w:r>
      </w:del>
      <w:ins w:id="842" w:author="Nathan Dorn" w:date="2024-02-16T12:06:00Z">
        <w:r w:rsidR="00392BF0">
          <w:t>may</w:t>
        </w:r>
        <w:r w:rsidR="00392BF0">
          <w:t xml:space="preserve"> </w:t>
        </w:r>
      </w:ins>
      <w:r w:rsidR="008B2F94">
        <w:t>h</w:t>
      </w:r>
      <w:r w:rsidR="00BF2A67">
        <w:t xml:space="preserve">ave a larger benefit for </w:t>
      </w:r>
      <w:del w:id="843" w:author="Nathan Dorn" w:date="2024-02-16T12:06:00Z">
        <w:r w:rsidR="00BF2A67" w:rsidDel="00392BF0">
          <w:delText>Florida Apple Snail</w:delText>
        </w:r>
      </w:del>
      <w:ins w:id="844" w:author="Nathan Dorn" w:date="2024-02-16T12:06:00Z">
        <w:r w:rsidR="00392BF0">
          <w:t>FAS</w:t>
        </w:r>
      </w:ins>
      <w:r w:rsidR="00BF2A67">
        <w:t xml:space="preserve"> populations than improving wet season conditions.</w:t>
      </w:r>
      <w:ins w:id="845" w:author="Nathan Dorn" w:date="2024-02-16T12:06:00Z">
        <w:r w:rsidR="00392BF0">
          <w:t xml:space="preserve">  Furthermore, the different hydrologic scenarios, affecting reproductive </w:t>
        </w:r>
        <w:r w:rsidR="009E4BD0">
          <w:t xml:space="preserve">conditions, had relatively </w:t>
        </w:r>
      </w:ins>
      <w:ins w:id="846" w:author="Nathan Dorn" w:date="2024-02-16T12:07:00Z">
        <w:r w:rsidR="009E4BD0">
          <w:t>small</w:t>
        </w:r>
      </w:ins>
      <w:ins w:id="847" w:author="Nathan Dorn" w:date="2024-02-16T12:06:00Z">
        <w:r w:rsidR="009E4BD0">
          <w:t xml:space="preserve"> effects on t</w:t>
        </w:r>
      </w:ins>
      <w:ins w:id="848" w:author="Nathan Dorn" w:date="2024-02-16T12:07:00Z">
        <w:r w:rsidR="009E4BD0">
          <w:t xml:space="preserve">he isocline (conditions producing growth) relative to the natural spatial and seasonal variation in the two juvenile parameters. </w:t>
        </w:r>
      </w:ins>
    </w:p>
    <w:p w14:paraId="57BA91EF" w14:textId="16516551" w:rsidR="00004CAC" w:rsidRDefault="00525CE0" w:rsidP="00B95BC9">
      <w:pPr>
        <w:pStyle w:val="NATESTYLE1CommonCollege"/>
        <w:spacing w:before="240" w:after="240"/>
        <w:ind w:firstLine="720"/>
        <w:jc w:val="both"/>
      </w:pPr>
      <w:r>
        <w:t>In addition to seasonal variation</w:t>
      </w:r>
      <w:ins w:id="849" w:author="Nathan Dorn" w:date="2024-02-16T12:08:00Z">
        <w:r w:rsidR="00C40878">
          <w:t xml:space="preserve"> in predation regimes</w:t>
        </w:r>
      </w:ins>
      <w:r>
        <w:t xml:space="preserve">, spatial variation in </w:t>
      </w:r>
      <w:r w:rsidR="004966DD">
        <w:t xml:space="preserve">productivity (i.e., TP) </w:t>
      </w:r>
      <w:r w:rsidR="008114AD">
        <w:t>may also</w:t>
      </w:r>
      <w:r>
        <w:t xml:space="preserve"> mediate predator limitation.  </w:t>
      </w:r>
      <w:r w:rsidR="00955E6D">
        <w:t xml:space="preserve">Within in the </w:t>
      </w:r>
      <w:r w:rsidR="00D90675">
        <w:t>E</w:t>
      </w:r>
      <w:r w:rsidR="00955E6D">
        <w:t xml:space="preserve">verglades </w:t>
      </w:r>
      <w:r w:rsidR="003B43BE">
        <w:t xml:space="preserve">periphyton total phosphorus </w:t>
      </w:r>
      <w:r w:rsidR="00BB0A75">
        <w:t>ranges</w:t>
      </w:r>
      <w:r w:rsidR="003B43BE">
        <w:t xml:space="preserve"> between </w:t>
      </w:r>
      <w:r w:rsidR="003B43BE" w:rsidRPr="00524172">
        <w:t>30-1000 µg·g</w:t>
      </w:r>
      <w:r w:rsidR="003B43BE" w:rsidRPr="00E56059">
        <w:rPr>
          <w:vertAlign w:val="superscript"/>
        </w:rPr>
        <w:t>-1</w:t>
      </w:r>
      <w:r w:rsidR="001E1C2C">
        <w:rPr>
          <w:vertAlign w:val="superscript"/>
        </w:rPr>
        <w:t xml:space="preserve"> </w:t>
      </w:r>
      <w:r w:rsidR="008E73B9">
        <w:t>with typical TP concentration between 1</w:t>
      </w:r>
      <w:r w:rsidR="00B754B5">
        <w:t>10</w:t>
      </w:r>
      <w:r w:rsidR="008E73B9">
        <w:t>-400</w:t>
      </w:r>
      <w:ins w:id="850" w:author="Nathan Dorn" w:date="2024-02-16T12:12:00Z">
        <w:r w:rsidR="00311397">
          <w:t xml:space="preserve"> </w:t>
        </w:r>
        <w:r w:rsidR="00311397" w:rsidRPr="00524172">
          <w:t>µg·g</w:t>
        </w:r>
        <w:r w:rsidR="00311397" w:rsidRPr="00E56059">
          <w:rPr>
            <w:vertAlign w:val="superscript"/>
          </w:rPr>
          <w:t>-1</w:t>
        </w:r>
        <w:r w:rsidR="00311397">
          <w:rPr>
            <w:vertAlign w:val="superscript"/>
          </w:rPr>
          <w:t xml:space="preserve"> </w:t>
        </w:r>
      </w:ins>
      <w:r w:rsidR="008E73B9">
        <w:t xml:space="preserve"> in the ridge-slough landscape </w:t>
      </w:r>
      <w:r w:rsidR="001E1C2C" w:rsidRPr="001E1C2C">
        <w:t>(</w:t>
      </w:r>
      <w:r w:rsidR="001E1C2C">
        <w:t>Gaiser et al., 2011)</w:t>
      </w:r>
      <w:r w:rsidR="001047AE">
        <w:rPr>
          <w:vertAlign w:val="subscript"/>
        </w:rPr>
        <w:t xml:space="preserve">. </w:t>
      </w:r>
      <w:r w:rsidR="00F14D6E">
        <w:t xml:space="preserve"> </w:t>
      </w:r>
      <w:r w:rsidR="001047AE">
        <w:t>D</w:t>
      </w:r>
      <w:r w:rsidR="002E1DA7">
        <w:t>evelopment</w:t>
      </w:r>
      <w:r w:rsidR="00EC2AE6">
        <w:t xml:space="preserve"> </w:t>
      </w:r>
      <w:r w:rsidR="00D90675">
        <w:t>of juvenile apple snails depend on TP in the periphyton (Hansen et al. 2022, Barrus et al 2023)</w:t>
      </w:r>
      <w:r w:rsidR="005E7995">
        <w:t>, and p</w:t>
      </w:r>
      <w:r w:rsidR="006E2521">
        <w:t xml:space="preserve">revious experimental manipulations of phosphorus showed that </w:t>
      </w:r>
      <w:r w:rsidR="00850C06">
        <w:t xml:space="preserve">higher </w:t>
      </w:r>
      <w:r w:rsidR="006E2521">
        <w:t>T</w:t>
      </w:r>
      <w:r w:rsidR="00850C06">
        <w:t>P increased</w:t>
      </w:r>
      <w:r w:rsidR="006E2521">
        <w:t xml:space="preserve"> </w:t>
      </w:r>
      <w:r w:rsidR="005E7995">
        <w:t>development</w:t>
      </w:r>
      <w:r w:rsidR="006E2521">
        <w:t xml:space="preserve"> </w:t>
      </w:r>
      <w:r w:rsidR="00850C06">
        <w:t>and juvenile a</w:t>
      </w:r>
      <w:r w:rsidR="006E2521">
        <w:t xml:space="preserve">pple </w:t>
      </w:r>
      <w:r w:rsidR="00850C06">
        <w:t>s</w:t>
      </w:r>
      <w:r w:rsidR="006E2521">
        <w:t>nail survival in the presence of</w:t>
      </w:r>
      <w:r w:rsidR="00850C06">
        <w:t xml:space="preserve"> </w:t>
      </w:r>
      <w:r w:rsidR="00F724BD">
        <w:t>gape</w:t>
      </w:r>
      <w:r w:rsidR="00850C06">
        <w:t>-limited</w:t>
      </w:r>
      <w:r w:rsidR="006E2521">
        <w:t xml:space="preserve"> crayfish</w:t>
      </w:r>
      <w:r w:rsidR="00850C06">
        <w:t xml:space="preserve"> </w:t>
      </w:r>
      <w:r w:rsidR="006E2521">
        <w:t>(Davidson &amp; Dorn, 2018)</w:t>
      </w:r>
      <w:r w:rsidR="00C84EE5">
        <w:t xml:space="preserve">.  Our </w:t>
      </w:r>
      <w:r w:rsidR="006E2521">
        <w:t>results build on this</w:t>
      </w:r>
      <w:ins w:id="851" w:author="Nathan Dorn" w:date="2024-02-16T12:09:00Z">
        <w:r w:rsidR="00C567F7">
          <w:t xml:space="preserve"> finding</w:t>
        </w:r>
      </w:ins>
      <w:r w:rsidR="006E2521">
        <w:t xml:space="preserve"> by indicating that TP can mediate the net community</w:t>
      </w:r>
      <w:r w:rsidR="00A13062">
        <w:t xml:space="preserve"> </w:t>
      </w:r>
      <w:r w:rsidR="006E2521">
        <w:t>level effects of predator</w:t>
      </w:r>
      <w:r w:rsidR="00A971A9">
        <w:t>s</w:t>
      </w:r>
      <w:r w:rsidR="006E2521">
        <w:t xml:space="preserve"> on population growth</w:t>
      </w:r>
      <w:r w:rsidR="006E558A">
        <w:t xml:space="preserve"> in the field</w:t>
      </w:r>
      <w:r w:rsidR="006E2521">
        <w:t>.</w:t>
      </w:r>
      <w:r w:rsidR="00D316DB">
        <w:t xml:space="preserve">  </w:t>
      </w:r>
      <w:r w:rsidR="003A6EB8">
        <w:t xml:space="preserve">Periphyton total phosphorus levels were highest </w:t>
      </w:r>
      <w:r w:rsidR="00817FA1">
        <w:t xml:space="preserve">at </w:t>
      </w:r>
      <w:r w:rsidR="003A6EB8">
        <w:t>WCA</w:t>
      </w:r>
      <w:ins w:id="852" w:author="Nathan Dorn" w:date="2024-02-16T12:09:00Z">
        <w:r w:rsidR="00C567F7">
          <w:t xml:space="preserve">3A site </w:t>
        </w:r>
      </w:ins>
      <w:commentRangeStart w:id="853"/>
      <w:del w:id="854" w:author="Nathan Dorn" w:date="2024-02-16T12:09:00Z">
        <w:r w:rsidR="003A6EB8" w:rsidDel="00C567F7">
          <w:delText>0</w:delText>
        </w:r>
      </w:del>
      <w:r w:rsidR="003A6EB8">
        <w:t>2</w:t>
      </w:r>
      <w:r w:rsidR="00D41C1E">
        <w:t xml:space="preserve"> (Table S#)</w:t>
      </w:r>
      <w:r w:rsidR="000929AD">
        <w:t xml:space="preserve">, </w:t>
      </w:r>
      <w:commentRangeEnd w:id="853"/>
      <w:r w:rsidR="00C103D4">
        <w:rPr>
          <w:rStyle w:val="CommentReference"/>
          <w:rFonts w:cstheme="minorBidi"/>
        </w:rPr>
        <w:commentReference w:id="853"/>
      </w:r>
      <w:r w:rsidR="000929AD">
        <w:t xml:space="preserve">and </w:t>
      </w:r>
      <w:del w:id="855" w:author="Nathan Dorn" w:date="2024-02-16T12:10:00Z">
        <w:r w:rsidR="000929AD" w:rsidDel="00C567F7">
          <w:delText xml:space="preserve">WCA02 </w:delText>
        </w:r>
      </w:del>
      <w:ins w:id="856" w:author="Nathan Dorn" w:date="2024-02-16T12:10:00Z">
        <w:r w:rsidR="00C567F7">
          <w:t>it</w:t>
        </w:r>
        <w:r w:rsidR="00C567F7">
          <w:t xml:space="preserve"> </w:t>
        </w:r>
      </w:ins>
      <w:r w:rsidR="000929AD">
        <w:t xml:space="preserve">was the only site </w:t>
      </w:r>
      <w:r w:rsidR="008848FB">
        <w:t xml:space="preserve">to have wet season development and survival </w:t>
      </w:r>
      <w:r w:rsidR="00EC78AC">
        <w:t>that predict</w:t>
      </w:r>
      <w:ins w:id="857" w:author="Nathan Dorn" w:date="2024-02-16T12:10:00Z">
        <w:r w:rsidR="00C567F7">
          <w:t>ed</w:t>
        </w:r>
      </w:ins>
      <w:r w:rsidR="00EC78AC">
        <w:t xml:space="preserve"> an increasing population </w:t>
      </w:r>
      <w:ins w:id="858" w:author="Nathan Dorn" w:date="2024-02-16T12:10:00Z">
        <w:r w:rsidR="00C567F7">
          <w:t xml:space="preserve">and when </w:t>
        </w:r>
      </w:ins>
      <w:del w:id="859" w:author="Nathan Dorn" w:date="2024-02-16T12:10:00Z">
        <w:r w:rsidR="00EC78AC" w:rsidDel="00C567F7">
          <w:delText>as well as the only site that had co</w:delText>
        </w:r>
      </w:del>
      <w:ins w:id="860" w:author="Nathan Dorn" w:date="2024-02-16T12:10:00Z">
        <w:r w:rsidR="00C567F7">
          <w:t>co</w:t>
        </w:r>
      </w:ins>
      <w:r w:rsidR="00EC78AC">
        <w:t>mbined</w:t>
      </w:r>
      <w:ins w:id="861" w:author="Nathan Dorn" w:date="2024-02-16T12:10:00Z">
        <w:r w:rsidR="00C567F7">
          <w:t xml:space="preserve"> with dry season</w:t>
        </w:r>
      </w:ins>
      <w:r w:rsidR="00EC78AC">
        <w:t xml:space="preserve"> parameter</w:t>
      </w:r>
      <w:r w:rsidR="00A9127F">
        <w:t>s</w:t>
      </w:r>
      <w:ins w:id="862" w:author="Nathan Dorn" w:date="2024-02-16T12:10:00Z">
        <w:r w:rsidR="00586184">
          <w:t xml:space="preserve"> it predicted slowly declining or static populations</w:t>
        </w:r>
      </w:ins>
      <w:del w:id="863" w:author="Nathan Dorn" w:date="2024-02-16T12:10:00Z">
        <w:r w:rsidR="00EC78AC" w:rsidDel="00586184">
          <w:delText xml:space="preserve"> that barely overlapped the isoclin</w:delText>
        </w:r>
      </w:del>
      <w:del w:id="864" w:author="Nathan Dorn" w:date="2024-02-16T12:11:00Z">
        <w:r w:rsidR="00EC78AC" w:rsidDel="00586184">
          <w:delText>e</w:delText>
        </w:r>
      </w:del>
      <w:r w:rsidR="00EC78AC">
        <w:t>.</w:t>
      </w:r>
      <w:r w:rsidR="006E2521">
        <w:t xml:space="preserve">  </w:t>
      </w:r>
      <w:r w:rsidR="00901DB9">
        <w:t>From an ecological standpoint the parameters measure</w:t>
      </w:r>
      <w:ins w:id="865" w:author="Nathan Dorn" w:date="2024-02-16T12:11:00Z">
        <w:r w:rsidR="00586184">
          <w:t>d</w:t>
        </w:r>
      </w:ins>
      <w:del w:id="866" w:author="Nathan Dorn" w:date="2024-02-16T12:11:00Z">
        <w:r w:rsidR="00901DB9" w:rsidDel="00586184">
          <w:delText>s</w:delText>
        </w:r>
      </w:del>
      <w:r w:rsidR="00901DB9">
        <w:t xml:space="preserve"> in the field across the sites indicated that growth and survival rates did not vary in counteracting fashion and that addresses an important point about spatial covariance of the two factors.</w:t>
      </w:r>
      <w:r w:rsidR="00A9127F">
        <w:t xml:space="preserve">  </w:t>
      </w:r>
      <w:del w:id="867" w:author="Nathan Dorn" w:date="2024-02-16T12:11:00Z">
        <w:r w:rsidR="00901DB9" w:rsidDel="008E57B3">
          <w:delText xml:space="preserve">Where </w:delText>
        </w:r>
      </w:del>
      <w:ins w:id="868" w:author="Nathan Dorn" w:date="2024-02-16T12:11:00Z">
        <w:r w:rsidR="008E57B3">
          <w:t>In times and places</w:t>
        </w:r>
        <w:r w:rsidR="008E57B3">
          <w:t xml:space="preserve"> </w:t>
        </w:r>
        <w:r w:rsidR="008E57B3">
          <w:t>with</w:t>
        </w:r>
      </w:ins>
      <w:del w:id="869" w:author="Nathan Dorn" w:date="2024-02-16T12:11:00Z">
        <w:r w:rsidR="00901DB9" w:rsidDel="008E57B3">
          <w:delText>we found</w:delText>
        </w:r>
      </w:del>
      <w:r w:rsidR="00901DB9">
        <w:t xml:space="preserve"> greater growth, we did not necessarily have higher </w:t>
      </w:r>
      <w:ins w:id="870" w:author="Nathan Dorn" w:date="2024-02-16T12:12:00Z">
        <w:r w:rsidR="00311397">
          <w:t xml:space="preserve">mortality </w:t>
        </w:r>
      </w:ins>
      <w:del w:id="871" w:author="Nathan Dorn" w:date="2024-02-16T12:12:00Z">
        <w:r w:rsidR="00901DB9" w:rsidDel="00311397">
          <w:delText xml:space="preserve">predator activity </w:delText>
        </w:r>
      </w:del>
      <w:r w:rsidR="00901DB9">
        <w:t>counterbalancing the benefit.</w:t>
      </w:r>
      <w:r w:rsidR="00D938DF">
        <w:t xml:space="preserve"> </w:t>
      </w:r>
    </w:p>
    <w:p w14:paraId="2E235F52" w14:textId="245ECE91" w:rsidR="00D00469" w:rsidRDefault="00324827" w:rsidP="003C0045">
      <w:pPr>
        <w:pStyle w:val="NATESTYLE1CommonCollege"/>
        <w:spacing w:before="240" w:after="240"/>
        <w:ind w:firstLine="720"/>
        <w:jc w:val="both"/>
        <w:rPr>
          <w:ins w:id="872" w:author="Nathan Dorn" w:date="2024-02-16T12:21:00Z"/>
        </w:rPr>
      </w:pPr>
      <w:r w:rsidRPr="00C12775">
        <w:lastRenderedPageBreak/>
        <w:t>Within the Everglades the</w:t>
      </w:r>
      <w:r w:rsidR="00D00469" w:rsidRPr="00C12775">
        <w:t xml:space="preserve"> current paradigm </w:t>
      </w:r>
      <w:r w:rsidRPr="00C12775">
        <w:t xml:space="preserve">for </w:t>
      </w:r>
      <w:r w:rsidR="00B934E1" w:rsidRPr="00C12775">
        <w:t xml:space="preserve">encouraging </w:t>
      </w:r>
      <w:r w:rsidR="00D00469" w:rsidRPr="00C12775">
        <w:t>population</w:t>
      </w:r>
      <w:r w:rsidR="00B934E1" w:rsidRPr="00C12775">
        <w:t xml:space="preserve"> growth</w:t>
      </w:r>
      <w:r w:rsidR="00D00469" w:rsidRPr="00C12775">
        <w:t xml:space="preserve"> of </w:t>
      </w:r>
      <w:r w:rsidR="00161DCE" w:rsidRPr="00C12775">
        <w:t xml:space="preserve">the </w:t>
      </w:r>
      <w:del w:id="873" w:author="Nathan Dorn" w:date="2024-02-16T12:12:00Z">
        <w:r w:rsidR="00161DCE" w:rsidRPr="00C12775" w:rsidDel="00311397">
          <w:delText>Florida Apple Snail</w:delText>
        </w:r>
      </w:del>
      <w:ins w:id="874" w:author="Nathan Dorn" w:date="2024-02-16T12:12:00Z">
        <w:r w:rsidR="00311397">
          <w:t>FAS</w:t>
        </w:r>
      </w:ins>
      <w:r w:rsidR="00161DCE" w:rsidRPr="00C12775">
        <w:t xml:space="preserve"> is to make hydrologic conditions more favorable for reproduction</w:t>
      </w:r>
      <w:r w:rsidR="00FE1A94" w:rsidRPr="00C12775">
        <w:t xml:space="preserve"> </w:t>
      </w:r>
      <w:r w:rsidR="00FE1A94" w:rsidRPr="00C12775">
        <w:fldChar w:fldCharType="begin"/>
      </w:r>
      <w:r w:rsidR="007766FB">
        <w:instrText xml:space="preserve"> ADDIN ZOTERO_ITEM CSL_CITATION {"citationID":"7zonshCl","properties":{"formattedCitation":"(Darby et al., 2015)","plainCitation":"(Darby et al., 2015)","noteIndex":0},"citationItems":[{"id":"jA1NzBln/axapJGho","uris":["http://www.mendeley.com/documents/?uuid=4b3bcdb2-9cf1-4953-bac5-5a7bf31b077a"],"itemData":{"DOI":"10.1007/s10980-015-0205-5","ISSN":"15729761","abstract":"Context: The Florida Everglades has diminished in size and its existing wetland hydrology has been altered. The endangered snail kite (Rostrhamus sociabilis) has nearly abandoned the Everglades, and its prey, the apple snail (Pomacea paludosa), has declined. Objective: We developed a population model (EverSnail) to understand apple snail response to inter- and intra-annual fluctuations in water depths over the Everglades landscape. EverSnail was developed as a tool to understand how apple snails respond to different hydrologic scenarios. Methods: EverSnail is an age- and size-structured, spatially-explicit landscape model of P. paludosa in the Everglades. Landscape-level inputs are water depth and air temperature. We conducted sensitivity analyses by running EverSnail with ±20 % the baseline value of eight parameters. Results: EverSnail was sensitive to changes in survival and water depth associated with reproduction. The EverSnail population varied with changes and/or differences in depth generally consistent with empirical data; site-specific comparisons to field data proved less reliable. A simulated 3-year wet period resulted in a shift in apple snail distribution, but little change in total abundance over the landscape. In contrast, a simulated 3-year succession of relatively dry years resulted in overall lower snail abundances. Conclusions: Comparisons of model output to empirical data indicate the need for more data to better understand, and eventually parameterize, several aspects of snail ecology in support of EverSnail. A primary value of EverSnail is its capacity to describe the relative response of snail abundance to alternative hydrologic scenarios considered for Everglades water management and restoration.","author":[{"dropping-particle":"","family":"Darby","given":"Philip C.","non-dropping-particle":"","parse-names":false,"suffix":""},{"dropping-particle":"","family":"DeAngelis","given":"Donald L.","non-dropping-particle":"","parse-names":false,"suffix":""},{"dropping-particle":"","family":"Romañach","given":"Stephanie S.","non-dropping-particle":"","parse-names":false,"suffix":""},{"dropping-particle":"","family":"Suir","given":"Kevin","non-dropping-particle":"","parse-names":false,"suffix":""},{"dropping-particle":"","family":"Bridevaux","given":"Joshua","non-dropping-particle":"","parse-names":false,"suffix":""}],"container-title":"Landscape Ecology","id":"qGjOpFIO/jE4Oeq2y","issue":"8","issued":{"date-parts":[["2015"]]},"page":"1497-1510","title":"Modeling apple snail population dynamics on the Everglades landscape","type":"article-journal","volume":"30"}}],"schema":"https://github.com/citation-style-language/schema/raw/master/csl-citation.json"} </w:instrText>
      </w:r>
      <w:r w:rsidR="00FE1A94" w:rsidRPr="00C12775">
        <w:fldChar w:fldCharType="separate"/>
      </w:r>
      <w:r w:rsidR="00FE1A94" w:rsidRPr="00C12775">
        <w:t>(Darby et al., 2015)</w:t>
      </w:r>
      <w:r w:rsidR="00FE1A94" w:rsidRPr="00C12775">
        <w:fldChar w:fldCharType="end"/>
      </w:r>
      <w:r w:rsidRPr="00C12775">
        <w:t xml:space="preserve">, but our results indicate that </w:t>
      </w:r>
      <w:r w:rsidR="00B934E1" w:rsidRPr="00C12775">
        <w:t>with</w:t>
      </w:r>
      <w:r w:rsidRPr="00C12775">
        <w:t xml:space="preserve"> the</w:t>
      </w:r>
      <w:r w:rsidR="00ED5429" w:rsidRPr="00C12775">
        <w:t xml:space="preserve"> current</w:t>
      </w:r>
      <w:r w:rsidRPr="00C12775">
        <w:t xml:space="preserve"> levels </w:t>
      </w:r>
      <w:r w:rsidR="00FF0684" w:rsidRPr="00C12775">
        <w:t xml:space="preserve">of </w:t>
      </w:r>
      <w:r w:rsidRPr="00C12775">
        <w:t>predation</w:t>
      </w:r>
      <w:r w:rsidR="00ED5429" w:rsidRPr="00C12775">
        <w:t xml:space="preserve"> and </w:t>
      </w:r>
      <w:r w:rsidR="00B934E1" w:rsidRPr="00C12775">
        <w:t xml:space="preserve">individual </w:t>
      </w:r>
      <w:r w:rsidR="00ED5429" w:rsidRPr="00C12775">
        <w:t>growth,</w:t>
      </w:r>
      <w:r w:rsidRPr="00C12775">
        <w:t xml:space="preserve"> </w:t>
      </w:r>
      <w:r w:rsidR="00FF0684" w:rsidRPr="00C12775">
        <w:t>improving</w:t>
      </w:r>
      <w:r w:rsidRPr="00C12775">
        <w:t xml:space="preserve"> hydrologic conditions</w:t>
      </w:r>
      <w:r w:rsidR="00FF0684" w:rsidRPr="00C12775">
        <w:t xml:space="preserve"> for </w:t>
      </w:r>
      <w:r w:rsidR="004E5E64" w:rsidRPr="00C12775">
        <w:t>reproduction</w:t>
      </w:r>
      <w:r w:rsidR="00A16F94" w:rsidRPr="00C12775">
        <w:t xml:space="preserve"> at</w:t>
      </w:r>
      <w:r w:rsidR="004E5E64" w:rsidRPr="00C12775">
        <w:t xml:space="preserve"> </w:t>
      </w:r>
      <w:r w:rsidR="00FF0684" w:rsidRPr="00C12775">
        <w:t>typical TP conditions in the Everglades</w:t>
      </w:r>
      <w:r w:rsidR="00D4697C" w:rsidRPr="00C12775">
        <w:t xml:space="preserve"> </w:t>
      </w:r>
      <w:r w:rsidR="00752A49" w:rsidRPr="00C12775">
        <w:t xml:space="preserve">can </w:t>
      </w:r>
      <w:r w:rsidR="00D4697C" w:rsidRPr="00C12775">
        <w:t>only maintain</w:t>
      </w:r>
      <w:r w:rsidR="00752A49" w:rsidRPr="00C12775">
        <w:t xml:space="preserve"> the already small</w:t>
      </w:r>
      <w:r w:rsidR="00D4697C" w:rsidRPr="00C12775">
        <w:t xml:space="preserve"> populations </w:t>
      </w:r>
      <w:r w:rsidR="004E5E64" w:rsidRPr="00C12775">
        <w:t xml:space="preserve">of the </w:t>
      </w:r>
      <w:del w:id="875" w:author="Nathan Dorn" w:date="2024-02-16T12:08:00Z">
        <w:r w:rsidR="004E5E64" w:rsidRPr="00C12775" w:rsidDel="00C567F7">
          <w:delText>Florida Apple Snail</w:delText>
        </w:r>
      </w:del>
      <w:ins w:id="876" w:author="Nathan Dorn" w:date="2024-02-16T12:08:00Z">
        <w:r w:rsidR="00C567F7">
          <w:t>FAS</w:t>
        </w:r>
      </w:ins>
      <w:r w:rsidR="004E5E64" w:rsidRPr="00C12775">
        <w:t>.</w:t>
      </w:r>
      <w:r w:rsidR="006E4B06" w:rsidRPr="00C12775">
        <w:t xml:space="preserve"> </w:t>
      </w:r>
      <w:r w:rsidR="00B934E1" w:rsidRPr="00C12775">
        <w:t xml:space="preserve"> T</w:t>
      </w:r>
      <w:r w:rsidR="006E4B06" w:rsidRPr="00C12775">
        <w:t xml:space="preserve">his conclusion </w:t>
      </w:r>
      <w:r w:rsidR="00B934E1" w:rsidRPr="00C12775">
        <w:t>wa</w:t>
      </w:r>
      <w:r w:rsidR="00E2286E" w:rsidRPr="00C12775">
        <w:t xml:space="preserve">s </w:t>
      </w:r>
      <w:r w:rsidR="00AC0859" w:rsidRPr="00C12775">
        <w:t>strengthened</w:t>
      </w:r>
      <w:r w:rsidR="00E2286E" w:rsidRPr="00C12775">
        <w:t xml:space="preserve"> </w:t>
      </w:r>
      <w:r w:rsidR="005E1B47" w:rsidRPr="00C12775">
        <w:t xml:space="preserve">when we </w:t>
      </w:r>
      <w:r w:rsidR="006E4B06" w:rsidRPr="00C12775">
        <w:t xml:space="preserve">set </w:t>
      </w:r>
      <w:r w:rsidR="005E1B47" w:rsidRPr="00C12775">
        <w:t>water level</w:t>
      </w:r>
      <w:r w:rsidR="006E4B06" w:rsidRPr="00C12775">
        <w:t xml:space="preserve"> and temperature conditions constant to optimize reproductive conditions</w:t>
      </w:r>
      <w:r w:rsidR="00B23173">
        <w:t xml:space="preserve"> and</w:t>
      </w:r>
      <w:r w:rsidR="005E1B47" w:rsidRPr="00C12775">
        <w:t xml:space="preserve"> population growth did not </w:t>
      </w:r>
      <w:r w:rsidR="00E2286E" w:rsidRPr="00C12775">
        <w:t>shift</w:t>
      </w:r>
      <w:r w:rsidR="005E1B47" w:rsidRPr="00C12775">
        <w:t xml:space="preserve"> from</w:t>
      </w:r>
      <w:r w:rsidR="004A2696" w:rsidRPr="00C12775">
        <w:t xml:space="preserve"> replacement</w:t>
      </w:r>
      <w:r w:rsidR="003C1E6F" w:rsidRPr="00C12775">
        <w:t xml:space="preserve"> </w:t>
      </w:r>
      <w:r w:rsidR="004A2696" w:rsidRPr="00C12775">
        <w:t>to</w:t>
      </w:r>
      <w:r w:rsidR="00E2286E" w:rsidRPr="00C12775">
        <w:t xml:space="preserve"> increasing</w:t>
      </w:r>
      <w:del w:id="877" w:author="Nathan Dorn" w:date="2024-02-16T12:13:00Z">
        <w:r w:rsidR="00E2286E" w:rsidRPr="00C12775" w:rsidDel="00311397">
          <w:delText xml:space="preserve"> </w:delText>
        </w:r>
      </w:del>
      <w:r w:rsidR="00B934E1" w:rsidRPr="00C12775">
        <w:t xml:space="preserve"> </w:t>
      </w:r>
      <w:r w:rsidR="00B23173">
        <w:t>(</w:t>
      </w:r>
      <w:commentRangeStart w:id="878"/>
      <w:r w:rsidR="006E4B06" w:rsidRPr="00C12775">
        <w:t>Appendix</w:t>
      </w:r>
      <w:r w:rsidR="00ED5429" w:rsidRPr="00C12775">
        <w:t xml:space="preserve"> A</w:t>
      </w:r>
      <w:commentRangeEnd w:id="878"/>
      <w:r w:rsidR="00A448F7">
        <w:rPr>
          <w:rStyle w:val="CommentReference"/>
          <w:rFonts w:cstheme="minorBidi"/>
        </w:rPr>
        <w:commentReference w:id="878"/>
      </w:r>
      <w:r w:rsidR="006E4B06" w:rsidRPr="00C12775">
        <w:t>).</w:t>
      </w:r>
      <w:r w:rsidR="00907891" w:rsidRPr="00C12775">
        <w:t xml:space="preserve"> </w:t>
      </w:r>
      <w:r w:rsidR="00B934E1" w:rsidRPr="00C12775">
        <w:t xml:space="preserve">For hydrologic </w:t>
      </w:r>
      <w:r w:rsidR="004367AC" w:rsidRPr="00C12775">
        <w:t xml:space="preserve">variation to turn </w:t>
      </w:r>
      <w:del w:id="879" w:author="Nathan Dorn" w:date="2024-02-16T12:13:00Z">
        <w:r w:rsidR="004367AC" w:rsidRPr="00C12775" w:rsidDel="00A448F7">
          <w:delText>apple snail</w:delText>
        </w:r>
      </w:del>
      <w:ins w:id="880" w:author="Nathan Dorn" w:date="2024-02-16T12:13:00Z">
        <w:r w:rsidR="00A448F7">
          <w:t>FAS</w:t>
        </w:r>
      </w:ins>
      <w:r w:rsidR="004367AC" w:rsidRPr="00C12775">
        <w:t xml:space="preserve"> population</w:t>
      </w:r>
      <w:r w:rsidR="00B934E1" w:rsidRPr="00C12775">
        <w:t xml:space="preserve"> growth positive</w:t>
      </w:r>
      <w:r w:rsidR="004367AC" w:rsidRPr="00C12775">
        <w:t>,</w:t>
      </w:r>
      <w:r w:rsidR="00B934E1" w:rsidRPr="00C12775">
        <w:t xml:space="preserve"> either the predation rates would need to be decreased from current levels or </w:t>
      </w:r>
      <w:r w:rsidR="00D91FFE">
        <w:t>development</w:t>
      </w:r>
      <w:r w:rsidR="00B934E1" w:rsidRPr="00C12775">
        <w:t xml:space="preserve"> would need to increase in the spring (dry season).</w:t>
      </w:r>
      <w:r w:rsidR="00F34C03" w:rsidRPr="00C12775">
        <w:t xml:space="preserve"> </w:t>
      </w:r>
      <w:r w:rsidR="004367AC" w:rsidRPr="00C12775">
        <w:t xml:space="preserve">We </w:t>
      </w:r>
      <w:r w:rsidR="00BB0020" w:rsidRPr="00C12775">
        <w:t>offer</w:t>
      </w:r>
      <w:r w:rsidR="004367AC" w:rsidRPr="00C12775">
        <w:t xml:space="preserve"> hypotheses</w:t>
      </w:r>
      <w:r w:rsidR="00BB0020" w:rsidRPr="00C12775">
        <w:t xml:space="preserve"> about the current and historica</w:t>
      </w:r>
      <w:r w:rsidR="00344B27" w:rsidRPr="00C12775">
        <w:t xml:space="preserve">l </w:t>
      </w:r>
      <w:r w:rsidR="00BB0020" w:rsidRPr="00C12775">
        <w:t xml:space="preserve">conditions for </w:t>
      </w:r>
      <w:r w:rsidR="00344B27" w:rsidRPr="00C12775">
        <w:t xml:space="preserve">population </w:t>
      </w:r>
      <w:r w:rsidR="00AF35D1" w:rsidRPr="00C12775">
        <w:t xml:space="preserve">of </w:t>
      </w:r>
      <w:del w:id="881" w:author="Nathan Dorn" w:date="2024-02-16T12:14:00Z">
        <w:r w:rsidR="007D1C1E" w:rsidRPr="00C12775" w:rsidDel="0089743C">
          <w:delText>apple snails</w:delText>
        </w:r>
      </w:del>
      <w:ins w:id="882" w:author="Nathan Dorn" w:date="2024-02-16T12:14:00Z">
        <w:r w:rsidR="0089743C">
          <w:t>FAS</w:t>
        </w:r>
      </w:ins>
      <w:r w:rsidR="00AF35D1" w:rsidRPr="00C12775">
        <w:t xml:space="preserve"> in the Everglades</w:t>
      </w:r>
      <w:r w:rsidR="007D1C1E" w:rsidRPr="00C12775">
        <w:t xml:space="preserve">. </w:t>
      </w:r>
      <w:r w:rsidR="004367AC" w:rsidRPr="00C12775">
        <w:t>First,</w:t>
      </w:r>
      <w:r w:rsidR="00711DDF" w:rsidRPr="00C12775">
        <w:t xml:space="preserve"> t</w:t>
      </w:r>
      <w:r w:rsidR="004367AC" w:rsidRPr="00C12775">
        <w:t xml:space="preserve">he predation rates in the Everglades </w:t>
      </w:r>
      <w:r w:rsidR="00DD49D4" w:rsidRPr="00C12775">
        <w:t>might currently</w:t>
      </w:r>
      <w:r w:rsidR="00682321" w:rsidRPr="00C12775">
        <w:t xml:space="preserve"> be higher than</w:t>
      </w:r>
      <w:r w:rsidR="00255AF2" w:rsidRPr="00C12775">
        <w:t xml:space="preserve"> historical levels </w:t>
      </w:r>
      <w:r w:rsidR="00682321" w:rsidRPr="00C12775">
        <w:t>as a function of</w:t>
      </w:r>
      <w:r w:rsidR="004367AC" w:rsidRPr="00C12775">
        <w:t xml:space="preserve"> </w:t>
      </w:r>
      <w:r w:rsidR="00255AF2" w:rsidRPr="00C12775">
        <w:t xml:space="preserve">non-native </w:t>
      </w:r>
      <w:r w:rsidR="004367AC" w:rsidRPr="00C12775">
        <w:t>fishes</w:t>
      </w:r>
      <w:r w:rsidR="00255AF2" w:rsidRPr="00C12775">
        <w:t xml:space="preserve"> or hydrologic conditions</w:t>
      </w:r>
      <w:r w:rsidR="004367AC" w:rsidRPr="00C12775">
        <w:t xml:space="preserve"> that somehow encourage juvenile predators (e.g., invertebrates) in the sloughs</w:t>
      </w:r>
      <w:r w:rsidR="00255AF2" w:rsidRPr="00C12775">
        <w:t xml:space="preserve">. </w:t>
      </w:r>
      <w:r w:rsidR="00DD49D4" w:rsidRPr="00C12775">
        <w:t>Some</w:t>
      </w:r>
      <w:r w:rsidR="008F5D62" w:rsidRPr="00C12775">
        <w:t xml:space="preserve"> n</w:t>
      </w:r>
      <w:r w:rsidR="00DE2740" w:rsidRPr="00C12775">
        <w:t>on-native</w:t>
      </w:r>
      <w:r w:rsidR="00DD49D4" w:rsidRPr="00C12775">
        <w:t xml:space="preserve"> fishes introduced to the Everglades have been </w:t>
      </w:r>
      <w:ins w:id="883" w:author="Nathan Dorn" w:date="2024-02-16T12:14:00Z">
        <w:r w:rsidR="0089743C">
          <w:t xml:space="preserve">mildly </w:t>
        </w:r>
      </w:ins>
      <w:del w:id="884" w:author="Nathan Dorn" w:date="2024-02-16T12:14:00Z">
        <w:r w:rsidR="00DD49D4" w:rsidRPr="00C12775" w:rsidDel="0089743C">
          <w:delText>partly</w:delText>
        </w:r>
      </w:del>
      <w:r w:rsidR="00CD047D" w:rsidRPr="00C12775">
        <w:t xml:space="preserve"> </w:t>
      </w:r>
      <w:r w:rsidR="00A67CA6" w:rsidRPr="00C12775">
        <w:t>molluscivorous</w:t>
      </w:r>
      <w:r w:rsidR="00CD047D" w:rsidRPr="00C12775">
        <w:t xml:space="preserve"> like Mayan Cichlids and African </w:t>
      </w:r>
      <w:r w:rsidR="00751868" w:rsidRPr="00C12775">
        <w:t>Jewelfish</w:t>
      </w:r>
      <w:r w:rsidR="008F5D62" w:rsidRPr="00C12775">
        <w:t xml:space="preserve"> that have invaded</w:t>
      </w:r>
      <w:r w:rsidR="00590489" w:rsidRPr="00C12775">
        <w:t xml:space="preserve"> the Everglades and could have increased predation</w:t>
      </w:r>
      <w:r w:rsidR="00751868" w:rsidRPr="00C12775">
        <w:t>, but our</w:t>
      </w:r>
      <w:r w:rsidR="00BB0020" w:rsidRPr="00C12775">
        <w:t xml:space="preserve"> observation</w:t>
      </w:r>
      <w:r w:rsidR="00751868" w:rsidRPr="00C12775">
        <w:t>s suggest th</w:t>
      </w:r>
      <w:r w:rsidR="00DE2740" w:rsidRPr="00C12775">
        <w:t xml:space="preserve">at native </w:t>
      </w:r>
      <w:commentRangeStart w:id="885"/>
      <w:r w:rsidR="003E6F1C">
        <w:t xml:space="preserve">predators </w:t>
      </w:r>
      <w:r w:rsidR="00BB0020" w:rsidRPr="00C12775">
        <w:t>(</w:t>
      </w:r>
      <w:r w:rsidR="003E6F1C">
        <w:t>e.g., Crayfish, G</w:t>
      </w:r>
      <w:r w:rsidR="00DE2740" w:rsidRPr="00C12775">
        <w:t xml:space="preserve">iant </w:t>
      </w:r>
      <w:r w:rsidR="003E6F1C">
        <w:t>W</w:t>
      </w:r>
      <w:r w:rsidR="00DE2740" w:rsidRPr="00C12775">
        <w:t xml:space="preserve">ater </w:t>
      </w:r>
      <w:r w:rsidR="003E6F1C">
        <w:t>B</w:t>
      </w:r>
      <w:r w:rsidR="00DE2740" w:rsidRPr="00C12775">
        <w:t>ugs</w:t>
      </w:r>
      <w:r w:rsidR="003E6F1C">
        <w:t>, Greater Sirens</w:t>
      </w:r>
      <w:r w:rsidR="00DE2740" w:rsidRPr="00C12775">
        <w:t>)</w:t>
      </w:r>
      <w:r w:rsidR="00BB0020" w:rsidRPr="00C12775">
        <w:t xml:space="preserve"> in </w:t>
      </w:r>
      <w:commentRangeEnd w:id="885"/>
      <w:r w:rsidR="00C103D4">
        <w:rPr>
          <w:rStyle w:val="CommentReference"/>
          <w:rFonts w:cstheme="minorBidi"/>
        </w:rPr>
        <w:commentReference w:id="885"/>
      </w:r>
      <w:r w:rsidR="00BB0020" w:rsidRPr="00C12775">
        <w:t xml:space="preserve">LILA seem to be </w:t>
      </w:r>
      <w:r w:rsidR="00DE2740" w:rsidRPr="00C12775">
        <w:t xml:space="preserve">more responsible for </w:t>
      </w:r>
      <w:r w:rsidR="00C95329">
        <w:t>survival patterns</w:t>
      </w:r>
      <w:r w:rsidR="00BB0020" w:rsidRPr="00C12775">
        <w:t xml:space="preserve"> </w:t>
      </w:r>
      <w:r w:rsidR="00DE2740" w:rsidRPr="00C12775">
        <w:t>th</w:t>
      </w:r>
      <w:r w:rsidR="00BB0020" w:rsidRPr="00C12775">
        <w:t>a</w:t>
      </w:r>
      <w:r w:rsidR="000F5CE2" w:rsidRPr="00C12775">
        <w:t>n</w:t>
      </w:r>
      <w:r w:rsidR="00DE2740" w:rsidRPr="00C12775">
        <w:t xml:space="preserve"> non-native species.</w:t>
      </w:r>
      <w:r w:rsidR="00F05EAE" w:rsidRPr="00C12775">
        <w:t xml:space="preserve"> </w:t>
      </w:r>
      <w:commentRangeStart w:id="886"/>
      <w:ins w:id="887" w:author="Nathan Dorn" w:date="2024-02-16T12:15:00Z">
        <w:r w:rsidR="00C103D4">
          <w:t xml:space="preserve">One option </w:t>
        </w:r>
        <w:r w:rsidR="00C103D4">
          <w:t>might</w:t>
        </w:r>
        <w:r w:rsidR="00C103D4">
          <w:t xml:space="preserve"> be to study controls on giant water bug predation to identify hydrologic conditions reducing their abundances in the </w:t>
        </w:r>
      </w:ins>
      <w:ins w:id="888" w:author="Nathan Dorn" w:date="2024-02-16T12:16:00Z">
        <w:r w:rsidR="00C103D4">
          <w:t>dry season.</w:t>
        </w:r>
      </w:ins>
      <w:ins w:id="889" w:author="Nathan Dorn" w:date="2024-02-16T12:15:00Z">
        <w:r w:rsidR="00C103D4">
          <w:t xml:space="preserve">  </w:t>
        </w:r>
      </w:ins>
      <w:commentRangeEnd w:id="886"/>
      <w:ins w:id="890" w:author="Nathan Dorn" w:date="2024-02-16T12:16:00Z">
        <w:r w:rsidR="00C103D4">
          <w:rPr>
            <w:rStyle w:val="CommentReference"/>
            <w:rFonts w:cstheme="minorBidi"/>
          </w:rPr>
          <w:commentReference w:id="886"/>
        </w:r>
        <w:r w:rsidR="00C103D4">
          <w:t>But</w:t>
        </w:r>
      </w:ins>
      <w:del w:id="891" w:author="Nathan Dorn" w:date="2024-02-16T12:16:00Z">
        <w:r w:rsidR="00425B12" w:rsidRPr="00C12775" w:rsidDel="00C103D4">
          <w:delText xml:space="preserve">Also, </w:delText>
        </w:r>
      </w:del>
      <w:ins w:id="892" w:author="Nathan Dorn" w:date="2024-02-16T12:16:00Z">
        <w:r w:rsidR="00C103D4">
          <w:t xml:space="preserve"> </w:t>
        </w:r>
      </w:ins>
      <w:r w:rsidR="00425B12" w:rsidRPr="00C12775">
        <w:t>t</w:t>
      </w:r>
      <w:r w:rsidR="00BB0020" w:rsidRPr="00C12775">
        <w:t xml:space="preserve">he observed predator community </w:t>
      </w:r>
      <w:r w:rsidR="003A3954" w:rsidRPr="00C12775">
        <w:t>includes native species existing</w:t>
      </w:r>
      <w:r w:rsidR="00BB0020" w:rsidRPr="00C12775">
        <w:t xml:space="preserve"> across</w:t>
      </w:r>
      <w:r w:rsidR="003A3954" w:rsidRPr="00C12775">
        <w:t xml:space="preserve"> a</w:t>
      </w:r>
      <w:r w:rsidR="00BB0020" w:rsidRPr="00C12775">
        <w:t xml:space="preserve"> </w:t>
      </w:r>
      <w:r w:rsidR="008174A7" w:rsidRPr="00C12775">
        <w:t xml:space="preserve">wide range of the </w:t>
      </w:r>
      <w:r w:rsidR="003A3954" w:rsidRPr="00C12775">
        <w:t>hydroperiod gradient</w:t>
      </w:r>
      <w:r w:rsidR="003B2496" w:rsidRPr="00C12775">
        <w:t xml:space="preserve"> so</w:t>
      </w:r>
      <w:r w:rsidR="004C2937" w:rsidRPr="00C12775">
        <w:t xml:space="preserve"> </w:t>
      </w:r>
      <w:r w:rsidR="00BB0020" w:rsidRPr="00C12775">
        <w:t xml:space="preserve">it </w:t>
      </w:r>
      <w:r w:rsidR="003B2496" w:rsidRPr="00C12775">
        <w:t>remains</w:t>
      </w:r>
      <w:r w:rsidR="00BB0020" w:rsidRPr="00C12775">
        <w:t xml:space="preserve"> unclear how hydrologic variation</w:t>
      </w:r>
      <w:r w:rsidR="003B2496" w:rsidRPr="00C12775">
        <w:t xml:space="preserve"> (</w:t>
      </w:r>
      <w:r w:rsidR="004212B9" w:rsidRPr="00C12775">
        <w:t xml:space="preserve">i.e., </w:t>
      </w:r>
      <w:r w:rsidR="003B2496" w:rsidRPr="00C12775">
        <w:t>floods or</w:t>
      </w:r>
      <w:r w:rsidR="009224D4" w:rsidRPr="00C12775">
        <w:t xml:space="preserve"> droughts</w:t>
      </w:r>
      <w:r w:rsidR="003B2496" w:rsidRPr="00C12775">
        <w:t>)</w:t>
      </w:r>
      <w:r w:rsidR="009224D4" w:rsidRPr="00C12775">
        <w:t xml:space="preserve"> </w:t>
      </w:r>
      <w:r w:rsidR="00BB3E3E">
        <w:t>could</w:t>
      </w:r>
      <w:r w:rsidR="00BB0020" w:rsidRPr="00C12775">
        <w:t xml:space="preserve"> </w:t>
      </w:r>
      <w:del w:id="893" w:author="Nathan Dorn" w:date="2024-02-16T12:17:00Z">
        <w:r w:rsidR="009224D4" w:rsidRPr="00C12775" w:rsidDel="005D2216">
          <w:delText xml:space="preserve">alter </w:delText>
        </w:r>
      </w:del>
      <w:ins w:id="894" w:author="Nathan Dorn" w:date="2024-02-16T12:17:00Z">
        <w:r w:rsidR="005D2216">
          <w:t>fundamentally shift</w:t>
        </w:r>
        <w:r w:rsidR="005D2216" w:rsidRPr="00C12775">
          <w:t xml:space="preserve"> </w:t>
        </w:r>
      </w:ins>
      <w:r w:rsidR="009224D4" w:rsidRPr="00C12775">
        <w:t xml:space="preserve">juvenile </w:t>
      </w:r>
      <w:r w:rsidR="001A2D7B">
        <w:t>survival</w:t>
      </w:r>
      <w:r w:rsidR="003B2496" w:rsidRPr="00C12775">
        <w:t>.</w:t>
      </w:r>
      <w:r w:rsidR="003178A0" w:rsidRPr="00C12775">
        <w:t xml:space="preserve"> </w:t>
      </w:r>
      <w:r w:rsidR="007F3586" w:rsidRPr="00C12775">
        <w:t xml:space="preserve">The relation between the predators and hydro-patterns </w:t>
      </w:r>
      <w:del w:id="895" w:author="Nathan Dorn" w:date="2024-02-16T12:17:00Z">
        <w:r w:rsidR="00711DDF" w:rsidRPr="00C12775" w:rsidDel="005D2216">
          <w:delText>could use</w:delText>
        </w:r>
      </w:del>
      <w:ins w:id="896" w:author="Nathan Dorn" w:date="2024-02-16T12:17:00Z">
        <w:r w:rsidR="005D2216">
          <w:t>may require</w:t>
        </w:r>
      </w:ins>
      <w:r w:rsidR="00711DDF" w:rsidRPr="00C12775">
        <w:t xml:space="preserve"> more work, but measurements of juvenile </w:t>
      </w:r>
      <w:r w:rsidR="008E55B2">
        <w:t>survival</w:t>
      </w:r>
      <w:r w:rsidR="00711DDF" w:rsidRPr="00C12775">
        <w:t xml:space="preserve"> and </w:t>
      </w:r>
      <w:r w:rsidR="002B2620">
        <w:t>development</w:t>
      </w:r>
      <w:r w:rsidR="00711DDF" w:rsidRPr="00C12775">
        <w:t xml:space="preserve"> could </w:t>
      </w:r>
      <w:r w:rsidR="007F3586" w:rsidRPr="00C12775">
        <w:t xml:space="preserve">also </w:t>
      </w:r>
      <w:r w:rsidR="00711DDF" w:rsidRPr="00C12775">
        <w:t xml:space="preserve">be repeated in time </w:t>
      </w:r>
      <w:r w:rsidR="00711DDF" w:rsidRPr="00C12775">
        <w:lastRenderedPageBreak/>
        <w:t xml:space="preserve">and space to measure variation in </w:t>
      </w:r>
      <w:commentRangeStart w:id="897"/>
      <w:r w:rsidR="00711DDF" w:rsidRPr="00C12775">
        <w:t>vital rates</w:t>
      </w:r>
      <w:r w:rsidR="00C16EC7" w:rsidRPr="00C12775">
        <w:t xml:space="preserve">, especially survival, </w:t>
      </w:r>
      <w:del w:id="898" w:author="Nathan Dorn" w:date="2024-02-16T12:18:00Z">
        <w:r w:rsidR="00711DDF" w:rsidRPr="00C12775" w:rsidDel="005D2216">
          <w:delText xml:space="preserve">as a function of </w:delText>
        </w:r>
        <w:r w:rsidR="001D7DE1" w:rsidRPr="00C12775" w:rsidDel="005D2216">
          <w:delText>hydrologic conditions</w:delText>
        </w:r>
      </w:del>
      <w:ins w:id="899" w:author="Nathan Dorn" w:date="2024-02-16T12:18:00Z">
        <w:r w:rsidR="005D2216">
          <w:t xml:space="preserve">during </w:t>
        </w:r>
        <w:r w:rsidR="00361C5E">
          <w:t>particular windows of time that may produce good survival (e.g., depths of 10-15 cm)</w:t>
        </w:r>
      </w:ins>
      <w:r w:rsidR="001D7DE1" w:rsidRPr="00C12775">
        <w:t>.</w:t>
      </w:r>
      <w:r w:rsidR="00711DDF" w:rsidRPr="00C12775">
        <w:t xml:space="preserve">  </w:t>
      </w:r>
      <w:commentRangeEnd w:id="897"/>
      <w:r w:rsidR="004E7A43">
        <w:rPr>
          <w:rStyle w:val="CommentReference"/>
          <w:rFonts w:cstheme="minorBidi"/>
        </w:rPr>
        <w:commentReference w:id="897"/>
      </w:r>
      <w:commentRangeStart w:id="900"/>
      <w:r w:rsidR="003E1016" w:rsidRPr="00C12775">
        <w:t>If</w:t>
      </w:r>
      <w:r w:rsidR="00A7361D" w:rsidRPr="00C12775">
        <w:t xml:space="preserve"> net community</w:t>
      </w:r>
      <w:ins w:id="901" w:author="Nathan Dorn" w:date="2024-02-16T12:20:00Z">
        <w:r w:rsidR="00B611BD">
          <w:t>-</w:t>
        </w:r>
      </w:ins>
      <w:del w:id="902" w:author="Nathan Dorn" w:date="2024-02-16T12:20:00Z">
        <w:r w:rsidR="00A7361D" w:rsidRPr="00C12775" w:rsidDel="004E7A43">
          <w:delText xml:space="preserve"> </w:delText>
        </w:r>
      </w:del>
      <w:r w:rsidR="00A7361D" w:rsidRPr="00C12775">
        <w:t xml:space="preserve">level predation has not changed </w:t>
      </w:r>
      <w:r w:rsidR="004F606F" w:rsidRPr="00C12775">
        <w:t xml:space="preserve">from </w:t>
      </w:r>
      <w:r w:rsidR="0095466E" w:rsidRPr="00C12775">
        <w:t>historical levels</w:t>
      </w:r>
      <w:r w:rsidR="007B12B2" w:rsidRPr="00C12775">
        <w:t>,</w:t>
      </w:r>
      <w:r w:rsidR="0095466E" w:rsidRPr="00C12775">
        <w:t xml:space="preserve"> </w:t>
      </w:r>
      <w:r w:rsidR="00BF3C52" w:rsidRPr="00C12775">
        <w:t xml:space="preserve">then </w:t>
      </w:r>
      <w:r w:rsidR="003E1016" w:rsidRPr="00C12775">
        <w:t xml:space="preserve">current </w:t>
      </w:r>
      <w:r w:rsidR="0095466E" w:rsidRPr="00C12775">
        <w:t xml:space="preserve">hydrologic conditions </w:t>
      </w:r>
      <w:r w:rsidR="00BF3C52" w:rsidRPr="00C12775">
        <w:t xml:space="preserve">could also </w:t>
      </w:r>
      <w:r w:rsidR="00B05A16" w:rsidRPr="00C12775">
        <w:t>be unfavorable for</w:t>
      </w:r>
      <w:r w:rsidR="0095466E" w:rsidRPr="00C12775">
        <w:t xml:space="preserve"> </w:t>
      </w:r>
      <w:r w:rsidR="00005852">
        <w:t>development</w:t>
      </w:r>
      <w:r w:rsidR="0095466E" w:rsidRPr="00C12775">
        <w:t xml:space="preserve"> of the </w:t>
      </w:r>
      <w:del w:id="903" w:author="Nathan Dorn" w:date="2024-02-16T12:20:00Z">
        <w:r w:rsidR="0095466E" w:rsidRPr="00C12775" w:rsidDel="00B611BD">
          <w:delText>Florida Apple Snail</w:delText>
        </w:r>
      </w:del>
      <w:ins w:id="904" w:author="Nathan Dorn" w:date="2024-02-16T12:20:00Z">
        <w:r w:rsidR="00B611BD">
          <w:t>FAS</w:t>
        </w:r>
      </w:ins>
      <w:r w:rsidR="00C16EC7" w:rsidRPr="00C12775">
        <w:t xml:space="preserve"> (</w:t>
      </w:r>
      <w:r w:rsidR="003E1016" w:rsidRPr="00C12775">
        <w:t xml:space="preserve">moving to the right </w:t>
      </w:r>
      <w:r w:rsidR="00C16EC7" w:rsidRPr="00C12775">
        <w:t>in Fig</w:t>
      </w:r>
      <w:r w:rsidR="00A07B74">
        <w:t>ure 5</w:t>
      </w:r>
      <w:r w:rsidR="00C16EC7" w:rsidRPr="00C12775">
        <w:t>)</w:t>
      </w:r>
      <w:r w:rsidR="00617081" w:rsidRPr="00C12775">
        <w:t xml:space="preserve">. </w:t>
      </w:r>
      <w:r w:rsidR="00C16EC7" w:rsidRPr="00C12775">
        <w:t xml:space="preserve"> </w:t>
      </w:r>
      <w:commentRangeEnd w:id="900"/>
      <w:r w:rsidR="00D42A17">
        <w:rPr>
          <w:rStyle w:val="CommentReference"/>
          <w:rFonts w:cstheme="minorBidi"/>
        </w:rPr>
        <w:commentReference w:id="900"/>
      </w:r>
      <w:r w:rsidR="00617081" w:rsidRPr="00C12775">
        <w:t xml:space="preserve">Indeed, </w:t>
      </w:r>
      <w:r w:rsidR="00FB4A5F" w:rsidRPr="00C12775">
        <w:t xml:space="preserve">recent work </w:t>
      </w:r>
      <w:r w:rsidR="00617081" w:rsidRPr="00C12775">
        <w:t xml:space="preserve">has shown that </w:t>
      </w:r>
      <w:r w:rsidR="00FB4A5F" w:rsidRPr="00C12775">
        <w:t>increasing</w:t>
      </w:r>
      <w:r w:rsidR="001D7DE1" w:rsidRPr="00C12775">
        <w:t xml:space="preserve"> water</w:t>
      </w:r>
      <w:r w:rsidR="00FB4A5F" w:rsidRPr="00C12775">
        <w:t xml:space="preserve"> flow</w:t>
      </w:r>
      <w:r w:rsidR="001D7DE1" w:rsidRPr="00C12775">
        <w:t xml:space="preserve"> velocity</w:t>
      </w:r>
      <w:r w:rsidR="001A2833" w:rsidRPr="00C12775">
        <w:t xml:space="preserve">, </w:t>
      </w:r>
      <w:del w:id="905" w:author="Nathan Dorn" w:date="2024-02-16T12:21:00Z">
        <w:r w:rsidR="001A2833" w:rsidRPr="00C12775" w:rsidDel="00C91375">
          <w:delText>which is an historical feature of the Everglades (“river of grass”)</w:delText>
        </w:r>
        <w:r w:rsidR="00FB4A5F" w:rsidRPr="00C12775" w:rsidDel="00C91375">
          <w:delText xml:space="preserve"> </w:delText>
        </w:r>
      </w:del>
      <w:r w:rsidR="00FB4A5F" w:rsidRPr="00C12775">
        <w:t>increase</w:t>
      </w:r>
      <w:r w:rsidR="001A2833" w:rsidRPr="00C12775">
        <w:t>s</w:t>
      </w:r>
      <w:r w:rsidR="00FB4A5F" w:rsidRPr="00C12775">
        <w:t xml:space="preserve"> </w:t>
      </w:r>
      <w:r w:rsidR="00AA474D" w:rsidRPr="00C12775">
        <w:t>development</w:t>
      </w:r>
      <w:r w:rsidR="00FB4A5F" w:rsidRPr="00C12775">
        <w:t xml:space="preserve"> of non-native </w:t>
      </w:r>
      <w:ins w:id="906" w:author="Nathan Dorn" w:date="2024-02-16T12:21:00Z">
        <w:r w:rsidR="00C91375">
          <w:t xml:space="preserve">Pomacea </w:t>
        </w:r>
      </w:ins>
      <w:r w:rsidR="00FB4A5F" w:rsidRPr="00C12775">
        <w:t>apple snail</w:t>
      </w:r>
      <w:r w:rsidR="00C23BC0" w:rsidRPr="00C12775">
        <w:t>s through changes to microbial food quality</w:t>
      </w:r>
      <w:r w:rsidR="00FB4A5F" w:rsidRPr="00C12775">
        <w:t xml:space="preserve"> </w:t>
      </w:r>
      <w:r w:rsidR="003829D3" w:rsidRPr="00C12775">
        <w:fldChar w:fldCharType="begin"/>
      </w:r>
      <w:r w:rsidR="003829D3" w:rsidRPr="00C12775">
        <w:instrText xml:space="preserve"> ADDIN ZOTERO_ITEM CSL_CITATION {"citationID":"IpfYVAi5","properties":{"formattedCitation":"(Hansen et al., 2022)","plainCitation":"(Hansen et al., 2022)","noteIndex":0},"citationItems":[{"id":1876,"uris":["http://zotero.org/users/9972654/items/PGW8WIPC"],"itemData":{"id":1876,"type":"article-journal","container-title":"Hydrobiologia","DOI":"10.1007/s10750-022-04923-8","ISSN":"0018-8158, 1573-5117","issue":"14","journalAbbreviation":"Hydrobiologia","language":"en","page":"3161-3173","source":"DOI.org (Crossref)","title":"Flow-mediated growth of an aquatic herbivore","volume":"849","author":[{"family":"Hansen","given":"Chris"},{"family":"Newman","given":"Sue"},{"family":"Saunders","given":"Colin J."},{"family":"Tate-Boldt","given":"Erik K."},{"family":"Dorn","given":"Nathan J."}],"issued":{"date-parts":[["2022",8]]}}}],"schema":"https://github.com/citation-style-language/schema/raw/master/csl-citation.json"} </w:instrText>
      </w:r>
      <w:r w:rsidR="003829D3" w:rsidRPr="00C12775">
        <w:fldChar w:fldCharType="separate"/>
      </w:r>
      <w:r w:rsidR="003829D3" w:rsidRPr="00C12775">
        <w:t>(Hansen et al., 2022)</w:t>
      </w:r>
      <w:r w:rsidR="003829D3" w:rsidRPr="00C12775">
        <w:fldChar w:fldCharType="end"/>
      </w:r>
      <w:r w:rsidR="00C23BC0" w:rsidRPr="00C12775">
        <w:t xml:space="preserve">.  </w:t>
      </w:r>
      <w:r w:rsidR="00EF0E07" w:rsidRPr="00C12775">
        <w:t>Therefore,</w:t>
      </w:r>
      <w:r w:rsidR="00C23BC0" w:rsidRPr="00C12775">
        <w:t xml:space="preserve"> a</w:t>
      </w:r>
      <w:r w:rsidR="00D66302" w:rsidRPr="00C12775">
        <w:t>n Everglades restored with more discharge might</w:t>
      </w:r>
      <w:r w:rsidR="003E2C71" w:rsidRPr="00C12775">
        <w:t xml:space="preserve"> </w:t>
      </w:r>
      <w:r w:rsidR="00FB4A5F" w:rsidRPr="00C12775">
        <w:t>possibly improve development of the</w:t>
      </w:r>
      <w:r w:rsidR="00D66302" w:rsidRPr="00C12775">
        <w:t xml:space="preserve"> juvenile</w:t>
      </w:r>
      <w:r w:rsidR="00FB4A5F" w:rsidRPr="00C12775">
        <w:t xml:space="preserve"> </w:t>
      </w:r>
      <w:del w:id="907" w:author="Nathan Dorn" w:date="2024-02-16T12:21:00Z">
        <w:r w:rsidR="00FB4A5F" w:rsidRPr="00C12775" w:rsidDel="00C91375">
          <w:delText xml:space="preserve">Florida </w:delText>
        </w:r>
        <w:r w:rsidR="00D66302" w:rsidRPr="00C12775" w:rsidDel="00C91375">
          <w:delText>a</w:delText>
        </w:r>
        <w:r w:rsidR="00FB4A5F" w:rsidRPr="00C12775" w:rsidDel="00C91375">
          <w:delText xml:space="preserve">pple </w:delText>
        </w:r>
        <w:r w:rsidR="00D66302" w:rsidRPr="00C12775" w:rsidDel="00C91375">
          <w:delText>s</w:delText>
        </w:r>
        <w:r w:rsidR="00FB4A5F" w:rsidRPr="00C12775" w:rsidDel="00C91375">
          <w:delText>nail</w:delText>
        </w:r>
        <w:r w:rsidR="00D66302" w:rsidRPr="00C12775" w:rsidDel="00C91375">
          <w:delText>s</w:delText>
        </w:r>
      </w:del>
      <w:ins w:id="908" w:author="Nathan Dorn" w:date="2024-02-16T12:21:00Z">
        <w:r w:rsidR="00C91375">
          <w:t>FAS</w:t>
        </w:r>
      </w:ins>
      <w:r w:rsidR="003E1016" w:rsidRPr="00C12775">
        <w:t xml:space="preserve">. </w:t>
      </w:r>
      <w:r w:rsidR="00AA474D" w:rsidRPr="00C12775">
        <w:t xml:space="preserve">  </w:t>
      </w:r>
    </w:p>
    <w:p w14:paraId="06FE8756" w14:textId="196F7D15" w:rsidR="00C91375" w:rsidRDefault="000E428B" w:rsidP="003C0045">
      <w:pPr>
        <w:pStyle w:val="NATESTYLE1CommonCollege"/>
        <w:spacing w:before="240" w:after="240"/>
        <w:ind w:firstLine="720"/>
        <w:jc w:val="both"/>
        <w:rPr>
          <w:ins w:id="909" w:author="Nathan Dorn" w:date="2024-02-16T12:21:00Z"/>
        </w:rPr>
      </w:pPr>
      <w:commentRangeStart w:id="910"/>
      <w:ins w:id="911" w:author="Nathan Dorn" w:date="2024-02-16T12:22:00Z">
        <w:r>
          <w:t xml:space="preserve">Studies of functional responses </w:t>
        </w:r>
      </w:ins>
      <w:ins w:id="912" w:author="Nathan Dorn" w:date="2024-02-16T12:23:00Z">
        <w:r>
          <w:t xml:space="preserve">and </w:t>
        </w:r>
        <w:r w:rsidR="008F7CA6">
          <w:t xml:space="preserve">environmental variation have developed complex predictions for the strength of </w:t>
        </w:r>
        <w:r w:rsidR="0020405A">
          <w:t xml:space="preserve">short-term </w:t>
        </w:r>
      </w:ins>
      <w:ins w:id="913" w:author="Nathan Dorn" w:date="2024-02-16T12:24:00Z">
        <w:r w:rsidR="0020405A">
          <w:t>interaction strengths</w:t>
        </w:r>
      </w:ins>
      <w:ins w:id="914" w:author="Nathan Dorn" w:date="2024-02-16T12:25:00Z">
        <w:r w:rsidR="00B32A8E">
          <w:t xml:space="preserve"> (cite)</w:t>
        </w:r>
      </w:ins>
      <w:ins w:id="915" w:author="Nathan Dorn" w:date="2024-02-16T12:24:00Z">
        <w:r w:rsidR="0020405A">
          <w:t>,</w:t>
        </w:r>
      </w:ins>
      <w:ins w:id="916" w:author="Nathan Dorn" w:date="2024-02-16T12:37:00Z">
        <w:r w:rsidR="006777F5">
          <w:t xml:space="preserve"> and have conducted elegant studies in the lab to test the predictions</w:t>
        </w:r>
      </w:ins>
      <w:ins w:id="917" w:author="Nathan Dorn" w:date="2024-02-16T12:38:00Z">
        <w:r w:rsidR="006777F5">
          <w:t>.  Our</w:t>
        </w:r>
      </w:ins>
      <w:ins w:id="918" w:author="Nathan Dorn" w:date="2024-02-16T12:24:00Z">
        <w:r w:rsidR="0020405A">
          <w:t xml:space="preserve"> study was an attempt to </w:t>
        </w:r>
      </w:ins>
      <w:ins w:id="919" w:author="Nathan Dorn" w:date="2024-02-16T12:38:00Z">
        <w:r w:rsidR="006777F5">
          <w:t xml:space="preserve">empirically </w:t>
        </w:r>
      </w:ins>
      <w:ins w:id="920" w:author="Nathan Dorn" w:date="2024-02-16T12:24:00Z">
        <w:r w:rsidR="0020405A">
          <w:t xml:space="preserve">bring together </w:t>
        </w:r>
        <w:r w:rsidR="00982F52">
          <w:t>multiple sources of variation (</w:t>
        </w:r>
      </w:ins>
      <w:ins w:id="921" w:author="Nathan Dorn" w:date="2024-02-16T12:32:00Z">
        <w:r w:rsidR="00873FE9">
          <w:t xml:space="preserve">i.e., </w:t>
        </w:r>
      </w:ins>
      <w:ins w:id="922" w:author="Nathan Dorn" w:date="2024-02-16T12:24:00Z">
        <w:r w:rsidR="00982F52">
          <w:t>predator assemblage</w:t>
        </w:r>
      </w:ins>
      <w:ins w:id="923" w:author="Nathan Dorn" w:date="2024-02-16T12:33:00Z">
        <w:r w:rsidR="00873FE9">
          <w:t>s</w:t>
        </w:r>
      </w:ins>
      <w:ins w:id="924" w:author="Nathan Dorn" w:date="2024-02-16T12:24:00Z">
        <w:r w:rsidR="00982F52">
          <w:t xml:space="preserve">, seasonal growth conditions) in the field to predict the net impact </w:t>
        </w:r>
      </w:ins>
      <w:ins w:id="925" w:author="Nathan Dorn" w:date="2024-02-16T12:33:00Z">
        <w:r w:rsidR="00873FE9">
          <w:t>of</w:t>
        </w:r>
      </w:ins>
      <w:ins w:id="926" w:author="Nathan Dorn" w:date="2024-02-16T12:25:00Z">
        <w:r w:rsidR="00B32A8E">
          <w:t xml:space="preserve"> size-mediated </w:t>
        </w:r>
      </w:ins>
      <w:ins w:id="927" w:author="Nathan Dorn" w:date="2024-02-16T12:33:00Z">
        <w:r w:rsidR="00873FE9">
          <w:t>predation on population growth (predator limitation)</w:t>
        </w:r>
      </w:ins>
      <w:ins w:id="928" w:author="Nathan Dorn" w:date="2024-02-16T12:38:00Z">
        <w:r w:rsidR="006777F5">
          <w:t xml:space="preserve"> using a </w:t>
        </w:r>
        <w:r w:rsidR="000676AA">
          <w:t xml:space="preserve">population </w:t>
        </w:r>
        <w:r w:rsidR="006777F5">
          <w:t>model</w:t>
        </w:r>
      </w:ins>
      <w:ins w:id="929" w:author="Nathan Dorn" w:date="2024-02-16T12:25:00Z">
        <w:r w:rsidR="00982F52">
          <w:t xml:space="preserve">. </w:t>
        </w:r>
        <w:r w:rsidR="00B32A8E">
          <w:t>The effe</w:t>
        </w:r>
      </w:ins>
      <w:ins w:id="930" w:author="Nathan Dorn" w:date="2024-02-16T12:26:00Z">
        <w:r w:rsidR="00B32A8E">
          <w:t xml:space="preserve">cts of </w:t>
        </w:r>
      </w:ins>
      <w:ins w:id="931" w:author="Nathan Dorn" w:date="2024-02-16T12:27:00Z">
        <w:r w:rsidR="00332504">
          <w:t>warmer seasonal</w:t>
        </w:r>
      </w:ins>
      <w:ins w:id="932" w:author="Nathan Dorn" w:date="2024-02-16T12:26:00Z">
        <w:r w:rsidR="00B32A8E">
          <w:t xml:space="preserve"> conditions on the interaction strength, </w:t>
        </w:r>
      </w:ins>
      <w:ins w:id="933" w:author="Nathan Dorn" w:date="2024-02-16T12:27:00Z">
        <w:r w:rsidR="00CC4DBC">
          <w:t xml:space="preserve">which </w:t>
        </w:r>
      </w:ins>
      <w:ins w:id="934" w:author="Nathan Dorn" w:date="2024-02-16T12:38:00Z">
        <w:r w:rsidR="000676AA">
          <w:t>partly</w:t>
        </w:r>
      </w:ins>
      <w:ins w:id="935" w:author="Nathan Dorn" w:date="2024-02-16T12:27:00Z">
        <w:r w:rsidR="00CC4DBC">
          <w:t xml:space="preserve"> </w:t>
        </w:r>
      </w:ins>
      <w:ins w:id="936" w:author="Nathan Dorn" w:date="2024-02-16T12:28:00Z">
        <w:r w:rsidR="00CC4DBC">
          <w:t>increase</w:t>
        </w:r>
      </w:ins>
      <w:ins w:id="937" w:author="Nathan Dorn" w:date="2024-02-16T12:39:00Z">
        <w:r w:rsidR="000676AA">
          <w:t>d</w:t>
        </w:r>
      </w:ins>
      <w:ins w:id="938" w:author="Nathan Dorn" w:date="2024-02-16T12:28:00Z">
        <w:r w:rsidR="00CC4DBC">
          <w:t xml:space="preserve"> per capita rates</w:t>
        </w:r>
      </w:ins>
      <w:ins w:id="939" w:author="Nathan Dorn" w:date="2024-02-16T12:33:00Z">
        <w:r w:rsidR="00873FE9">
          <w:t xml:space="preserve"> (cite)</w:t>
        </w:r>
      </w:ins>
      <w:ins w:id="940" w:author="Nathan Dorn" w:date="2024-02-16T12:38:00Z">
        <w:r w:rsidR="000676AA">
          <w:t>,</w:t>
        </w:r>
      </w:ins>
      <w:ins w:id="941" w:author="Nathan Dorn" w:date="2024-02-16T12:28:00Z">
        <w:r w:rsidR="00CC4DBC">
          <w:t xml:space="preserve"> </w:t>
        </w:r>
      </w:ins>
      <w:ins w:id="942" w:author="Nathan Dorn" w:date="2024-02-16T12:26:00Z">
        <w:r w:rsidR="00B32A8E">
          <w:t>were counteracted</w:t>
        </w:r>
      </w:ins>
      <w:ins w:id="943" w:author="Nathan Dorn" w:date="2024-02-16T12:27:00Z">
        <w:r w:rsidR="00332504">
          <w:t xml:space="preserve"> </w:t>
        </w:r>
      </w:ins>
      <w:ins w:id="944" w:author="Nathan Dorn" w:date="2024-02-16T12:26:00Z">
        <w:r w:rsidR="00B32A8E">
          <w:t xml:space="preserve">by </w:t>
        </w:r>
      </w:ins>
      <w:ins w:id="945" w:author="Nathan Dorn" w:date="2024-02-16T12:30:00Z">
        <w:r w:rsidR="00040ABA">
          <w:t xml:space="preserve">decreased abundances of </w:t>
        </w:r>
      </w:ins>
      <w:ins w:id="946" w:author="Nathan Dorn" w:date="2024-02-16T12:26:00Z">
        <w:r w:rsidR="00B32A8E">
          <w:t>predator</w:t>
        </w:r>
      </w:ins>
      <w:ins w:id="947" w:author="Nathan Dorn" w:date="2024-02-16T12:30:00Z">
        <w:r w:rsidR="00040ABA">
          <w:t>s</w:t>
        </w:r>
      </w:ins>
      <w:ins w:id="948" w:author="Nathan Dorn" w:date="2024-02-16T12:25:00Z">
        <w:r w:rsidR="00B32A8E">
          <w:t xml:space="preserve"> </w:t>
        </w:r>
      </w:ins>
      <w:ins w:id="949" w:author="Nathan Dorn" w:date="2024-02-16T12:27:00Z">
        <w:r w:rsidR="00332504">
          <w:t xml:space="preserve">and </w:t>
        </w:r>
      </w:ins>
      <w:ins w:id="950" w:author="Nathan Dorn" w:date="2024-02-16T12:30:00Z">
        <w:r w:rsidR="00040ABA">
          <w:t xml:space="preserve">faster </w:t>
        </w:r>
      </w:ins>
      <w:ins w:id="951" w:author="Nathan Dorn" w:date="2024-02-16T12:27:00Z">
        <w:r w:rsidR="00332504">
          <w:t>growth of the prey</w:t>
        </w:r>
      </w:ins>
      <w:ins w:id="952" w:author="Nathan Dorn" w:date="2024-02-16T12:39:00Z">
        <w:r w:rsidR="00CF087B">
          <w:t>,</w:t>
        </w:r>
      </w:ins>
      <w:ins w:id="953" w:author="Nathan Dorn" w:date="2024-02-16T12:28:00Z">
        <w:r w:rsidR="00CC4DBC">
          <w:t xml:space="preserve"> </w:t>
        </w:r>
      </w:ins>
      <w:ins w:id="954" w:author="Nathan Dorn" w:date="2024-02-16T12:30:00Z">
        <w:r w:rsidR="00040ABA">
          <w:t>effectively</w:t>
        </w:r>
      </w:ins>
      <w:ins w:id="955" w:author="Nathan Dorn" w:date="2024-02-16T12:28:00Z">
        <w:r w:rsidR="00CC4DBC">
          <w:t xml:space="preserve"> reduc</w:t>
        </w:r>
      </w:ins>
      <w:ins w:id="956" w:author="Nathan Dorn" w:date="2024-02-16T12:30:00Z">
        <w:r w:rsidR="00040ABA">
          <w:t>ing</w:t>
        </w:r>
      </w:ins>
      <w:ins w:id="957" w:author="Nathan Dorn" w:date="2024-02-16T12:28:00Z">
        <w:r w:rsidR="00CC4DBC">
          <w:t xml:space="preserve"> </w:t>
        </w:r>
      </w:ins>
      <w:ins w:id="958" w:author="Nathan Dorn" w:date="2024-02-16T12:40:00Z">
        <w:r w:rsidR="00DD1479">
          <w:t xml:space="preserve">size-dependent predation and net </w:t>
        </w:r>
      </w:ins>
      <w:ins w:id="959" w:author="Nathan Dorn" w:date="2024-02-16T12:30:00Z">
        <w:r w:rsidR="00040ABA">
          <w:t>predator impacts</w:t>
        </w:r>
      </w:ins>
      <w:ins w:id="960" w:author="Nathan Dorn" w:date="2024-02-16T12:28:00Z">
        <w:r w:rsidR="00CC4DBC">
          <w:t xml:space="preserve"> in the warmer </w:t>
        </w:r>
      </w:ins>
      <w:ins w:id="961" w:author="Nathan Dorn" w:date="2024-02-16T12:39:00Z">
        <w:r w:rsidR="00CF087B">
          <w:t xml:space="preserve">part of the </w:t>
        </w:r>
      </w:ins>
      <w:ins w:id="962" w:author="Nathan Dorn" w:date="2024-02-16T12:28:00Z">
        <w:r w:rsidR="00CC4DBC">
          <w:t xml:space="preserve">season.  Nevertheless, the higher production of </w:t>
        </w:r>
      </w:ins>
      <w:ins w:id="963" w:author="Nathan Dorn" w:date="2024-02-16T12:39:00Z">
        <w:r w:rsidR="00CF087B">
          <w:t xml:space="preserve">juvenile </w:t>
        </w:r>
        <w:r w:rsidR="00DD1479">
          <w:t xml:space="preserve">(vulnerable) </w:t>
        </w:r>
      </w:ins>
      <w:ins w:id="964" w:author="Nathan Dorn" w:date="2024-02-16T12:40:00Z">
        <w:r w:rsidR="00E6587E">
          <w:t xml:space="preserve">prey </w:t>
        </w:r>
      </w:ins>
      <w:ins w:id="965" w:author="Nathan Dorn" w:date="2024-02-16T12:34:00Z">
        <w:r w:rsidR="00873FE9">
          <w:t>in the spring when growth was slow weighted</w:t>
        </w:r>
      </w:ins>
      <w:ins w:id="966" w:author="Nathan Dorn" w:date="2024-02-16T12:29:00Z">
        <w:r w:rsidR="00BE3782">
          <w:t xml:space="preserve"> the average parameters to </w:t>
        </w:r>
      </w:ins>
      <w:ins w:id="967" w:author="Nathan Dorn" w:date="2024-02-16T12:34:00Z">
        <w:r w:rsidR="00873FE9">
          <w:t xml:space="preserve">predict </w:t>
        </w:r>
      </w:ins>
      <w:ins w:id="968" w:author="Nathan Dorn" w:date="2024-02-16T12:29:00Z">
        <w:r w:rsidR="00BE3782">
          <w:t xml:space="preserve">strong </w:t>
        </w:r>
      </w:ins>
      <w:ins w:id="969" w:author="Nathan Dorn" w:date="2024-02-16T12:34:00Z">
        <w:r w:rsidR="00873FE9">
          <w:t>predator</w:t>
        </w:r>
      </w:ins>
      <w:ins w:id="970" w:author="Nathan Dorn" w:date="2024-02-16T12:29:00Z">
        <w:r w:rsidR="00040ABA">
          <w:t xml:space="preserve"> limitation</w:t>
        </w:r>
      </w:ins>
      <w:ins w:id="971" w:author="Nathan Dorn" w:date="2024-02-16T12:34:00Z">
        <w:r w:rsidR="00873FE9">
          <w:t xml:space="preserve"> over the year</w:t>
        </w:r>
      </w:ins>
      <w:ins w:id="972" w:author="Nathan Dorn" w:date="2024-02-16T12:30:00Z">
        <w:r w:rsidR="00040ABA">
          <w:t>.</w:t>
        </w:r>
      </w:ins>
      <w:ins w:id="973" w:author="Nathan Dorn" w:date="2024-02-16T12:31:00Z">
        <w:r w:rsidR="0004341E">
          <w:t xml:space="preserve">  We encourage other researchers</w:t>
        </w:r>
      </w:ins>
      <w:ins w:id="974" w:author="Nathan Dorn" w:date="2024-02-16T12:40:00Z">
        <w:r w:rsidR="00E6587E">
          <w:t xml:space="preserve"> wo</w:t>
        </w:r>
      </w:ins>
      <w:ins w:id="975" w:author="Nathan Dorn" w:date="2024-02-16T12:41:00Z">
        <w:r w:rsidR="00E6587E">
          <w:t>rking on predator limitation</w:t>
        </w:r>
      </w:ins>
      <w:ins w:id="976" w:author="Nathan Dorn" w:date="2024-02-16T12:42:00Z">
        <w:r w:rsidR="00F370AB">
          <w:t>, either</w:t>
        </w:r>
      </w:ins>
      <w:ins w:id="977" w:author="Nathan Dorn" w:date="2024-02-16T12:31:00Z">
        <w:r w:rsidR="0004341E">
          <w:t xml:space="preserve"> </w:t>
        </w:r>
      </w:ins>
      <w:ins w:id="978" w:author="Nathan Dorn" w:date="2024-02-16T12:42:00Z">
        <w:r w:rsidR="00F41654">
          <w:t xml:space="preserve">of </w:t>
        </w:r>
        <w:r w:rsidR="00F370AB">
          <w:t xml:space="preserve">pests or species of conservation/management interest, </w:t>
        </w:r>
      </w:ins>
      <w:ins w:id="979" w:author="Nathan Dorn" w:date="2024-02-16T12:31:00Z">
        <w:r w:rsidR="0004341E">
          <w:t>to consider</w:t>
        </w:r>
        <w:r w:rsidR="00873FE9">
          <w:t xml:space="preserve"> using</w:t>
        </w:r>
        <w:r w:rsidR="0004341E">
          <w:t xml:space="preserve"> size-structured models </w:t>
        </w:r>
        <w:r w:rsidR="00873FE9">
          <w:t>an</w:t>
        </w:r>
      </w:ins>
      <w:ins w:id="980" w:author="Nathan Dorn" w:date="2024-02-16T12:32:00Z">
        <w:r w:rsidR="00873FE9">
          <w:t xml:space="preserve">d field parameter estimates </w:t>
        </w:r>
      </w:ins>
      <w:ins w:id="981" w:author="Nathan Dorn" w:date="2024-02-16T12:35:00Z">
        <w:r w:rsidR="00873FE9">
          <w:t>(</w:t>
        </w:r>
      </w:ins>
      <w:ins w:id="982" w:author="Nathan Dorn" w:date="2024-02-16T12:41:00Z">
        <w:r w:rsidR="00E6587E">
          <w:t>see also</w:t>
        </w:r>
      </w:ins>
      <w:ins w:id="983" w:author="Nathan Dorn" w:date="2024-02-16T12:35:00Z">
        <w:r w:rsidR="00873FE9">
          <w:t xml:space="preserve"> Chockley et al. 2008) </w:t>
        </w:r>
      </w:ins>
      <w:ins w:id="984" w:author="Nathan Dorn" w:date="2024-02-16T12:32:00Z">
        <w:r w:rsidR="00873FE9">
          <w:t>to scale</w:t>
        </w:r>
      </w:ins>
      <w:ins w:id="985" w:author="Nathan Dorn" w:date="2024-02-16T12:41:00Z">
        <w:r w:rsidR="00E6587E">
          <w:t>-</w:t>
        </w:r>
      </w:ins>
      <w:ins w:id="986" w:author="Nathan Dorn" w:date="2024-02-16T12:35:00Z">
        <w:r w:rsidR="00873FE9">
          <w:t xml:space="preserve">up </w:t>
        </w:r>
      </w:ins>
      <w:ins w:id="987" w:author="Nathan Dorn" w:date="2024-02-16T12:32:00Z">
        <w:r w:rsidR="00873FE9">
          <w:t xml:space="preserve">their </w:t>
        </w:r>
      </w:ins>
      <w:ins w:id="988" w:author="Nathan Dorn" w:date="2024-02-16T12:35:00Z">
        <w:r w:rsidR="00873FE9">
          <w:t xml:space="preserve">predator-prey </w:t>
        </w:r>
      </w:ins>
      <w:ins w:id="989" w:author="Nathan Dorn" w:date="2024-02-16T12:32:00Z">
        <w:r w:rsidR="00873FE9">
          <w:t xml:space="preserve">work </w:t>
        </w:r>
      </w:ins>
      <w:ins w:id="990" w:author="Nathan Dorn" w:date="2024-02-16T12:34:00Z">
        <w:r w:rsidR="00873FE9">
          <w:t>and</w:t>
        </w:r>
      </w:ins>
      <w:ins w:id="991" w:author="Nathan Dorn" w:date="2024-02-16T12:32:00Z">
        <w:r w:rsidR="00873FE9">
          <w:t xml:space="preserve"> study the net effects of predators on prey population </w:t>
        </w:r>
      </w:ins>
      <w:ins w:id="992" w:author="Nathan Dorn" w:date="2024-02-16T12:35:00Z">
        <w:r w:rsidR="00D42A17">
          <w:t>growth</w:t>
        </w:r>
      </w:ins>
      <w:ins w:id="993" w:author="Nathan Dorn" w:date="2024-02-16T12:32:00Z">
        <w:r w:rsidR="00873FE9">
          <w:t xml:space="preserve">. </w:t>
        </w:r>
      </w:ins>
      <w:ins w:id="994" w:author="Nathan Dorn" w:date="2024-02-16T12:31:00Z">
        <w:r w:rsidR="0004341E">
          <w:t xml:space="preserve"> </w:t>
        </w:r>
      </w:ins>
      <w:ins w:id="995" w:author="Nathan Dorn" w:date="2024-02-16T12:30:00Z">
        <w:r w:rsidR="00040ABA">
          <w:t xml:space="preserve"> </w:t>
        </w:r>
      </w:ins>
      <w:commentRangeEnd w:id="910"/>
      <w:ins w:id="996" w:author="Nathan Dorn" w:date="2024-02-16T12:37:00Z">
        <w:r w:rsidR="00623593">
          <w:rPr>
            <w:rStyle w:val="CommentReference"/>
            <w:rFonts w:cstheme="minorBidi"/>
          </w:rPr>
          <w:commentReference w:id="910"/>
        </w:r>
      </w:ins>
    </w:p>
    <w:p w14:paraId="3106B9B8" w14:textId="77777777" w:rsidR="00C91375" w:rsidRPr="00524172" w:rsidRDefault="00C91375" w:rsidP="003C0045">
      <w:pPr>
        <w:pStyle w:val="NATESTYLE1CommonCollege"/>
        <w:spacing w:before="240" w:after="240"/>
        <w:ind w:firstLine="720"/>
        <w:jc w:val="both"/>
      </w:pPr>
    </w:p>
    <w:bookmarkEnd w:id="816"/>
    <w:p w14:paraId="3B536BF2" w14:textId="1B00E6D7" w:rsidR="00AE42E6" w:rsidRPr="00FB48BB" w:rsidRDefault="00C6515F" w:rsidP="00C6515F">
      <w:pPr>
        <w:pStyle w:val="Heading1"/>
        <w:rPr>
          <w:rFonts w:cs="Times New Roman"/>
          <w:szCs w:val="24"/>
        </w:rPr>
      </w:pPr>
      <w:r w:rsidRPr="00FB48BB">
        <w:rPr>
          <w:rFonts w:cs="Times New Roman"/>
          <w:szCs w:val="24"/>
        </w:rPr>
        <w:t>References</w:t>
      </w:r>
    </w:p>
    <w:p w14:paraId="56915C43" w14:textId="77777777" w:rsidR="00B45C79" w:rsidRPr="00B45C79" w:rsidRDefault="00F92F46" w:rsidP="00B45C79">
      <w:pPr>
        <w:pStyle w:val="Bibliography"/>
        <w:rPr>
          <w:rFonts w:cs="Times New Roman"/>
        </w:rPr>
      </w:pPr>
      <w:r w:rsidRPr="00C22A40">
        <w:fldChar w:fldCharType="begin"/>
      </w:r>
      <w:r w:rsidR="00FE7CED">
        <w:instrText xml:space="preserve"> ADDIN ZOTERO_BIBL {"uncited":[],"omitted":[],"custom":[]} CSL_BIBLIOGRAPHY </w:instrText>
      </w:r>
      <w:r w:rsidRPr="00C22A40">
        <w:fldChar w:fldCharType="separate"/>
      </w:r>
      <w:r w:rsidR="00B45C79" w:rsidRPr="00B45C79">
        <w:rPr>
          <w:rFonts w:cs="Times New Roman"/>
        </w:rPr>
        <w:t xml:space="preserve">Anderson, D. R. (2008). </w:t>
      </w:r>
      <w:r w:rsidR="00B45C79" w:rsidRPr="00B45C79">
        <w:rPr>
          <w:rFonts w:cs="Times New Roman"/>
          <w:i/>
          <w:iCs/>
        </w:rPr>
        <w:t>Model based inference in the life sciences: A primer on evidence</w:t>
      </w:r>
      <w:r w:rsidR="00B45C79" w:rsidRPr="00B45C79">
        <w:rPr>
          <w:rFonts w:cs="Times New Roman"/>
        </w:rPr>
        <w:t>. Springer, NY. https://doi.org/10.1007/978-0-387-74075-1</w:t>
      </w:r>
    </w:p>
    <w:p w14:paraId="218D4983" w14:textId="77777777" w:rsidR="00B45C79" w:rsidRPr="00B45C79" w:rsidRDefault="00B45C79" w:rsidP="00B45C79">
      <w:pPr>
        <w:pStyle w:val="Bibliography"/>
        <w:rPr>
          <w:rFonts w:cs="Times New Roman"/>
        </w:rPr>
      </w:pPr>
      <w:r w:rsidRPr="00B45C79">
        <w:rPr>
          <w:rFonts w:cs="Times New Roman"/>
        </w:rPr>
        <w:t xml:space="preserve">Baker, R., &amp; Waltham, N. (2020). Tethering mobile aquatic organisms to measure predation: A renewed call for caution. </w:t>
      </w:r>
      <w:r w:rsidRPr="00B45C79">
        <w:rPr>
          <w:rFonts w:cs="Times New Roman"/>
          <w:i/>
          <w:iCs/>
        </w:rPr>
        <w:t>Journal of Experimental Marine Biology and Ecology</w:t>
      </w:r>
      <w:r w:rsidRPr="00B45C79">
        <w:rPr>
          <w:rFonts w:cs="Times New Roman"/>
        </w:rPr>
        <w:t xml:space="preserve">, </w:t>
      </w:r>
      <w:r w:rsidRPr="00B45C79">
        <w:rPr>
          <w:rFonts w:cs="Times New Roman"/>
          <w:i/>
          <w:iCs/>
        </w:rPr>
        <w:t>523</w:t>
      </w:r>
      <w:r w:rsidRPr="00B45C79">
        <w:rPr>
          <w:rFonts w:cs="Times New Roman"/>
        </w:rPr>
        <w:t>, 1–7.</w:t>
      </w:r>
    </w:p>
    <w:p w14:paraId="4449F1E5" w14:textId="77777777" w:rsidR="00B45C79" w:rsidRPr="00B45C79" w:rsidRDefault="00B45C79" w:rsidP="00B45C79">
      <w:pPr>
        <w:pStyle w:val="Bibliography"/>
        <w:rPr>
          <w:rFonts w:cs="Times New Roman"/>
        </w:rPr>
      </w:pPr>
      <w:r w:rsidRPr="00B45C79">
        <w:rPr>
          <w:rFonts w:cs="Times New Roman"/>
        </w:rPr>
        <w:t xml:space="preserve">Barrus, N. T., Drumheller, D., Cook, M. I., &amp; Dorn, N. J. (2023). Life history responses of two co-occurring congeneric Apple Snails (Pomacea maculata and P. paludosa) to variation in water depth and metaphyton total phosphorus. </w:t>
      </w:r>
      <w:r w:rsidRPr="00B45C79">
        <w:rPr>
          <w:rFonts w:cs="Times New Roman"/>
          <w:i/>
          <w:iCs/>
        </w:rPr>
        <w:t>Hydrobiologia</w:t>
      </w:r>
      <w:r w:rsidRPr="00B45C79">
        <w:rPr>
          <w:rFonts w:cs="Times New Roman"/>
        </w:rPr>
        <w:t>.</w:t>
      </w:r>
    </w:p>
    <w:p w14:paraId="63D1A6B8" w14:textId="77777777" w:rsidR="00B45C79" w:rsidRPr="00B45C79" w:rsidRDefault="00B45C79" w:rsidP="00B45C79">
      <w:pPr>
        <w:pStyle w:val="Bibliography"/>
        <w:rPr>
          <w:rFonts w:cs="Times New Roman"/>
        </w:rPr>
      </w:pPr>
      <w:r w:rsidRPr="00B45C79">
        <w:rPr>
          <w:rFonts w:cs="Times New Roman"/>
        </w:rPr>
        <w:t xml:space="preserve">Basille, M., Fortin, D., Dussault, C., Ouellet, J.-P., &amp; Courtois, R. (2013). Ecologically based definition of seasons clarifies predator-prey interactions. </w:t>
      </w:r>
      <w:r w:rsidRPr="00B45C79">
        <w:rPr>
          <w:rFonts w:cs="Times New Roman"/>
          <w:i/>
          <w:iCs/>
        </w:rPr>
        <w:t>Ecography</w:t>
      </w:r>
      <w:r w:rsidRPr="00B45C79">
        <w:rPr>
          <w:rFonts w:cs="Times New Roman"/>
        </w:rPr>
        <w:t xml:space="preserve">, </w:t>
      </w:r>
      <w:r w:rsidRPr="00B45C79">
        <w:rPr>
          <w:rFonts w:cs="Times New Roman"/>
          <w:i/>
          <w:iCs/>
        </w:rPr>
        <w:t>36</w:t>
      </w:r>
      <w:r w:rsidRPr="00B45C79">
        <w:rPr>
          <w:rFonts w:cs="Times New Roman"/>
        </w:rPr>
        <w:t>(2), 220–229. https://doi.org/10.1111/j.1600-0587.2011.07367.x</w:t>
      </w:r>
    </w:p>
    <w:p w14:paraId="7CF5DA73" w14:textId="77777777" w:rsidR="00B45C79" w:rsidRPr="00B45C79" w:rsidRDefault="00B45C79" w:rsidP="00B45C79">
      <w:pPr>
        <w:pStyle w:val="Bibliography"/>
        <w:rPr>
          <w:rFonts w:cs="Times New Roman"/>
        </w:rPr>
      </w:pPr>
      <w:r w:rsidRPr="00B45C79">
        <w:rPr>
          <w:rFonts w:cs="Times New Roman"/>
        </w:rPr>
        <w:t xml:space="preserve">Brown, C., Oppon, K. J., &amp; Cahill, J. F. (2019). Species‐specific size vulnerabilities in a competitive arena: Nutrient heterogeneity and soil fertility alter plant competitive size asymmetries. </w:t>
      </w:r>
      <w:r w:rsidRPr="00B45C79">
        <w:rPr>
          <w:rFonts w:cs="Times New Roman"/>
          <w:i/>
          <w:iCs/>
        </w:rPr>
        <w:t>Functional Ecology</w:t>
      </w:r>
      <w:r w:rsidRPr="00B45C79">
        <w:rPr>
          <w:rFonts w:cs="Times New Roman"/>
        </w:rPr>
        <w:t xml:space="preserve">, </w:t>
      </w:r>
      <w:r w:rsidRPr="00B45C79">
        <w:rPr>
          <w:rFonts w:cs="Times New Roman"/>
          <w:i/>
          <w:iCs/>
        </w:rPr>
        <w:t>33</w:t>
      </w:r>
      <w:r w:rsidRPr="00B45C79">
        <w:rPr>
          <w:rFonts w:cs="Times New Roman"/>
        </w:rPr>
        <w:t>(8), 1491–1503. https://doi.org/10.1111/1365-2435.13340</w:t>
      </w:r>
    </w:p>
    <w:p w14:paraId="7ECA6669" w14:textId="77777777" w:rsidR="00B45C79" w:rsidRPr="00B45C79" w:rsidRDefault="00B45C79" w:rsidP="00B45C79">
      <w:pPr>
        <w:pStyle w:val="Bibliography"/>
        <w:rPr>
          <w:rFonts w:cs="Times New Roman"/>
        </w:rPr>
      </w:pPr>
      <w:r w:rsidRPr="00B45C79">
        <w:rPr>
          <w:rFonts w:cs="Times New Roman"/>
        </w:rPr>
        <w:t xml:space="preserve">Cattau, C. E., Darby, P. C., Fletcher, R. J., &amp; Kitchens, W. M. (2014). Reproductive responses of the endangered snail kite to variations in prey density. </w:t>
      </w:r>
      <w:r w:rsidRPr="00B45C79">
        <w:rPr>
          <w:rFonts w:cs="Times New Roman"/>
          <w:i/>
          <w:iCs/>
        </w:rPr>
        <w:t>Journal of Wildlife Management</w:t>
      </w:r>
      <w:r w:rsidRPr="00B45C79">
        <w:rPr>
          <w:rFonts w:cs="Times New Roman"/>
        </w:rPr>
        <w:t xml:space="preserve">, </w:t>
      </w:r>
      <w:r w:rsidRPr="00B45C79">
        <w:rPr>
          <w:rFonts w:cs="Times New Roman"/>
          <w:i/>
          <w:iCs/>
        </w:rPr>
        <w:t>78</w:t>
      </w:r>
      <w:r w:rsidRPr="00B45C79">
        <w:rPr>
          <w:rFonts w:cs="Times New Roman"/>
        </w:rPr>
        <w:t>(4), 620–631. https://doi.org/10.1002/jwmg.706</w:t>
      </w:r>
    </w:p>
    <w:p w14:paraId="35C7B511" w14:textId="77777777" w:rsidR="00B45C79" w:rsidRPr="00B45C79" w:rsidRDefault="00B45C79" w:rsidP="00B45C79">
      <w:pPr>
        <w:pStyle w:val="Bibliography"/>
        <w:rPr>
          <w:rFonts w:cs="Times New Roman"/>
        </w:rPr>
      </w:pPr>
      <w:r w:rsidRPr="00B45C79">
        <w:rPr>
          <w:rFonts w:cs="Times New Roman"/>
        </w:rPr>
        <w:t xml:space="preserve">Cattau, C. E., Fletcher, R. J., Reichert, B. E., &amp; Kitchens, W. M. (2016). Counteracting effects of a non‐native prey on the demography of a native predator culminate in positive </w:t>
      </w:r>
      <w:r w:rsidRPr="00B45C79">
        <w:rPr>
          <w:rFonts w:cs="Times New Roman"/>
        </w:rPr>
        <w:lastRenderedPageBreak/>
        <w:t xml:space="preserve">population growth. </w:t>
      </w:r>
      <w:r w:rsidRPr="00B45C79">
        <w:rPr>
          <w:rFonts w:cs="Times New Roman"/>
          <w:i/>
          <w:iCs/>
        </w:rPr>
        <w:t>Ecological Applications</w:t>
      </w:r>
      <w:r w:rsidRPr="00B45C79">
        <w:rPr>
          <w:rFonts w:cs="Times New Roman"/>
        </w:rPr>
        <w:t xml:space="preserve">, </w:t>
      </w:r>
      <w:r w:rsidRPr="00B45C79">
        <w:rPr>
          <w:rFonts w:cs="Times New Roman"/>
          <w:i/>
          <w:iCs/>
        </w:rPr>
        <w:t>26</w:t>
      </w:r>
      <w:r w:rsidRPr="00B45C79">
        <w:rPr>
          <w:rFonts w:cs="Times New Roman"/>
        </w:rPr>
        <w:t>(7), 1952–1968. https://doi.org/10.1890/15-1020.1</w:t>
      </w:r>
    </w:p>
    <w:p w14:paraId="497A2ECF" w14:textId="77777777" w:rsidR="00B45C79" w:rsidRPr="00B45C79" w:rsidRDefault="00B45C79" w:rsidP="00B45C79">
      <w:pPr>
        <w:pStyle w:val="Bibliography"/>
        <w:rPr>
          <w:rFonts w:cs="Times New Roman"/>
        </w:rPr>
      </w:pPr>
      <w:r w:rsidRPr="00B45C79">
        <w:rPr>
          <w:rFonts w:cs="Times New Roman"/>
        </w:rPr>
        <w:t xml:space="preserve">Cattau, C. E., Martin, J., &amp; Kitchens, W. M. (2010). Effects of an exotic prey species on a native specialist: Example of the snail kite. </w:t>
      </w:r>
      <w:r w:rsidRPr="00B45C79">
        <w:rPr>
          <w:rFonts w:cs="Times New Roman"/>
          <w:i/>
          <w:iCs/>
        </w:rPr>
        <w:t>Biological Conservation</w:t>
      </w:r>
      <w:r w:rsidRPr="00B45C79">
        <w:rPr>
          <w:rFonts w:cs="Times New Roman"/>
        </w:rPr>
        <w:t xml:space="preserve">, </w:t>
      </w:r>
      <w:r w:rsidRPr="00B45C79">
        <w:rPr>
          <w:rFonts w:cs="Times New Roman"/>
          <w:i/>
          <w:iCs/>
        </w:rPr>
        <w:t>143</w:t>
      </w:r>
      <w:r w:rsidRPr="00B45C79">
        <w:rPr>
          <w:rFonts w:cs="Times New Roman"/>
        </w:rPr>
        <w:t>(2), 513–520. https://doi.org/10.1016/j.biocon.2009.11.022</w:t>
      </w:r>
    </w:p>
    <w:p w14:paraId="6F6288AC" w14:textId="77777777" w:rsidR="00B45C79" w:rsidRPr="00B45C79" w:rsidRDefault="00B45C79" w:rsidP="00B45C79">
      <w:pPr>
        <w:pStyle w:val="Bibliography"/>
        <w:rPr>
          <w:rFonts w:cs="Times New Roman"/>
        </w:rPr>
      </w:pPr>
      <w:r w:rsidRPr="00B45C79">
        <w:rPr>
          <w:rFonts w:cs="Times New Roman"/>
        </w:rPr>
        <w:t xml:space="preserve">Chockley, B. R., St Mary, C. M., &amp; Osenberg, C. W. (2008). Population sinks in the Upper Florida Keys: The importance of demographic variation in population dynamics of the marine shrimp Stenopus hispidus. </w:t>
      </w:r>
      <w:r w:rsidRPr="00B45C79">
        <w:rPr>
          <w:rFonts w:cs="Times New Roman"/>
          <w:i/>
          <w:iCs/>
        </w:rPr>
        <w:t>Marine Ecology Progress Series</w:t>
      </w:r>
      <w:r w:rsidRPr="00B45C79">
        <w:rPr>
          <w:rFonts w:cs="Times New Roman"/>
        </w:rPr>
        <w:t xml:space="preserve">, </w:t>
      </w:r>
      <w:r w:rsidRPr="00B45C79">
        <w:rPr>
          <w:rFonts w:cs="Times New Roman"/>
          <w:i/>
          <w:iCs/>
        </w:rPr>
        <w:t>360</w:t>
      </w:r>
      <w:r w:rsidRPr="00B45C79">
        <w:rPr>
          <w:rFonts w:cs="Times New Roman"/>
        </w:rPr>
        <w:t>, 135–145. https://doi.org/10.3354/meps07404</w:t>
      </w:r>
    </w:p>
    <w:p w14:paraId="322227A5" w14:textId="77777777" w:rsidR="00B45C79" w:rsidRPr="00B45C79" w:rsidRDefault="00B45C79" w:rsidP="00B45C79">
      <w:pPr>
        <w:pStyle w:val="Bibliography"/>
        <w:rPr>
          <w:rFonts w:cs="Times New Roman"/>
        </w:rPr>
      </w:pPr>
      <w:r w:rsidRPr="00B45C79">
        <w:rPr>
          <w:rFonts w:cs="Times New Roman"/>
        </w:rPr>
        <w:t xml:space="preserve">Dalrymple, G. H. (1977). Intraspecific Variation in the Cranial Feeding Mechanism of Turtles of the Genus Trionyx ( Reptilia , Testudines , Trionychidae ). </w:t>
      </w:r>
      <w:r w:rsidRPr="00B45C79">
        <w:rPr>
          <w:rFonts w:cs="Times New Roman"/>
          <w:i/>
          <w:iCs/>
        </w:rPr>
        <w:t>Journal of Herpetology</w:t>
      </w:r>
      <w:r w:rsidRPr="00B45C79">
        <w:rPr>
          <w:rFonts w:cs="Times New Roman"/>
        </w:rPr>
        <w:t xml:space="preserve">, </w:t>
      </w:r>
      <w:r w:rsidRPr="00B45C79">
        <w:rPr>
          <w:rFonts w:cs="Times New Roman"/>
          <w:i/>
          <w:iCs/>
        </w:rPr>
        <w:t>11</w:t>
      </w:r>
      <w:r w:rsidRPr="00B45C79">
        <w:rPr>
          <w:rFonts w:cs="Times New Roman"/>
        </w:rPr>
        <w:t>(3), 255–285.</w:t>
      </w:r>
    </w:p>
    <w:p w14:paraId="6357B3D7" w14:textId="77777777" w:rsidR="00B45C79" w:rsidRPr="00B45C79" w:rsidRDefault="00B45C79" w:rsidP="00B45C79">
      <w:pPr>
        <w:pStyle w:val="Bibliography"/>
        <w:rPr>
          <w:rFonts w:cs="Times New Roman"/>
        </w:rPr>
      </w:pPr>
      <w:r w:rsidRPr="00B45C79">
        <w:rPr>
          <w:rFonts w:cs="Times New Roman"/>
        </w:rPr>
        <w:t xml:space="preserve">Darby, P. C., DeAngelis, D. L., Romañach, S. S., Suir, K., &amp; Bridevaux, J. (2015). Modeling apple snail population dynamics on the Everglades landscape. </w:t>
      </w:r>
      <w:r w:rsidRPr="00B45C79">
        <w:rPr>
          <w:rFonts w:cs="Times New Roman"/>
          <w:i/>
          <w:iCs/>
        </w:rPr>
        <w:t>Landscape Ecology</w:t>
      </w:r>
      <w:r w:rsidRPr="00B45C79">
        <w:rPr>
          <w:rFonts w:cs="Times New Roman"/>
        </w:rPr>
        <w:t xml:space="preserve">, </w:t>
      </w:r>
      <w:r w:rsidRPr="00B45C79">
        <w:rPr>
          <w:rFonts w:cs="Times New Roman"/>
          <w:i/>
          <w:iCs/>
        </w:rPr>
        <w:t>30</w:t>
      </w:r>
      <w:r w:rsidRPr="00B45C79">
        <w:rPr>
          <w:rFonts w:cs="Times New Roman"/>
        </w:rPr>
        <w:t>(8), 1497–1510. https://doi.org/10.1007/s10980-015-0205-5</w:t>
      </w:r>
    </w:p>
    <w:p w14:paraId="369B2336" w14:textId="77777777" w:rsidR="00B45C79" w:rsidRPr="00B45C79" w:rsidRDefault="00B45C79" w:rsidP="00B45C79">
      <w:pPr>
        <w:pStyle w:val="Bibliography"/>
        <w:rPr>
          <w:rFonts w:cs="Times New Roman"/>
        </w:rPr>
      </w:pPr>
      <w:r w:rsidRPr="00B45C79">
        <w:rPr>
          <w:rFonts w:cs="Times New Roman"/>
        </w:rPr>
        <w:t xml:space="preserve">Davidson, A. T., &amp; Dorn, N. J. (2018). System productivity alters predator sorting of a size-structured mixed prey community. </w:t>
      </w:r>
      <w:r w:rsidRPr="00B45C79">
        <w:rPr>
          <w:rFonts w:cs="Times New Roman"/>
          <w:i/>
          <w:iCs/>
        </w:rPr>
        <w:t>Oecologia</w:t>
      </w:r>
      <w:r w:rsidRPr="00B45C79">
        <w:rPr>
          <w:rFonts w:cs="Times New Roman"/>
        </w:rPr>
        <w:t xml:space="preserve">, </w:t>
      </w:r>
      <w:r w:rsidRPr="00B45C79">
        <w:rPr>
          <w:rFonts w:cs="Times New Roman"/>
          <w:i/>
          <w:iCs/>
        </w:rPr>
        <w:t>186</w:t>
      </w:r>
      <w:r w:rsidRPr="00B45C79">
        <w:rPr>
          <w:rFonts w:cs="Times New Roman"/>
        </w:rPr>
        <w:t>(4), 1101–1111. https://doi.org/10.1007/s00442-018-4099-1</w:t>
      </w:r>
    </w:p>
    <w:p w14:paraId="78A29BDD" w14:textId="77777777" w:rsidR="00B45C79" w:rsidRPr="00B45C79" w:rsidRDefault="00B45C79" w:rsidP="00B45C79">
      <w:pPr>
        <w:pStyle w:val="Bibliography"/>
        <w:rPr>
          <w:rFonts w:cs="Times New Roman"/>
        </w:rPr>
      </w:pPr>
      <w:r w:rsidRPr="00B45C79">
        <w:rPr>
          <w:rFonts w:cs="Times New Roman"/>
        </w:rPr>
        <w:t xml:space="preserve">Davidson, A. T., Hamman, E. A., McCoy, M. W., &amp; Vonesh, J. R. (2021). Asymmetrical effects of temperature on stage‐structured predator–prey interactions. </w:t>
      </w:r>
      <w:r w:rsidRPr="00B45C79">
        <w:rPr>
          <w:rFonts w:cs="Times New Roman"/>
          <w:i/>
          <w:iCs/>
        </w:rPr>
        <w:t>Functional Ecology</w:t>
      </w:r>
      <w:r w:rsidRPr="00B45C79">
        <w:rPr>
          <w:rFonts w:cs="Times New Roman"/>
        </w:rPr>
        <w:t xml:space="preserve">, </w:t>
      </w:r>
      <w:r w:rsidRPr="00B45C79">
        <w:rPr>
          <w:rFonts w:cs="Times New Roman"/>
          <w:i/>
          <w:iCs/>
        </w:rPr>
        <w:t>35</w:t>
      </w:r>
      <w:r w:rsidRPr="00B45C79">
        <w:rPr>
          <w:rFonts w:cs="Times New Roman"/>
        </w:rPr>
        <w:t>(5), 1041–1054. https://doi.org/10.1111/1365-2435.13777</w:t>
      </w:r>
    </w:p>
    <w:p w14:paraId="114277E8" w14:textId="77777777" w:rsidR="00B45C79" w:rsidRPr="00B45C79" w:rsidRDefault="00B45C79" w:rsidP="00B45C79">
      <w:pPr>
        <w:pStyle w:val="Bibliography"/>
        <w:rPr>
          <w:rFonts w:cs="Times New Roman"/>
        </w:rPr>
      </w:pPr>
      <w:r w:rsidRPr="00B45C79">
        <w:rPr>
          <w:rFonts w:cs="Times New Roman"/>
        </w:rPr>
        <w:t xml:space="preserve">Dorn, N. J., &amp; Cook, M. I. (2015). Hydrological disturbance diminishes predator control in wetlands. </w:t>
      </w:r>
      <w:r w:rsidRPr="00B45C79">
        <w:rPr>
          <w:rFonts w:cs="Times New Roman"/>
          <w:i/>
          <w:iCs/>
        </w:rPr>
        <w:t>Ecology</w:t>
      </w:r>
      <w:r w:rsidRPr="00B45C79">
        <w:rPr>
          <w:rFonts w:cs="Times New Roman"/>
        </w:rPr>
        <w:t xml:space="preserve">, </w:t>
      </w:r>
      <w:r w:rsidRPr="00B45C79">
        <w:rPr>
          <w:rFonts w:cs="Times New Roman"/>
          <w:i/>
          <w:iCs/>
        </w:rPr>
        <w:t>96</w:t>
      </w:r>
      <w:r w:rsidRPr="00B45C79">
        <w:rPr>
          <w:rFonts w:cs="Times New Roman"/>
        </w:rPr>
        <w:t>(11), 2984–2993. https://doi.org/10.1890/14-1505.1</w:t>
      </w:r>
    </w:p>
    <w:p w14:paraId="3DFEB442" w14:textId="77777777" w:rsidR="00B45C79" w:rsidRPr="00B45C79" w:rsidRDefault="00B45C79" w:rsidP="00B45C79">
      <w:pPr>
        <w:pStyle w:val="Bibliography"/>
        <w:rPr>
          <w:rFonts w:cs="Times New Roman"/>
        </w:rPr>
      </w:pPr>
      <w:r w:rsidRPr="00B45C79">
        <w:rPr>
          <w:rFonts w:cs="Times New Roman"/>
        </w:rPr>
        <w:lastRenderedPageBreak/>
        <w:t xml:space="preserve">Drumheller, D. K., Cook, M. I., &amp; Dorn, N. J. (2022). The role of direct chemical inhibition in the displacement of a native herbivore by an invasive congener. </w:t>
      </w:r>
      <w:r w:rsidRPr="00B45C79">
        <w:rPr>
          <w:rFonts w:cs="Times New Roman"/>
          <w:i/>
          <w:iCs/>
        </w:rPr>
        <w:t>Biological Invasions</w:t>
      </w:r>
      <w:r w:rsidRPr="00B45C79">
        <w:rPr>
          <w:rFonts w:cs="Times New Roman"/>
        </w:rPr>
        <w:t xml:space="preserve">, </w:t>
      </w:r>
      <w:r w:rsidRPr="00B45C79">
        <w:rPr>
          <w:rFonts w:cs="Times New Roman"/>
          <w:i/>
          <w:iCs/>
        </w:rPr>
        <w:t>0123456789</w:t>
      </w:r>
      <w:r w:rsidRPr="00B45C79">
        <w:rPr>
          <w:rFonts w:cs="Times New Roman"/>
        </w:rPr>
        <w:t>. https://doi.org/10.1007/s10530-022-02752-3</w:t>
      </w:r>
    </w:p>
    <w:p w14:paraId="6F560B8F" w14:textId="77777777" w:rsidR="00B45C79" w:rsidRPr="00B45C79" w:rsidRDefault="00B45C79" w:rsidP="00B45C79">
      <w:pPr>
        <w:pStyle w:val="Bibliography"/>
        <w:rPr>
          <w:rFonts w:cs="Times New Roman"/>
        </w:rPr>
      </w:pPr>
      <w:r w:rsidRPr="00B45C79">
        <w:rPr>
          <w:rFonts w:cs="Times New Roman"/>
        </w:rPr>
        <w:t xml:space="preserve">Gaiser, E. E., Trexler, J. C., &amp; Wetzel, P. R. (2012). The Florida Everglades. In D. P. Batzer &amp; A. H. Baldwin (Eds.), </w:t>
      </w:r>
      <w:r w:rsidRPr="00B45C79">
        <w:rPr>
          <w:rFonts w:cs="Times New Roman"/>
          <w:i/>
          <w:iCs/>
        </w:rPr>
        <w:t>Wetland Habitats of North America</w:t>
      </w:r>
      <w:r w:rsidRPr="00B45C79">
        <w:rPr>
          <w:rFonts w:cs="Times New Roman"/>
        </w:rPr>
        <w:t xml:space="preserve"> (pp. 231–252). University of California Press.</w:t>
      </w:r>
    </w:p>
    <w:p w14:paraId="53066702" w14:textId="77777777" w:rsidR="00B45C79" w:rsidRPr="00B45C79" w:rsidRDefault="00B45C79" w:rsidP="00B45C79">
      <w:pPr>
        <w:pStyle w:val="Bibliography"/>
        <w:rPr>
          <w:rFonts w:cs="Times New Roman"/>
        </w:rPr>
      </w:pPr>
      <w:r w:rsidRPr="00B45C79">
        <w:rPr>
          <w:rFonts w:cs="Times New Roman"/>
        </w:rPr>
        <w:t xml:space="preserve">Gutierre, S. M. M., Darby, P. C., Valentine-Darby, P. L., Mellow, D. J., Therrien, M., &amp; Watford, M. (2019). Contrasting patterns of pomacea maculata establishment and dispersal in an everglades wetland unit and a central florida lake. </w:t>
      </w:r>
      <w:r w:rsidRPr="00B45C79">
        <w:rPr>
          <w:rFonts w:cs="Times New Roman"/>
          <w:i/>
          <w:iCs/>
        </w:rPr>
        <w:t>Diversity</w:t>
      </w:r>
      <w:r w:rsidRPr="00B45C79">
        <w:rPr>
          <w:rFonts w:cs="Times New Roman"/>
        </w:rPr>
        <w:t xml:space="preserve">, </w:t>
      </w:r>
      <w:r w:rsidRPr="00B45C79">
        <w:rPr>
          <w:rFonts w:cs="Times New Roman"/>
          <w:i/>
          <w:iCs/>
        </w:rPr>
        <w:t>11</w:t>
      </w:r>
      <w:r w:rsidRPr="00B45C79">
        <w:rPr>
          <w:rFonts w:cs="Times New Roman"/>
        </w:rPr>
        <w:t>(10), 1–20. https://doi.org/10.3390/d11100183</w:t>
      </w:r>
    </w:p>
    <w:p w14:paraId="37AA8D85" w14:textId="77777777" w:rsidR="00B45C79" w:rsidRPr="00B45C79" w:rsidRDefault="00B45C79" w:rsidP="00B45C79">
      <w:pPr>
        <w:pStyle w:val="Bibliography"/>
        <w:rPr>
          <w:rFonts w:cs="Times New Roman"/>
        </w:rPr>
      </w:pPr>
      <w:r w:rsidRPr="00B45C79">
        <w:rPr>
          <w:rFonts w:cs="Times New Roman"/>
        </w:rPr>
        <w:t xml:space="preserve">Hanning, G. W. (1979). </w:t>
      </w:r>
      <w:r w:rsidRPr="00B45C79">
        <w:rPr>
          <w:rFonts w:cs="Times New Roman"/>
          <w:i/>
          <w:iCs/>
        </w:rPr>
        <w:t>Aspects of Reproduction in Pomacea paludosa (mesogastropods: Pilidae)</w:t>
      </w:r>
      <w:r w:rsidRPr="00B45C79">
        <w:rPr>
          <w:rFonts w:cs="Times New Roman"/>
        </w:rPr>
        <w:t>. MS thesis: Florida State University: Tallahassee FL.</w:t>
      </w:r>
    </w:p>
    <w:p w14:paraId="25040055" w14:textId="77777777" w:rsidR="00B45C79" w:rsidRPr="00B45C79" w:rsidRDefault="00B45C79" w:rsidP="00B45C79">
      <w:pPr>
        <w:pStyle w:val="Bibliography"/>
        <w:rPr>
          <w:rFonts w:cs="Times New Roman"/>
        </w:rPr>
      </w:pPr>
      <w:r w:rsidRPr="00B45C79">
        <w:rPr>
          <w:rFonts w:cs="Times New Roman"/>
        </w:rPr>
        <w:t xml:space="preserve">Hansen, C., Newman, S., Saunders, C. J., Tate-Boldt, E. K., &amp; Dorn, N. J. (2022). Flow-mediated growth of an aquatic herbivore. </w:t>
      </w:r>
      <w:r w:rsidRPr="00B45C79">
        <w:rPr>
          <w:rFonts w:cs="Times New Roman"/>
          <w:i/>
          <w:iCs/>
        </w:rPr>
        <w:t>Hydrobiologia</w:t>
      </w:r>
      <w:r w:rsidRPr="00B45C79">
        <w:rPr>
          <w:rFonts w:cs="Times New Roman"/>
        </w:rPr>
        <w:t xml:space="preserve">, </w:t>
      </w:r>
      <w:r w:rsidRPr="00B45C79">
        <w:rPr>
          <w:rFonts w:cs="Times New Roman"/>
          <w:i/>
          <w:iCs/>
        </w:rPr>
        <w:t>849</w:t>
      </w:r>
      <w:r w:rsidRPr="00B45C79">
        <w:rPr>
          <w:rFonts w:cs="Times New Roman"/>
        </w:rPr>
        <w:t>(14), 3161–3173. https://doi.org/10.1007/s10750-022-04923-8</w:t>
      </w:r>
    </w:p>
    <w:p w14:paraId="258D8EA1" w14:textId="77777777" w:rsidR="00B45C79" w:rsidRPr="00B45C79" w:rsidRDefault="00B45C79" w:rsidP="00B45C79">
      <w:pPr>
        <w:pStyle w:val="Bibliography"/>
        <w:rPr>
          <w:rFonts w:cs="Times New Roman"/>
        </w:rPr>
      </w:pPr>
      <w:r w:rsidRPr="00B45C79">
        <w:rPr>
          <w:rFonts w:cs="Times New Roman"/>
        </w:rPr>
        <w:t xml:space="preserve">Hayes, K. A., Cowie, R. H., &amp; Thiengo, S. C. (2009). A global phylogeny of apple snails: Gondwanan origin, generic relationships, and the influence of outgroup choice (Caenogastropoda: Ampullariidae). </w:t>
      </w:r>
      <w:r w:rsidRPr="00B45C79">
        <w:rPr>
          <w:rFonts w:cs="Times New Roman"/>
          <w:i/>
          <w:iCs/>
        </w:rPr>
        <w:t>Biological Journal of the Linnean Society</w:t>
      </w:r>
      <w:r w:rsidRPr="00B45C79">
        <w:rPr>
          <w:rFonts w:cs="Times New Roman"/>
        </w:rPr>
        <w:t xml:space="preserve">, </w:t>
      </w:r>
      <w:r w:rsidRPr="00B45C79">
        <w:rPr>
          <w:rFonts w:cs="Times New Roman"/>
          <w:i/>
          <w:iCs/>
        </w:rPr>
        <w:t>98</w:t>
      </w:r>
      <w:r w:rsidRPr="00B45C79">
        <w:rPr>
          <w:rFonts w:cs="Times New Roman"/>
        </w:rPr>
        <w:t>(1), 61–76. https://doi.org/10.1111/j.1095-8312.2009.01246.x</w:t>
      </w:r>
    </w:p>
    <w:p w14:paraId="42A5707C" w14:textId="77777777" w:rsidR="00B45C79" w:rsidRPr="00B45C79" w:rsidRDefault="00B45C79" w:rsidP="00B45C79">
      <w:pPr>
        <w:pStyle w:val="Bibliography"/>
        <w:rPr>
          <w:rFonts w:cs="Times New Roman"/>
        </w:rPr>
      </w:pPr>
      <w:r w:rsidRPr="00B45C79">
        <w:rPr>
          <w:rFonts w:cs="Times New Roman"/>
        </w:rPr>
        <w:t xml:space="preserve">Howell, H. J. (2023). </w:t>
      </w:r>
      <w:r w:rsidRPr="00B45C79">
        <w:rPr>
          <w:rFonts w:cs="Times New Roman"/>
          <w:i/>
          <w:iCs/>
        </w:rPr>
        <w:t>The Ecology, Conservation, and Management of the Everglades’ Herpetofaunal Community</w:t>
      </w:r>
      <w:r w:rsidRPr="00B45C79">
        <w:rPr>
          <w:rFonts w:cs="Times New Roman"/>
        </w:rPr>
        <w:t xml:space="preserve"> [Dissertation]. University of Miami.</w:t>
      </w:r>
    </w:p>
    <w:p w14:paraId="5FD90F26" w14:textId="77777777" w:rsidR="00B45C79" w:rsidRPr="00B45C79" w:rsidRDefault="00B45C79" w:rsidP="00B45C79">
      <w:pPr>
        <w:pStyle w:val="Bibliography"/>
        <w:rPr>
          <w:rFonts w:cs="Times New Roman"/>
        </w:rPr>
      </w:pPr>
      <w:r w:rsidRPr="00B45C79">
        <w:rPr>
          <w:rFonts w:cs="Times New Roman"/>
        </w:rPr>
        <w:t xml:space="preserve">Jeyasingh, P. D., &amp; Weider, L. J. (2005). Phosphorus availability mediates plasticity in life-history traits and predator-prey interactions in </w:t>
      </w:r>
      <w:r w:rsidRPr="00B45C79">
        <w:rPr>
          <w:rFonts w:cs="Times New Roman"/>
          <w:i/>
          <w:iCs/>
        </w:rPr>
        <w:t>Daphnia</w:t>
      </w:r>
      <w:r w:rsidRPr="00B45C79">
        <w:rPr>
          <w:rFonts w:cs="Times New Roman"/>
        </w:rPr>
        <w:t xml:space="preserve">: Phosphorus alters life-history </w:t>
      </w:r>
      <w:r w:rsidRPr="00B45C79">
        <w:rPr>
          <w:rFonts w:cs="Times New Roman"/>
        </w:rPr>
        <w:lastRenderedPageBreak/>
        <w:t xml:space="preserve">and predation. </w:t>
      </w:r>
      <w:r w:rsidRPr="00B45C79">
        <w:rPr>
          <w:rFonts w:cs="Times New Roman"/>
          <w:i/>
          <w:iCs/>
        </w:rPr>
        <w:t>Ecology Letters</w:t>
      </w:r>
      <w:r w:rsidRPr="00B45C79">
        <w:rPr>
          <w:rFonts w:cs="Times New Roman"/>
        </w:rPr>
        <w:t xml:space="preserve">, </w:t>
      </w:r>
      <w:r w:rsidRPr="00B45C79">
        <w:rPr>
          <w:rFonts w:cs="Times New Roman"/>
          <w:i/>
          <w:iCs/>
        </w:rPr>
        <w:t>8</w:t>
      </w:r>
      <w:r w:rsidRPr="00B45C79">
        <w:rPr>
          <w:rFonts w:cs="Times New Roman"/>
        </w:rPr>
        <w:t>(10), 1021–1028. https://doi.org/10.1111/j.1461-0248.2005.00803.x</w:t>
      </w:r>
    </w:p>
    <w:p w14:paraId="2527174C" w14:textId="77777777" w:rsidR="00B45C79" w:rsidRPr="00B45C79" w:rsidRDefault="00B45C79" w:rsidP="00B45C79">
      <w:pPr>
        <w:pStyle w:val="Bibliography"/>
        <w:rPr>
          <w:rFonts w:cs="Times New Roman"/>
        </w:rPr>
      </w:pPr>
      <w:r w:rsidRPr="00B45C79">
        <w:rPr>
          <w:rFonts w:cs="Times New Roman"/>
        </w:rPr>
        <w:t xml:space="preserve">Kesler, D. H., &amp; Munns, W. R. J. (1989). Predation by Belostoma flumineum ( Hemiptera ): An Important Cause of Mortality in Freshwater Snails Author. </w:t>
      </w:r>
      <w:r w:rsidRPr="00B45C79">
        <w:rPr>
          <w:rFonts w:cs="Times New Roman"/>
          <w:i/>
          <w:iCs/>
        </w:rPr>
        <w:t>Journal of the North American Benthological Society</w:t>
      </w:r>
      <w:r w:rsidRPr="00B45C79">
        <w:rPr>
          <w:rFonts w:cs="Times New Roman"/>
        </w:rPr>
        <w:t xml:space="preserve">, </w:t>
      </w:r>
      <w:r w:rsidRPr="00B45C79">
        <w:rPr>
          <w:rFonts w:cs="Times New Roman"/>
          <w:i/>
          <w:iCs/>
        </w:rPr>
        <w:t>8</w:t>
      </w:r>
      <w:r w:rsidRPr="00B45C79">
        <w:rPr>
          <w:rFonts w:cs="Times New Roman"/>
        </w:rPr>
        <w:t>(4), 342–350.</w:t>
      </w:r>
    </w:p>
    <w:p w14:paraId="67B58710" w14:textId="77777777" w:rsidR="00B45C79" w:rsidRPr="00B45C79" w:rsidRDefault="00B45C79" w:rsidP="00B45C79">
      <w:pPr>
        <w:pStyle w:val="Bibliography"/>
        <w:rPr>
          <w:rFonts w:cs="Times New Roman"/>
        </w:rPr>
      </w:pPr>
      <w:r w:rsidRPr="00B45C79">
        <w:rPr>
          <w:rFonts w:cs="Times New Roman"/>
        </w:rPr>
        <w:t xml:space="preserve">Kingsolver, J. G., &amp; Woods, H. A. (2016). Beyond Thermal Performance Curves: Modeling Time-Dependent Effects of Thermal Stress on Ectotherm Growth Rates. </w:t>
      </w:r>
      <w:r w:rsidRPr="00B45C79">
        <w:rPr>
          <w:rFonts w:cs="Times New Roman"/>
          <w:i/>
          <w:iCs/>
        </w:rPr>
        <w:t>The American Naturalist</w:t>
      </w:r>
      <w:r w:rsidRPr="00B45C79">
        <w:rPr>
          <w:rFonts w:cs="Times New Roman"/>
        </w:rPr>
        <w:t xml:space="preserve">, </w:t>
      </w:r>
      <w:r w:rsidRPr="00B45C79">
        <w:rPr>
          <w:rFonts w:cs="Times New Roman"/>
          <w:i/>
          <w:iCs/>
        </w:rPr>
        <w:t>187</w:t>
      </w:r>
      <w:r w:rsidRPr="00B45C79">
        <w:rPr>
          <w:rFonts w:cs="Times New Roman"/>
        </w:rPr>
        <w:t>(3), 283–294. https://doi.org/10.1086/684786</w:t>
      </w:r>
    </w:p>
    <w:p w14:paraId="3A0B6374" w14:textId="77777777" w:rsidR="00B45C79" w:rsidRPr="00B45C79" w:rsidRDefault="00B45C79" w:rsidP="00B45C79">
      <w:pPr>
        <w:pStyle w:val="Bibliography"/>
        <w:rPr>
          <w:rFonts w:cs="Times New Roman"/>
        </w:rPr>
      </w:pPr>
      <w:r w:rsidRPr="00B45C79">
        <w:rPr>
          <w:rFonts w:cs="Times New Roman"/>
        </w:rPr>
        <w:t xml:space="preserve">Ma, G., Bai, C., Rudolf, V. H. W., &amp; Ma, C. (2021). Night warming alters mean warming effects on predator–prey interactions by modifying predator demographics and interaction strengths. </w:t>
      </w:r>
      <w:r w:rsidRPr="00B45C79">
        <w:rPr>
          <w:rFonts w:cs="Times New Roman"/>
          <w:i/>
          <w:iCs/>
        </w:rPr>
        <w:t>Functional Ecology</w:t>
      </w:r>
      <w:r w:rsidRPr="00B45C79">
        <w:rPr>
          <w:rFonts w:cs="Times New Roman"/>
        </w:rPr>
        <w:t xml:space="preserve">, </w:t>
      </w:r>
      <w:r w:rsidRPr="00B45C79">
        <w:rPr>
          <w:rFonts w:cs="Times New Roman"/>
          <w:i/>
          <w:iCs/>
        </w:rPr>
        <w:t>35</w:t>
      </w:r>
      <w:r w:rsidRPr="00B45C79">
        <w:rPr>
          <w:rFonts w:cs="Times New Roman"/>
        </w:rPr>
        <w:t>(9), 2094–2107. https://doi.org/10.1111/1365-2435.13833</w:t>
      </w:r>
    </w:p>
    <w:p w14:paraId="61F32F88" w14:textId="77777777" w:rsidR="00B45C79" w:rsidRPr="00B45C79" w:rsidRDefault="00B45C79" w:rsidP="00B45C79">
      <w:pPr>
        <w:pStyle w:val="Bibliography"/>
        <w:rPr>
          <w:rFonts w:cs="Times New Roman"/>
        </w:rPr>
      </w:pPr>
      <w:r w:rsidRPr="00B45C79">
        <w:rPr>
          <w:rFonts w:cs="Times New Roman"/>
        </w:rPr>
        <w:t xml:space="preserve">MacArthur, R., &amp; Levins, R. (1964). Competition, habitat selections, and character displacement in a patchy environment. </w:t>
      </w:r>
      <w:r w:rsidRPr="00B45C79">
        <w:rPr>
          <w:rFonts w:cs="Times New Roman"/>
          <w:i/>
          <w:iCs/>
        </w:rPr>
        <w:t>Proceedings of the National Academy of Sciences</w:t>
      </w:r>
      <w:r w:rsidRPr="00B45C79">
        <w:rPr>
          <w:rFonts w:cs="Times New Roman"/>
        </w:rPr>
        <w:t xml:space="preserve">, </w:t>
      </w:r>
      <w:r w:rsidRPr="00B45C79">
        <w:rPr>
          <w:rFonts w:cs="Times New Roman"/>
          <w:i/>
          <w:iCs/>
        </w:rPr>
        <w:t>51</w:t>
      </w:r>
      <w:r w:rsidRPr="00B45C79">
        <w:rPr>
          <w:rFonts w:cs="Times New Roman"/>
        </w:rPr>
        <w:t>(6), 1207–1210. https://doi.org/10.1073/pnas.51.6.1207</w:t>
      </w:r>
    </w:p>
    <w:p w14:paraId="49735ECE" w14:textId="77777777" w:rsidR="00B45C79" w:rsidRPr="00B45C79" w:rsidRDefault="00B45C79" w:rsidP="00B45C79">
      <w:pPr>
        <w:pStyle w:val="Bibliography"/>
        <w:rPr>
          <w:rFonts w:cs="Times New Roman"/>
        </w:rPr>
      </w:pPr>
      <w:r w:rsidRPr="00B45C79">
        <w:rPr>
          <w:rFonts w:cs="Times New Roman"/>
        </w:rPr>
        <w:t xml:space="preserve">McCoy, M. W., Bolker, B. M., Warkentin, K. M., &amp; Vonesh, J. R. (2011). Predicting predation through prey ontogeny using size-dependent functional response models. </w:t>
      </w:r>
      <w:r w:rsidRPr="00B45C79">
        <w:rPr>
          <w:rFonts w:cs="Times New Roman"/>
          <w:i/>
          <w:iCs/>
        </w:rPr>
        <w:t>American Naturalist</w:t>
      </w:r>
      <w:r w:rsidRPr="00B45C79">
        <w:rPr>
          <w:rFonts w:cs="Times New Roman"/>
        </w:rPr>
        <w:t xml:space="preserve">, </w:t>
      </w:r>
      <w:r w:rsidRPr="00B45C79">
        <w:rPr>
          <w:rFonts w:cs="Times New Roman"/>
          <w:i/>
          <w:iCs/>
        </w:rPr>
        <w:t>177</w:t>
      </w:r>
      <w:r w:rsidRPr="00B45C79">
        <w:rPr>
          <w:rFonts w:cs="Times New Roman"/>
        </w:rPr>
        <w:t>(6), 752–766. https://doi.org/10.1086/659950</w:t>
      </w:r>
    </w:p>
    <w:p w14:paraId="6A08DBFA" w14:textId="77777777" w:rsidR="00B45C79" w:rsidRPr="00B45C79" w:rsidRDefault="00B45C79" w:rsidP="00B45C79">
      <w:pPr>
        <w:pStyle w:val="Bibliography"/>
        <w:rPr>
          <w:rFonts w:cs="Times New Roman"/>
        </w:rPr>
      </w:pPr>
      <w:r w:rsidRPr="00B45C79">
        <w:rPr>
          <w:rFonts w:cs="Times New Roman"/>
        </w:rPr>
        <w:t xml:space="preserve">McMurray, S. E., Henkel, T. P., &amp; Pawlik, J. R. (2010). Demographics of increasing populations of the giant barrel sponge Xestospongia muta in the Florida Keys. </w:t>
      </w:r>
      <w:r w:rsidRPr="00B45C79">
        <w:rPr>
          <w:rFonts w:cs="Times New Roman"/>
          <w:i/>
          <w:iCs/>
        </w:rPr>
        <w:t>Ecology</w:t>
      </w:r>
      <w:r w:rsidRPr="00B45C79">
        <w:rPr>
          <w:rFonts w:cs="Times New Roman"/>
        </w:rPr>
        <w:t xml:space="preserve">, </w:t>
      </w:r>
      <w:r w:rsidRPr="00B45C79">
        <w:rPr>
          <w:rFonts w:cs="Times New Roman"/>
          <w:i/>
          <w:iCs/>
        </w:rPr>
        <w:t>91</w:t>
      </w:r>
      <w:r w:rsidRPr="00B45C79">
        <w:rPr>
          <w:rFonts w:cs="Times New Roman"/>
        </w:rPr>
        <w:t>(2), 560–570. https://doi.org/10.1890/08-2060.1</w:t>
      </w:r>
    </w:p>
    <w:p w14:paraId="70EBE92C" w14:textId="77777777" w:rsidR="00B45C79" w:rsidRPr="00B45C79" w:rsidRDefault="00B45C79" w:rsidP="00B45C79">
      <w:pPr>
        <w:pStyle w:val="Bibliography"/>
        <w:rPr>
          <w:rFonts w:cs="Times New Roman"/>
        </w:rPr>
      </w:pPr>
      <w:r w:rsidRPr="00B45C79">
        <w:rPr>
          <w:rFonts w:cs="Times New Roman"/>
        </w:rPr>
        <w:lastRenderedPageBreak/>
        <w:t xml:space="preserve">McPeek, M. A., &amp; Peckarsky, B. L. (1998). Life histories and the strengths of species interactions: Combining mortality, growth, and fecundity effects. </w:t>
      </w:r>
      <w:r w:rsidRPr="00B45C79">
        <w:rPr>
          <w:rFonts w:cs="Times New Roman"/>
          <w:i/>
          <w:iCs/>
        </w:rPr>
        <w:t>Ecology</w:t>
      </w:r>
      <w:r w:rsidRPr="00B45C79">
        <w:rPr>
          <w:rFonts w:cs="Times New Roman"/>
        </w:rPr>
        <w:t xml:space="preserve">, </w:t>
      </w:r>
      <w:r w:rsidRPr="00B45C79">
        <w:rPr>
          <w:rFonts w:cs="Times New Roman"/>
          <w:i/>
          <w:iCs/>
        </w:rPr>
        <w:t>79</w:t>
      </w:r>
      <w:r w:rsidRPr="00B45C79">
        <w:rPr>
          <w:rFonts w:cs="Times New Roman"/>
        </w:rPr>
        <w:t>(3), 867–879. https://doi.org/10.1890/0012-9658(1998)079[0867:LHATSO]2.0.CO;2</w:t>
      </w:r>
    </w:p>
    <w:p w14:paraId="255D37A5" w14:textId="77777777" w:rsidR="00B45C79" w:rsidRPr="00B45C79" w:rsidRDefault="00B45C79" w:rsidP="00B45C79">
      <w:pPr>
        <w:pStyle w:val="Bibliography"/>
        <w:rPr>
          <w:rFonts w:cs="Times New Roman"/>
        </w:rPr>
      </w:pPr>
      <w:r w:rsidRPr="00B45C79">
        <w:rPr>
          <w:rFonts w:cs="Times New Roman"/>
        </w:rPr>
        <w:t xml:space="preserve">McVoy, C. W., Said, W. P., Obeysekera, J., VanArman, J. A., &amp; Dreschel, T. W. (2011). </w:t>
      </w:r>
      <w:r w:rsidRPr="00B45C79">
        <w:rPr>
          <w:rFonts w:cs="Times New Roman"/>
          <w:i/>
          <w:iCs/>
        </w:rPr>
        <w:t>Landscapes and Hydrology of the Predrainage Everglades</w:t>
      </w:r>
      <w:r w:rsidRPr="00B45C79">
        <w:rPr>
          <w:rFonts w:cs="Times New Roman"/>
        </w:rPr>
        <w:t>. University Press of Florida.</w:t>
      </w:r>
    </w:p>
    <w:p w14:paraId="042C75C2" w14:textId="77777777" w:rsidR="00B45C79" w:rsidRPr="00B45C79" w:rsidRDefault="00B45C79" w:rsidP="00B45C79">
      <w:pPr>
        <w:pStyle w:val="Bibliography"/>
        <w:rPr>
          <w:rFonts w:cs="Times New Roman"/>
        </w:rPr>
      </w:pPr>
      <w:r w:rsidRPr="00B45C79">
        <w:rPr>
          <w:rFonts w:cs="Times New Roman"/>
        </w:rPr>
        <w:t xml:space="preserve">Meehan, M. L., Turnbull, K. F., Sinclair, B. J., &amp; Lindo, Z. (2022). Predators minimize energy costs, rather than maximize energy gains under warming: Evidence from a microcosm feeding experiment. </w:t>
      </w:r>
      <w:r w:rsidRPr="00B45C79">
        <w:rPr>
          <w:rFonts w:cs="Times New Roman"/>
          <w:i/>
          <w:iCs/>
        </w:rPr>
        <w:t>Functional Ecology</w:t>
      </w:r>
      <w:r w:rsidRPr="00B45C79">
        <w:rPr>
          <w:rFonts w:cs="Times New Roman"/>
        </w:rPr>
        <w:t xml:space="preserve">, </w:t>
      </w:r>
      <w:r w:rsidRPr="00B45C79">
        <w:rPr>
          <w:rFonts w:cs="Times New Roman"/>
          <w:i/>
          <w:iCs/>
        </w:rPr>
        <w:t>36</w:t>
      </w:r>
      <w:r w:rsidRPr="00B45C79">
        <w:rPr>
          <w:rFonts w:cs="Times New Roman"/>
        </w:rPr>
        <w:t>(9), 2279–2288. https://doi.org/10.1111/1365-2435.14131</w:t>
      </w:r>
    </w:p>
    <w:p w14:paraId="38AE4B86" w14:textId="77777777" w:rsidR="00B45C79" w:rsidRPr="00B45C79" w:rsidRDefault="00B45C79" w:rsidP="00B45C79">
      <w:pPr>
        <w:pStyle w:val="Bibliography"/>
        <w:rPr>
          <w:rFonts w:cs="Times New Roman"/>
        </w:rPr>
      </w:pPr>
      <w:r w:rsidRPr="00B45C79">
        <w:rPr>
          <w:rFonts w:cs="Times New Roman"/>
        </w:rPr>
        <w:t xml:space="preserve">Nunes, L. T., Barneche, D. R., Lastrucci, N. S., Fraga, A. A., Nunes, J. A. C. C., Ferreira, C. E. L., &amp; Floeter, S. R. (2021). Predicting the effects of body size, temperature and diet on animal feeding rates. </w:t>
      </w:r>
      <w:r w:rsidRPr="00B45C79">
        <w:rPr>
          <w:rFonts w:cs="Times New Roman"/>
          <w:i/>
          <w:iCs/>
        </w:rPr>
        <w:t>Functional Ecology</w:t>
      </w:r>
      <w:r w:rsidRPr="00B45C79">
        <w:rPr>
          <w:rFonts w:cs="Times New Roman"/>
        </w:rPr>
        <w:t xml:space="preserve">, </w:t>
      </w:r>
      <w:r w:rsidRPr="00B45C79">
        <w:rPr>
          <w:rFonts w:cs="Times New Roman"/>
          <w:i/>
          <w:iCs/>
        </w:rPr>
        <w:t>35</w:t>
      </w:r>
      <w:r w:rsidRPr="00B45C79">
        <w:rPr>
          <w:rFonts w:cs="Times New Roman"/>
        </w:rPr>
        <w:t>(10), 2229–2240. https://doi.org/10.1111/1365-2435.13872</w:t>
      </w:r>
    </w:p>
    <w:p w14:paraId="56CD5FD0" w14:textId="70168494" w:rsidR="00314FB8" w:rsidRDefault="00C76A8E" w:rsidP="00B45C79">
      <w:pPr>
        <w:pStyle w:val="Bibliography"/>
        <w:rPr>
          <w:ins w:id="997" w:author="Nathan Dorn" w:date="2024-02-16T12:53:00Z"/>
          <w:rFonts w:cs="Times New Roman"/>
        </w:rPr>
      </w:pPr>
      <w:ins w:id="998" w:author="Nathan Dorn" w:date="2024-02-16T12:49:00Z">
        <w:r>
          <w:rPr>
            <w:rFonts w:cs="Times New Roman"/>
          </w:rPr>
          <w:t>Osenberg, C. W. &amp; Mittelbach, G. G. 199</w:t>
        </w:r>
      </w:ins>
      <w:ins w:id="999" w:author="Nathan Dorn" w:date="2024-02-16T12:52:00Z">
        <w:r w:rsidR="00314FB8">
          <w:rPr>
            <w:rFonts w:cs="Times New Roman"/>
          </w:rPr>
          <w:t>6</w:t>
        </w:r>
      </w:ins>
      <w:ins w:id="1000" w:author="Nathan Dorn" w:date="2024-02-16T12:49:00Z">
        <w:r>
          <w:rPr>
            <w:rFonts w:cs="Times New Roman"/>
          </w:rPr>
          <w:t xml:space="preserve">. The relative importance of resource limitation and predator limitation in food chains. </w:t>
        </w:r>
      </w:ins>
      <w:ins w:id="1001" w:author="Nathan Dorn" w:date="2024-02-16T12:51:00Z">
        <w:r w:rsidR="00037F7E">
          <w:rPr>
            <w:rFonts w:cs="Times New Roman"/>
          </w:rPr>
          <w:t xml:space="preserve">pp 134-145, </w:t>
        </w:r>
      </w:ins>
      <w:ins w:id="1002" w:author="Nathan Dorn" w:date="2024-02-16T12:49:00Z">
        <w:r w:rsidR="00205B9A">
          <w:rPr>
            <w:rFonts w:cs="Times New Roman"/>
          </w:rPr>
          <w:t>I</w:t>
        </w:r>
      </w:ins>
      <w:ins w:id="1003" w:author="Nathan Dorn" w:date="2024-02-16T12:50:00Z">
        <w:r w:rsidR="00205B9A">
          <w:rPr>
            <w:rFonts w:cs="Times New Roman"/>
          </w:rPr>
          <w:t>n: Food Webs</w:t>
        </w:r>
      </w:ins>
      <w:ins w:id="1004" w:author="Nathan Dorn" w:date="2024-02-16T12:51:00Z">
        <w:r w:rsidR="00886030">
          <w:rPr>
            <w:rFonts w:cs="Times New Roman"/>
          </w:rPr>
          <w:t xml:space="preserve">: integration of patterns and dynamics. eds. Polis, G. A. &amp; Winemiller, K. O. </w:t>
        </w:r>
      </w:ins>
      <w:ins w:id="1005" w:author="Nathan Dorn" w:date="2024-02-16T12:53:00Z">
        <w:r w:rsidR="00314FB8">
          <w:rPr>
            <w:rFonts w:cs="Times New Roman"/>
          </w:rPr>
          <w:t xml:space="preserve">Springer </w:t>
        </w:r>
      </w:ins>
    </w:p>
    <w:p w14:paraId="1194286D" w14:textId="4E1D5832" w:rsidR="00B45C79" w:rsidRPr="00B45C79" w:rsidRDefault="00B45C79" w:rsidP="00B45C79">
      <w:pPr>
        <w:pStyle w:val="Bibliography"/>
        <w:rPr>
          <w:rFonts w:cs="Times New Roman"/>
        </w:rPr>
      </w:pPr>
      <w:r w:rsidRPr="00B45C79">
        <w:rPr>
          <w:rFonts w:cs="Times New Roman"/>
        </w:rPr>
        <w:t xml:space="preserve">Pepi, A., Grof-Tisza, P., Holyoak, M., &amp; Karban, R. (2018). As temperature increases, predator attack rate is more important to survival than a smaller window of prey vulnerability. </w:t>
      </w:r>
      <w:r w:rsidRPr="00B45C79">
        <w:rPr>
          <w:rFonts w:cs="Times New Roman"/>
          <w:i/>
          <w:iCs/>
        </w:rPr>
        <w:t>Ecology</w:t>
      </w:r>
      <w:r w:rsidRPr="00B45C79">
        <w:rPr>
          <w:rFonts w:cs="Times New Roman"/>
        </w:rPr>
        <w:t xml:space="preserve">, </w:t>
      </w:r>
      <w:r w:rsidRPr="00B45C79">
        <w:rPr>
          <w:rFonts w:cs="Times New Roman"/>
          <w:i/>
          <w:iCs/>
        </w:rPr>
        <w:t>99</w:t>
      </w:r>
      <w:r w:rsidRPr="00B45C79">
        <w:rPr>
          <w:rFonts w:cs="Times New Roman"/>
        </w:rPr>
        <w:t>(7), 1584–1590. https://doi.org/10.1002/ecy.2356</w:t>
      </w:r>
    </w:p>
    <w:p w14:paraId="7BDFA1C7" w14:textId="77777777" w:rsidR="00B45C79" w:rsidRPr="00B45C79" w:rsidRDefault="00B45C79" w:rsidP="00B45C79">
      <w:pPr>
        <w:pStyle w:val="Bibliography"/>
        <w:rPr>
          <w:rFonts w:cs="Times New Roman"/>
        </w:rPr>
      </w:pPr>
      <w:r w:rsidRPr="00B45C79">
        <w:rPr>
          <w:rFonts w:cs="Times New Roman"/>
        </w:rPr>
        <w:t xml:space="preserve">Pintar, M. R., Kline, J. L., &amp; Trexler, J. C. (2021). The Aquatic Heteroptera (Hemiptera) of Marshes in the Florida Everglades. </w:t>
      </w:r>
      <w:r w:rsidRPr="00B45C79">
        <w:rPr>
          <w:rFonts w:cs="Times New Roman"/>
          <w:i/>
          <w:iCs/>
        </w:rPr>
        <w:t>Florida Entomologist</w:t>
      </w:r>
      <w:r w:rsidRPr="00B45C79">
        <w:rPr>
          <w:rFonts w:cs="Times New Roman"/>
        </w:rPr>
        <w:t xml:space="preserve">, </w:t>
      </w:r>
      <w:r w:rsidRPr="00B45C79">
        <w:rPr>
          <w:rFonts w:cs="Times New Roman"/>
          <w:i/>
          <w:iCs/>
        </w:rPr>
        <w:t>104</w:t>
      </w:r>
      <w:r w:rsidRPr="00B45C79">
        <w:rPr>
          <w:rFonts w:cs="Times New Roman"/>
        </w:rPr>
        <w:t>(4). https://doi.org/10.1653/024.104.0408</w:t>
      </w:r>
    </w:p>
    <w:p w14:paraId="4D4E5ABC" w14:textId="77777777" w:rsidR="00B45C79" w:rsidRPr="00B45C79" w:rsidRDefault="00B45C79" w:rsidP="00B45C79">
      <w:pPr>
        <w:pStyle w:val="Bibliography"/>
        <w:rPr>
          <w:rFonts w:cs="Times New Roman"/>
        </w:rPr>
      </w:pPr>
      <w:r w:rsidRPr="00B45C79">
        <w:rPr>
          <w:rFonts w:cs="Times New Roman"/>
        </w:rPr>
        <w:lastRenderedPageBreak/>
        <w:t xml:space="preserve">Preston, D. L., Falke, L. P., Henderson, J. S., &amp; Novak, M. (2019). Food‐web interaction strength distributions are conserved by greater variation between than within predator–prey pairs. </w:t>
      </w:r>
      <w:r w:rsidRPr="00B45C79">
        <w:rPr>
          <w:rFonts w:cs="Times New Roman"/>
          <w:i/>
          <w:iCs/>
        </w:rPr>
        <w:t>Ecology</w:t>
      </w:r>
      <w:r w:rsidRPr="00B45C79">
        <w:rPr>
          <w:rFonts w:cs="Times New Roman"/>
        </w:rPr>
        <w:t xml:space="preserve">, </w:t>
      </w:r>
      <w:r w:rsidRPr="00B45C79">
        <w:rPr>
          <w:rFonts w:cs="Times New Roman"/>
          <w:i/>
          <w:iCs/>
        </w:rPr>
        <w:t>100</w:t>
      </w:r>
      <w:r w:rsidRPr="00B45C79">
        <w:rPr>
          <w:rFonts w:cs="Times New Roman"/>
        </w:rPr>
        <w:t>(10). https://doi.org/10.1002/ecy.2816</w:t>
      </w:r>
    </w:p>
    <w:p w14:paraId="51FBB97C" w14:textId="77777777" w:rsidR="00B45C79" w:rsidRPr="00B45C79" w:rsidRDefault="00B45C79" w:rsidP="00B45C79">
      <w:pPr>
        <w:pStyle w:val="Bibliography"/>
        <w:rPr>
          <w:rFonts w:cs="Times New Roman"/>
        </w:rPr>
      </w:pPr>
      <w:r w:rsidRPr="00B45C79">
        <w:rPr>
          <w:rFonts w:cs="Times New Roman"/>
        </w:rPr>
        <w:t xml:space="preserve">R Core Team. (2019). </w:t>
      </w:r>
      <w:r w:rsidRPr="00B45C79">
        <w:rPr>
          <w:rFonts w:cs="Times New Roman"/>
          <w:i/>
          <w:iCs/>
        </w:rPr>
        <w:t>R: A language and environment for statistical computing. R Foundation for Statistical Computing</w:t>
      </w:r>
      <w:r w:rsidRPr="00B45C79">
        <w:rPr>
          <w:rFonts w:cs="Times New Roman"/>
        </w:rPr>
        <w:t xml:space="preserve">. </w:t>
      </w:r>
      <w:r w:rsidRPr="00B45C79">
        <w:rPr>
          <w:rFonts w:cs="Times New Roman"/>
          <w:i/>
          <w:iCs/>
        </w:rPr>
        <w:t>URL https://www.R-project.org/</w:t>
      </w:r>
      <w:r w:rsidRPr="00B45C79">
        <w:rPr>
          <w:rFonts w:cs="Times New Roman"/>
        </w:rPr>
        <w:t>.</w:t>
      </w:r>
    </w:p>
    <w:p w14:paraId="4107A60F" w14:textId="77777777" w:rsidR="00B45C79" w:rsidRPr="00B45C79" w:rsidRDefault="00B45C79" w:rsidP="00B45C79">
      <w:pPr>
        <w:pStyle w:val="Bibliography"/>
        <w:rPr>
          <w:rFonts w:cs="Times New Roman"/>
        </w:rPr>
      </w:pPr>
      <w:r w:rsidRPr="00B45C79">
        <w:rPr>
          <w:rFonts w:cs="Times New Roman"/>
        </w:rPr>
        <w:t xml:space="preserve">Richardson, C. J. (2010). The Everglades: North America’s subtropical wetland. </w:t>
      </w:r>
      <w:r w:rsidRPr="00B45C79">
        <w:rPr>
          <w:rFonts w:cs="Times New Roman"/>
          <w:i/>
          <w:iCs/>
        </w:rPr>
        <w:t>Wetlands Ecology and Management</w:t>
      </w:r>
      <w:r w:rsidRPr="00B45C79">
        <w:rPr>
          <w:rFonts w:cs="Times New Roman"/>
        </w:rPr>
        <w:t xml:space="preserve">, </w:t>
      </w:r>
      <w:r w:rsidRPr="00B45C79">
        <w:rPr>
          <w:rFonts w:cs="Times New Roman"/>
          <w:i/>
          <w:iCs/>
        </w:rPr>
        <w:t>18</w:t>
      </w:r>
      <w:r w:rsidRPr="00B45C79">
        <w:rPr>
          <w:rFonts w:cs="Times New Roman"/>
        </w:rPr>
        <w:t>(5), 517–542. https://doi.org/10.1007/s11273-009-9156-4</w:t>
      </w:r>
    </w:p>
    <w:p w14:paraId="5D7A6962" w14:textId="77777777" w:rsidR="00B45C79" w:rsidRPr="00B45C79" w:rsidRDefault="00B45C79" w:rsidP="00B45C79">
      <w:pPr>
        <w:pStyle w:val="Bibliography"/>
        <w:rPr>
          <w:rFonts w:cs="Times New Roman"/>
        </w:rPr>
      </w:pPr>
      <w:r w:rsidRPr="00B45C79">
        <w:rPr>
          <w:rFonts w:cs="Times New Roman"/>
        </w:rPr>
        <w:t xml:space="preserve">Rochette, R., &amp; Dill, L. M. (2000). Mortality, behavior and the effects of predators on the intertidal distribution of littorinid gastropods. </w:t>
      </w:r>
      <w:r w:rsidRPr="00B45C79">
        <w:rPr>
          <w:rFonts w:cs="Times New Roman"/>
          <w:i/>
          <w:iCs/>
        </w:rPr>
        <w:t>Journal of Experimental Marine Biology and Ecology</w:t>
      </w:r>
      <w:r w:rsidRPr="00B45C79">
        <w:rPr>
          <w:rFonts w:cs="Times New Roman"/>
        </w:rPr>
        <w:t xml:space="preserve">, </w:t>
      </w:r>
      <w:r w:rsidRPr="00B45C79">
        <w:rPr>
          <w:rFonts w:cs="Times New Roman"/>
          <w:i/>
          <w:iCs/>
        </w:rPr>
        <w:t>253</w:t>
      </w:r>
      <w:r w:rsidRPr="00B45C79">
        <w:rPr>
          <w:rFonts w:cs="Times New Roman"/>
        </w:rPr>
        <w:t>(2), 165–191. https://doi.org/10.1016/S0022-0981(00)00253-7</w:t>
      </w:r>
    </w:p>
    <w:p w14:paraId="3C29CFEF" w14:textId="77777777" w:rsidR="00B45C79" w:rsidRPr="00B45C79" w:rsidRDefault="00B45C79" w:rsidP="00B45C79">
      <w:pPr>
        <w:pStyle w:val="Bibliography"/>
        <w:rPr>
          <w:rFonts w:cs="Times New Roman"/>
        </w:rPr>
      </w:pPr>
      <w:r w:rsidRPr="00B45C79">
        <w:rPr>
          <w:rFonts w:cs="Times New Roman"/>
        </w:rPr>
        <w:t xml:space="preserve">Ruehl, C. B., &amp; Trexler, J. C. (2015). Reciprocal transplant reveals trade-off of resource quality and predation risk in the field. </w:t>
      </w:r>
      <w:r w:rsidRPr="00B45C79">
        <w:rPr>
          <w:rFonts w:cs="Times New Roman"/>
          <w:i/>
          <w:iCs/>
        </w:rPr>
        <w:t>Oecologia</w:t>
      </w:r>
      <w:r w:rsidRPr="00B45C79">
        <w:rPr>
          <w:rFonts w:cs="Times New Roman"/>
        </w:rPr>
        <w:t xml:space="preserve">, </w:t>
      </w:r>
      <w:r w:rsidRPr="00B45C79">
        <w:rPr>
          <w:rFonts w:cs="Times New Roman"/>
          <w:i/>
          <w:iCs/>
        </w:rPr>
        <w:t>179</w:t>
      </w:r>
      <w:r w:rsidRPr="00B45C79">
        <w:rPr>
          <w:rFonts w:cs="Times New Roman"/>
        </w:rPr>
        <w:t>(1), 117–127. https://doi.org/10.1007/s00442-015-3324-4</w:t>
      </w:r>
    </w:p>
    <w:p w14:paraId="2B1ADCEA" w14:textId="77777777" w:rsidR="00B45C79" w:rsidRPr="00B45C79" w:rsidRDefault="00B45C79" w:rsidP="00B45C79">
      <w:pPr>
        <w:pStyle w:val="Bibliography"/>
        <w:rPr>
          <w:rFonts w:cs="Times New Roman"/>
        </w:rPr>
      </w:pPr>
      <w:r w:rsidRPr="00B45C79">
        <w:rPr>
          <w:rFonts w:cs="Times New Roman"/>
        </w:rPr>
        <w:t xml:space="preserve">Sklar, F. H., Chimney, M. J., Newman, S., McCormick, P., Gawlik, D., Miao, S. L., McVoy, C., Said, W., Newman, J., Coronado, C., Crozier, G., Korvela, M., &amp; Rutchey, K. (2005). The ecological—Societal underpinnings of Everglades restoration. </w:t>
      </w:r>
      <w:r w:rsidRPr="00B45C79">
        <w:rPr>
          <w:rFonts w:cs="Times New Roman"/>
          <w:i/>
          <w:iCs/>
        </w:rPr>
        <w:t>Frontiers in Ecology and the Environment</w:t>
      </w:r>
      <w:r w:rsidRPr="00B45C79">
        <w:rPr>
          <w:rFonts w:cs="Times New Roman"/>
        </w:rPr>
        <w:t xml:space="preserve">, </w:t>
      </w:r>
      <w:r w:rsidRPr="00B45C79">
        <w:rPr>
          <w:rFonts w:cs="Times New Roman"/>
          <w:i/>
          <w:iCs/>
        </w:rPr>
        <w:t>3</w:t>
      </w:r>
      <w:r w:rsidRPr="00B45C79">
        <w:rPr>
          <w:rFonts w:cs="Times New Roman"/>
        </w:rPr>
        <w:t>(3), 161–169. https://doi.org/10.1890/1540-9295(2005)003[0161:TEUOER]2.0.CO;2</w:t>
      </w:r>
    </w:p>
    <w:p w14:paraId="4099D5B9" w14:textId="77777777" w:rsidR="00B45C79" w:rsidRPr="00B45C79" w:rsidRDefault="00B45C79" w:rsidP="00B45C79">
      <w:pPr>
        <w:pStyle w:val="Bibliography"/>
        <w:rPr>
          <w:rFonts w:cs="Times New Roman"/>
        </w:rPr>
      </w:pPr>
      <w:r w:rsidRPr="00B45C79">
        <w:rPr>
          <w:rFonts w:cs="Times New Roman"/>
        </w:rPr>
        <w:t xml:space="preserve">Snyder, N. F. R., &amp; Snyder, H. A. (1971). Defenses of the Florida Apple Snail Pomacea paludosa. </w:t>
      </w:r>
      <w:r w:rsidRPr="00B45C79">
        <w:rPr>
          <w:rFonts w:cs="Times New Roman"/>
          <w:i/>
          <w:iCs/>
        </w:rPr>
        <w:t>Behavior</w:t>
      </w:r>
      <w:r w:rsidRPr="00B45C79">
        <w:rPr>
          <w:rFonts w:cs="Times New Roman"/>
        </w:rPr>
        <w:t xml:space="preserve">, </w:t>
      </w:r>
      <w:r w:rsidRPr="00B45C79">
        <w:rPr>
          <w:rFonts w:cs="Times New Roman"/>
          <w:i/>
          <w:iCs/>
        </w:rPr>
        <w:t>40</w:t>
      </w:r>
      <w:r w:rsidRPr="00B45C79">
        <w:rPr>
          <w:rFonts w:cs="Times New Roman"/>
        </w:rPr>
        <w:t>(3), 175–215.</w:t>
      </w:r>
    </w:p>
    <w:p w14:paraId="68A8F671" w14:textId="77777777" w:rsidR="00B45C79" w:rsidRPr="00B45C79" w:rsidRDefault="00B45C79" w:rsidP="00B45C79">
      <w:pPr>
        <w:pStyle w:val="Bibliography"/>
        <w:rPr>
          <w:rFonts w:cs="Times New Roman"/>
        </w:rPr>
      </w:pPr>
      <w:r w:rsidRPr="00B45C79">
        <w:rPr>
          <w:rFonts w:cs="Times New Roman"/>
        </w:rPr>
        <w:t xml:space="preserve">Soomdat, N. N., Griffin, J. N., McCoy, M., Hensel, M. J. S., Buhler, S., Chejanovski, Z., &amp; Silliman, B. R. (2014). Independent and combined effects of multiple predators across </w:t>
      </w:r>
      <w:r w:rsidRPr="00B45C79">
        <w:rPr>
          <w:rFonts w:cs="Times New Roman"/>
        </w:rPr>
        <w:lastRenderedPageBreak/>
        <w:t xml:space="preserve">ontogeny of a dominant grazer. </w:t>
      </w:r>
      <w:r w:rsidRPr="00B45C79">
        <w:rPr>
          <w:rFonts w:cs="Times New Roman"/>
          <w:i/>
          <w:iCs/>
        </w:rPr>
        <w:t>Oikos</w:t>
      </w:r>
      <w:r w:rsidRPr="00B45C79">
        <w:rPr>
          <w:rFonts w:cs="Times New Roman"/>
        </w:rPr>
        <w:t xml:space="preserve">, </w:t>
      </w:r>
      <w:r w:rsidRPr="00B45C79">
        <w:rPr>
          <w:rFonts w:cs="Times New Roman"/>
          <w:i/>
          <w:iCs/>
        </w:rPr>
        <w:t>123</w:t>
      </w:r>
      <w:r w:rsidRPr="00B45C79">
        <w:rPr>
          <w:rFonts w:cs="Times New Roman"/>
        </w:rPr>
        <w:t>(9), 1081–1090. https://doi.org/10.1111/oik.01579</w:t>
      </w:r>
    </w:p>
    <w:p w14:paraId="35033DE5" w14:textId="77777777" w:rsidR="00B45C79" w:rsidRPr="00B45C79" w:rsidRDefault="00B45C79" w:rsidP="00B45C79">
      <w:pPr>
        <w:pStyle w:val="Bibliography"/>
        <w:rPr>
          <w:rFonts w:cs="Times New Roman"/>
        </w:rPr>
      </w:pPr>
      <w:r w:rsidRPr="00B45C79">
        <w:rPr>
          <w:rFonts w:cs="Times New Roman"/>
        </w:rPr>
        <w:t xml:space="preserve">Valentine-Darby, P. L., Kell, S. E., &amp; Darby, P. C. (2015). Predation on Florida apple snails ( Pomacea paludosa ) by native and non-native aquatic fauna , and predator-prey size relationships. </w:t>
      </w:r>
      <w:r w:rsidRPr="00B45C79">
        <w:rPr>
          <w:rFonts w:cs="Times New Roman"/>
          <w:i/>
          <w:iCs/>
        </w:rPr>
        <w:t>Florida Scientist</w:t>
      </w:r>
      <w:r w:rsidRPr="00B45C79">
        <w:rPr>
          <w:rFonts w:cs="Times New Roman"/>
        </w:rPr>
        <w:t xml:space="preserve">, </w:t>
      </w:r>
      <w:r w:rsidRPr="00B45C79">
        <w:rPr>
          <w:rFonts w:cs="Times New Roman"/>
          <w:i/>
          <w:iCs/>
        </w:rPr>
        <w:t>78</w:t>
      </w:r>
      <w:r w:rsidRPr="00B45C79">
        <w:rPr>
          <w:rFonts w:cs="Times New Roman"/>
        </w:rPr>
        <w:t>(1), 47–56.</w:t>
      </w:r>
    </w:p>
    <w:p w14:paraId="586A42CC" w14:textId="77777777" w:rsidR="00B45C79" w:rsidRPr="00B45C79" w:rsidRDefault="00B45C79" w:rsidP="00B45C79">
      <w:pPr>
        <w:pStyle w:val="Bibliography"/>
        <w:rPr>
          <w:rFonts w:cs="Times New Roman"/>
        </w:rPr>
      </w:pPr>
      <w:r w:rsidRPr="00B45C79">
        <w:rPr>
          <w:rFonts w:cs="Times New Roman"/>
        </w:rPr>
        <w:t xml:space="preserve">van der Heiden, C. A., &amp; Dorn, N. J. (2017). Benefits of adjacent habitat patches to the distribution of a crayfish population in a hydro-dynamic wetland landscape. </w:t>
      </w:r>
      <w:r w:rsidRPr="00B45C79">
        <w:rPr>
          <w:rFonts w:cs="Times New Roman"/>
          <w:i/>
          <w:iCs/>
        </w:rPr>
        <w:t>Aquatic Ecology</w:t>
      </w:r>
      <w:r w:rsidRPr="00B45C79">
        <w:rPr>
          <w:rFonts w:cs="Times New Roman"/>
        </w:rPr>
        <w:t xml:space="preserve">, </w:t>
      </w:r>
      <w:r w:rsidRPr="00B45C79">
        <w:rPr>
          <w:rFonts w:cs="Times New Roman"/>
          <w:i/>
          <w:iCs/>
        </w:rPr>
        <w:t>51</w:t>
      </w:r>
      <w:r w:rsidRPr="00B45C79">
        <w:rPr>
          <w:rFonts w:cs="Times New Roman"/>
        </w:rPr>
        <w:t>(2), 219–233. https://doi.org/10.1007/s10452-016-9612-1</w:t>
      </w:r>
    </w:p>
    <w:p w14:paraId="7F916652" w14:textId="77777777" w:rsidR="00B45C79" w:rsidRPr="00B45C79" w:rsidRDefault="00B45C79" w:rsidP="00B45C79">
      <w:pPr>
        <w:pStyle w:val="Bibliography"/>
        <w:rPr>
          <w:rFonts w:cs="Times New Roman"/>
        </w:rPr>
      </w:pPr>
      <w:r w:rsidRPr="00B45C79">
        <w:rPr>
          <w:rFonts w:cs="Times New Roman"/>
        </w:rPr>
        <w:t xml:space="preserve">Vance, R. R. (1985). The Stable Coexistence of Two Competitors for One Resource. </w:t>
      </w:r>
      <w:r w:rsidRPr="00B45C79">
        <w:rPr>
          <w:rFonts w:cs="Times New Roman"/>
          <w:i/>
          <w:iCs/>
        </w:rPr>
        <w:t>The American Naturalist</w:t>
      </w:r>
      <w:r w:rsidRPr="00B45C79">
        <w:rPr>
          <w:rFonts w:cs="Times New Roman"/>
        </w:rPr>
        <w:t xml:space="preserve">, </w:t>
      </w:r>
      <w:r w:rsidRPr="00B45C79">
        <w:rPr>
          <w:rFonts w:cs="Times New Roman"/>
          <w:i/>
          <w:iCs/>
        </w:rPr>
        <w:t>126</w:t>
      </w:r>
      <w:r w:rsidRPr="00B45C79">
        <w:rPr>
          <w:rFonts w:cs="Times New Roman"/>
        </w:rPr>
        <w:t>(1), 72–86. https://doi.org/10.1086/284397</w:t>
      </w:r>
    </w:p>
    <w:p w14:paraId="080F4C4E" w14:textId="77777777" w:rsidR="00B45C79" w:rsidRPr="00B45C79" w:rsidRDefault="00B45C79" w:rsidP="00B45C79">
      <w:pPr>
        <w:pStyle w:val="Bibliography"/>
        <w:rPr>
          <w:rFonts w:cs="Times New Roman"/>
        </w:rPr>
      </w:pPr>
      <w:r w:rsidRPr="00B45C79">
        <w:rPr>
          <w:rFonts w:cs="Times New Roman"/>
        </w:rPr>
        <w:t xml:space="preserve">Zweig, C. L., &amp; Kitchens, W. M. (2008). Effects of landscape gradients on wetland vegetation communities: Information for large-scale restoration. </w:t>
      </w:r>
      <w:r w:rsidRPr="00B45C79">
        <w:rPr>
          <w:rFonts w:cs="Times New Roman"/>
          <w:i/>
          <w:iCs/>
        </w:rPr>
        <w:t>Wetlands</w:t>
      </w:r>
      <w:r w:rsidRPr="00B45C79">
        <w:rPr>
          <w:rFonts w:cs="Times New Roman"/>
        </w:rPr>
        <w:t xml:space="preserve">, </w:t>
      </w:r>
      <w:r w:rsidRPr="00B45C79">
        <w:rPr>
          <w:rFonts w:cs="Times New Roman"/>
          <w:i/>
          <w:iCs/>
        </w:rPr>
        <w:t>28</w:t>
      </w:r>
      <w:r w:rsidRPr="00B45C79">
        <w:rPr>
          <w:rFonts w:cs="Times New Roman"/>
        </w:rPr>
        <w:t>(4), 1086–1096. https://doi.org/10.1672/08-96.1</w:t>
      </w:r>
    </w:p>
    <w:p w14:paraId="174DDA2D" w14:textId="6773823B" w:rsidR="0027230D" w:rsidRDefault="00F92F46" w:rsidP="00393F89">
      <w:pPr>
        <w:pStyle w:val="NATESTYLE1CommonCollege"/>
        <w:spacing w:after="240"/>
      </w:pPr>
      <w:r w:rsidRPr="00C22A40">
        <w:fldChar w:fldCharType="end"/>
      </w:r>
    </w:p>
    <w:p w14:paraId="6E4A8D63" w14:textId="7D0A82EE" w:rsidR="00F1179E" w:rsidRPr="00524172" w:rsidRDefault="00F1179E" w:rsidP="00393F89">
      <w:pPr>
        <w:pStyle w:val="NATESTYLE1CommonCollege"/>
        <w:spacing w:after="240"/>
        <w:sectPr w:rsidR="00F1179E" w:rsidRPr="00524172" w:rsidSect="000953E5">
          <w:pgSz w:w="12240" w:h="15840"/>
          <w:pgMar w:top="1440" w:right="1440" w:bottom="1440" w:left="1440" w:header="720" w:footer="720" w:gutter="0"/>
          <w:lnNumType w:countBy="1" w:restart="continuous"/>
          <w:cols w:space="720"/>
          <w:docGrid w:linePitch="360"/>
        </w:sectPr>
      </w:pPr>
    </w:p>
    <w:p w14:paraId="55B19363" w14:textId="6FFBA1A3" w:rsidR="00DC29A8" w:rsidRPr="00524172" w:rsidRDefault="00725796" w:rsidP="00D549F5">
      <w:pPr>
        <w:pStyle w:val="Heading1"/>
      </w:pPr>
      <w:r>
        <w:lastRenderedPageBreak/>
        <w:t>Figures and Tables</w:t>
      </w:r>
    </w:p>
    <w:p w14:paraId="6660F1A6" w14:textId="4CC065C6" w:rsidR="00AE42E6" w:rsidRPr="00524172" w:rsidRDefault="00AE42E6" w:rsidP="00FB2E10">
      <w:pPr>
        <w:pStyle w:val="NATESTYLE1CommonCollege"/>
        <w:spacing w:after="240"/>
      </w:pPr>
      <w:bookmarkStart w:id="1006" w:name="_Hlk98959922"/>
      <w:r w:rsidRPr="00524172">
        <w:t>Table 1:</w:t>
      </w:r>
      <w:r w:rsidR="0026199F" w:rsidRPr="00524172">
        <w:t xml:space="preserve"> AIC model selection table for logistic regression predicting daily survival probability </w:t>
      </w:r>
      <w:r w:rsidR="00837676">
        <w:t>of apple</w:t>
      </w:r>
      <w:r w:rsidR="00837676" w:rsidRPr="00524172">
        <w:t xml:space="preserve"> </w:t>
      </w:r>
      <w:r w:rsidR="0026199F" w:rsidRPr="00524172">
        <w:t>snails</w:t>
      </w:r>
      <w:r w:rsidR="00837676">
        <w:t xml:space="preserve"> (</w:t>
      </w:r>
      <w:r w:rsidR="00837676" w:rsidRPr="00D44D6D">
        <w:rPr>
          <w:i/>
          <w:iCs/>
        </w:rPr>
        <w:t>Pomacea paludosa</w:t>
      </w:r>
      <w:r w:rsidR="00837676">
        <w:t xml:space="preserve">) in </w:t>
      </w:r>
      <w:r w:rsidR="009A71AB">
        <w:t xml:space="preserve">two </w:t>
      </w:r>
      <w:r w:rsidR="00837676">
        <w:t>LILA wetlands</w:t>
      </w:r>
      <w:r w:rsidR="001A6342">
        <w:t>. Daily survival was measured with snails (</w:t>
      </w:r>
      <w:r w:rsidR="009A71AB">
        <w:t xml:space="preserve">Length: </w:t>
      </w:r>
      <w:r w:rsidR="001A6342">
        <w:t>X-X mm SL) on tethers</w:t>
      </w:r>
      <w:r w:rsidR="00837676">
        <w:t xml:space="preserve"> during </w:t>
      </w:r>
      <w:r w:rsidR="001A6342">
        <w:t xml:space="preserve">the </w:t>
      </w:r>
      <w:r w:rsidR="00837676">
        <w:t>dry and wet seasons</w:t>
      </w:r>
      <w:r w:rsidR="001A6342">
        <w:t xml:space="preserve"> on transects located closer and further from habitat edges</w:t>
      </w:r>
      <w:r w:rsidR="002764F0">
        <w:t xml:space="preserve"> in slough</w:t>
      </w:r>
      <w:r w:rsidR="009A71AB">
        <w:t>s</w:t>
      </w:r>
      <w:r w:rsidR="002764F0">
        <w:t xml:space="preserve">.  </w:t>
      </w:r>
      <w:r w:rsidR="00837676">
        <w:t xml:space="preserve">  </w:t>
      </w:r>
    </w:p>
    <w:tbl>
      <w:tblPr>
        <w:tblW w:w="8810" w:type="dxa"/>
        <w:tblBorders>
          <w:top w:val="single" w:sz="4" w:space="0" w:color="auto"/>
          <w:bottom w:val="single" w:sz="4" w:space="0" w:color="auto"/>
        </w:tblBorders>
        <w:tblLook w:val="04A0" w:firstRow="1" w:lastRow="0" w:firstColumn="1" w:lastColumn="0" w:noHBand="0" w:noVBand="1"/>
      </w:tblPr>
      <w:tblGrid>
        <w:gridCol w:w="5850"/>
        <w:gridCol w:w="1000"/>
        <w:gridCol w:w="980"/>
        <w:gridCol w:w="980"/>
      </w:tblGrid>
      <w:tr w:rsidR="0026199F" w:rsidRPr="00524172" w14:paraId="2D1474F1" w14:textId="77777777" w:rsidTr="0026199F">
        <w:trPr>
          <w:trHeight w:val="300"/>
        </w:trPr>
        <w:tc>
          <w:tcPr>
            <w:tcW w:w="5850" w:type="dxa"/>
            <w:tcBorders>
              <w:top w:val="single" w:sz="4" w:space="0" w:color="auto"/>
              <w:bottom w:val="single" w:sz="4" w:space="0" w:color="auto"/>
            </w:tcBorders>
            <w:shd w:val="clear" w:color="auto" w:fill="auto"/>
            <w:noWrap/>
            <w:vAlign w:val="bottom"/>
            <w:hideMark/>
          </w:tcPr>
          <w:p w14:paraId="0013B230" w14:textId="77777777" w:rsidR="0026199F" w:rsidRPr="00524172" w:rsidRDefault="0026199F" w:rsidP="0026199F">
            <w:pPr>
              <w:spacing w:line="240" w:lineRule="auto"/>
              <w:jc w:val="center"/>
              <w:rPr>
                <w:rFonts w:eastAsia="Times New Roman" w:cs="Times New Roman"/>
                <w:color w:val="000000"/>
                <w:szCs w:val="24"/>
              </w:rPr>
            </w:pPr>
            <w:r w:rsidRPr="00524172">
              <w:rPr>
                <w:rFonts w:eastAsia="Times New Roman" w:cs="Times New Roman"/>
                <w:color w:val="000000"/>
                <w:szCs w:val="24"/>
              </w:rPr>
              <w:t>Model description</w:t>
            </w:r>
          </w:p>
        </w:tc>
        <w:tc>
          <w:tcPr>
            <w:tcW w:w="1000" w:type="dxa"/>
            <w:tcBorders>
              <w:top w:val="single" w:sz="4" w:space="0" w:color="auto"/>
              <w:bottom w:val="single" w:sz="4" w:space="0" w:color="auto"/>
            </w:tcBorders>
            <w:shd w:val="clear" w:color="auto" w:fill="auto"/>
            <w:noWrap/>
            <w:vAlign w:val="bottom"/>
            <w:hideMark/>
          </w:tcPr>
          <w:p w14:paraId="0EA78866" w14:textId="4F5D38AA" w:rsidR="0026199F" w:rsidRPr="00524172" w:rsidRDefault="0026199F" w:rsidP="0026199F">
            <w:pPr>
              <w:spacing w:line="240" w:lineRule="auto"/>
              <w:jc w:val="center"/>
              <w:rPr>
                <w:rFonts w:eastAsia="Times New Roman" w:cs="Times New Roman"/>
                <w:color w:val="000000"/>
                <w:szCs w:val="24"/>
              </w:rPr>
            </w:pPr>
            <w:r w:rsidRPr="00524172">
              <w:rPr>
                <w:rFonts w:eastAsia="Times New Roman" w:cs="Times New Roman"/>
                <w:color w:val="000000"/>
                <w:szCs w:val="24"/>
              </w:rPr>
              <w:t>AIC</w:t>
            </w:r>
            <w:r w:rsidR="009E46B6" w:rsidRPr="00524172">
              <w:rPr>
                <w:rFonts w:eastAsia="Times New Roman" w:cs="Times New Roman"/>
                <w:color w:val="000000"/>
                <w:szCs w:val="24"/>
              </w:rPr>
              <w:t>c</w:t>
            </w:r>
          </w:p>
        </w:tc>
        <w:tc>
          <w:tcPr>
            <w:tcW w:w="980" w:type="dxa"/>
            <w:tcBorders>
              <w:top w:val="single" w:sz="4" w:space="0" w:color="auto"/>
              <w:bottom w:val="single" w:sz="4" w:space="0" w:color="auto"/>
            </w:tcBorders>
            <w:shd w:val="clear" w:color="auto" w:fill="auto"/>
            <w:noWrap/>
            <w:vAlign w:val="bottom"/>
            <w:hideMark/>
          </w:tcPr>
          <w:p w14:paraId="4C2863EF" w14:textId="0A6811F2" w:rsidR="0026199F" w:rsidRPr="00524172" w:rsidRDefault="0026199F" w:rsidP="0026199F">
            <w:pPr>
              <w:spacing w:line="240" w:lineRule="auto"/>
              <w:jc w:val="center"/>
              <w:rPr>
                <w:rFonts w:eastAsia="Times New Roman" w:cs="Times New Roman"/>
                <w:color w:val="000000"/>
                <w:szCs w:val="24"/>
              </w:rPr>
            </w:pPr>
            <w:r w:rsidRPr="00524172">
              <w:rPr>
                <w:rFonts w:eastAsia="Times New Roman" w:cs="Times New Roman"/>
                <w:color w:val="000000"/>
                <w:szCs w:val="24"/>
              </w:rPr>
              <w:t>ΔAIC</w:t>
            </w:r>
            <w:r w:rsidR="009B0341" w:rsidRPr="00524172">
              <w:rPr>
                <w:rFonts w:eastAsia="Times New Roman" w:cs="Times New Roman"/>
                <w:color w:val="000000"/>
                <w:szCs w:val="24"/>
              </w:rPr>
              <w:t>c</w:t>
            </w:r>
          </w:p>
        </w:tc>
        <w:tc>
          <w:tcPr>
            <w:tcW w:w="980" w:type="dxa"/>
            <w:tcBorders>
              <w:top w:val="single" w:sz="4" w:space="0" w:color="auto"/>
              <w:bottom w:val="single" w:sz="4" w:space="0" w:color="auto"/>
            </w:tcBorders>
            <w:shd w:val="clear" w:color="auto" w:fill="auto"/>
            <w:noWrap/>
            <w:vAlign w:val="bottom"/>
            <w:hideMark/>
          </w:tcPr>
          <w:p w14:paraId="448E95C5" w14:textId="4CA73E48" w:rsidR="0026199F" w:rsidRPr="00524172" w:rsidRDefault="0026199F" w:rsidP="0026199F">
            <w:pPr>
              <w:spacing w:line="240" w:lineRule="auto"/>
              <w:jc w:val="center"/>
              <w:rPr>
                <w:rFonts w:eastAsia="Times New Roman" w:cs="Times New Roman"/>
                <w:color w:val="000000"/>
                <w:szCs w:val="24"/>
              </w:rPr>
            </w:pPr>
            <w:r w:rsidRPr="00524172">
              <w:rPr>
                <w:rFonts w:eastAsia="Times New Roman" w:cs="Times New Roman"/>
                <w:color w:val="000000"/>
                <w:szCs w:val="24"/>
              </w:rPr>
              <w:t>w</w:t>
            </w:r>
          </w:p>
        </w:tc>
      </w:tr>
      <w:tr w:rsidR="005E6DDF" w:rsidRPr="00524172" w14:paraId="113538C1" w14:textId="77777777" w:rsidTr="0026199F">
        <w:trPr>
          <w:trHeight w:val="300"/>
        </w:trPr>
        <w:tc>
          <w:tcPr>
            <w:tcW w:w="5850" w:type="dxa"/>
            <w:tcBorders>
              <w:top w:val="single" w:sz="4" w:space="0" w:color="auto"/>
            </w:tcBorders>
            <w:shd w:val="clear" w:color="auto" w:fill="auto"/>
            <w:noWrap/>
            <w:vAlign w:val="bottom"/>
            <w:hideMark/>
          </w:tcPr>
          <w:p w14:paraId="04D71B3E"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Length + Season + Length*Season</w:t>
            </w:r>
          </w:p>
        </w:tc>
        <w:tc>
          <w:tcPr>
            <w:tcW w:w="1000" w:type="dxa"/>
            <w:tcBorders>
              <w:top w:val="single" w:sz="4" w:space="0" w:color="auto"/>
            </w:tcBorders>
            <w:shd w:val="clear" w:color="auto" w:fill="auto"/>
            <w:noWrap/>
            <w:vAlign w:val="bottom"/>
            <w:hideMark/>
          </w:tcPr>
          <w:p w14:paraId="4B3CDD42" w14:textId="2A409BF1"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519.870</w:t>
            </w:r>
          </w:p>
        </w:tc>
        <w:tc>
          <w:tcPr>
            <w:tcW w:w="980" w:type="dxa"/>
            <w:tcBorders>
              <w:top w:val="single" w:sz="4" w:space="0" w:color="auto"/>
            </w:tcBorders>
            <w:shd w:val="clear" w:color="auto" w:fill="auto"/>
            <w:noWrap/>
            <w:vAlign w:val="bottom"/>
            <w:hideMark/>
          </w:tcPr>
          <w:p w14:paraId="79010E9B" w14:textId="438D4973"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0.000</w:t>
            </w:r>
          </w:p>
        </w:tc>
        <w:tc>
          <w:tcPr>
            <w:tcW w:w="980" w:type="dxa"/>
            <w:tcBorders>
              <w:top w:val="single" w:sz="4" w:space="0" w:color="auto"/>
            </w:tcBorders>
            <w:shd w:val="clear" w:color="auto" w:fill="auto"/>
            <w:noWrap/>
            <w:vAlign w:val="bottom"/>
            <w:hideMark/>
          </w:tcPr>
          <w:p w14:paraId="389A4426" w14:textId="3CEF2677"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0.398</w:t>
            </w:r>
          </w:p>
        </w:tc>
      </w:tr>
      <w:tr w:rsidR="005E6DDF" w:rsidRPr="00524172" w14:paraId="08CB015F" w14:textId="77777777" w:rsidTr="0026199F">
        <w:trPr>
          <w:trHeight w:val="300"/>
        </w:trPr>
        <w:tc>
          <w:tcPr>
            <w:tcW w:w="5850" w:type="dxa"/>
            <w:shd w:val="clear" w:color="auto" w:fill="auto"/>
            <w:noWrap/>
            <w:vAlign w:val="bottom"/>
            <w:hideMark/>
          </w:tcPr>
          <w:p w14:paraId="41CEFA83" w14:textId="5390239B"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Length + Season + Wetland + Length*Season</w:t>
            </w:r>
          </w:p>
        </w:tc>
        <w:tc>
          <w:tcPr>
            <w:tcW w:w="1000" w:type="dxa"/>
            <w:shd w:val="clear" w:color="auto" w:fill="auto"/>
            <w:noWrap/>
            <w:vAlign w:val="bottom"/>
            <w:hideMark/>
          </w:tcPr>
          <w:p w14:paraId="3C6D487C" w14:textId="450A6150"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520.755</w:t>
            </w:r>
          </w:p>
        </w:tc>
        <w:tc>
          <w:tcPr>
            <w:tcW w:w="980" w:type="dxa"/>
            <w:shd w:val="clear" w:color="auto" w:fill="auto"/>
            <w:noWrap/>
            <w:vAlign w:val="bottom"/>
            <w:hideMark/>
          </w:tcPr>
          <w:p w14:paraId="47828F2B" w14:textId="61578F9B"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0.885</w:t>
            </w:r>
          </w:p>
        </w:tc>
        <w:tc>
          <w:tcPr>
            <w:tcW w:w="980" w:type="dxa"/>
            <w:shd w:val="clear" w:color="auto" w:fill="auto"/>
            <w:noWrap/>
            <w:vAlign w:val="bottom"/>
            <w:hideMark/>
          </w:tcPr>
          <w:p w14:paraId="76BB4174" w14:textId="168C0210"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0.256</w:t>
            </w:r>
          </w:p>
        </w:tc>
      </w:tr>
      <w:tr w:rsidR="005E6DDF" w:rsidRPr="00524172" w14:paraId="07396A57" w14:textId="77777777" w:rsidTr="0026199F">
        <w:trPr>
          <w:trHeight w:val="300"/>
        </w:trPr>
        <w:tc>
          <w:tcPr>
            <w:tcW w:w="5850" w:type="dxa"/>
            <w:shd w:val="clear" w:color="auto" w:fill="auto"/>
            <w:noWrap/>
            <w:vAlign w:val="bottom"/>
            <w:hideMark/>
          </w:tcPr>
          <w:p w14:paraId="6F00414C" w14:textId="5E76E286"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Length + Season + Transect + Length*Season</w:t>
            </w:r>
          </w:p>
        </w:tc>
        <w:tc>
          <w:tcPr>
            <w:tcW w:w="1000" w:type="dxa"/>
            <w:shd w:val="clear" w:color="auto" w:fill="auto"/>
            <w:noWrap/>
            <w:vAlign w:val="bottom"/>
            <w:hideMark/>
          </w:tcPr>
          <w:p w14:paraId="77D5EBC1" w14:textId="4099E28D"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521.482</w:t>
            </w:r>
          </w:p>
        </w:tc>
        <w:tc>
          <w:tcPr>
            <w:tcW w:w="980" w:type="dxa"/>
            <w:shd w:val="clear" w:color="auto" w:fill="auto"/>
            <w:noWrap/>
            <w:vAlign w:val="bottom"/>
            <w:hideMark/>
          </w:tcPr>
          <w:p w14:paraId="64C241B9" w14:textId="7211329B"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1.612</w:t>
            </w:r>
          </w:p>
        </w:tc>
        <w:tc>
          <w:tcPr>
            <w:tcW w:w="980" w:type="dxa"/>
            <w:shd w:val="clear" w:color="auto" w:fill="auto"/>
            <w:noWrap/>
            <w:vAlign w:val="bottom"/>
            <w:hideMark/>
          </w:tcPr>
          <w:p w14:paraId="0B6044BB" w14:textId="6583DC07"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0.178</w:t>
            </w:r>
          </w:p>
        </w:tc>
      </w:tr>
      <w:tr w:rsidR="005E6DDF" w:rsidRPr="00524172" w14:paraId="27DF83EC" w14:textId="77777777" w:rsidTr="0026199F">
        <w:trPr>
          <w:trHeight w:val="300"/>
        </w:trPr>
        <w:tc>
          <w:tcPr>
            <w:tcW w:w="5850" w:type="dxa"/>
            <w:shd w:val="clear" w:color="auto" w:fill="auto"/>
            <w:noWrap/>
            <w:vAlign w:val="bottom"/>
            <w:hideMark/>
          </w:tcPr>
          <w:p w14:paraId="40B14C1E" w14:textId="11DF50D4"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Length + Season + Wetland + Transect + Length*Season</w:t>
            </w:r>
          </w:p>
        </w:tc>
        <w:tc>
          <w:tcPr>
            <w:tcW w:w="1000" w:type="dxa"/>
            <w:shd w:val="clear" w:color="auto" w:fill="auto"/>
            <w:noWrap/>
            <w:vAlign w:val="bottom"/>
            <w:hideMark/>
          </w:tcPr>
          <w:p w14:paraId="6CC203CC" w14:textId="334DD39C"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522.387</w:t>
            </w:r>
          </w:p>
        </w:tc>
        <w:tc>
          <w:tcPr>
            <w:tcW w:w="980" w:type="dxa"/>
            <w:shd w:val="clear" w:color="auto" w:fill="auto"/>
            <w:noWrap/>
            <w:vAlign w:val="bottom"/>
            <w:hideMark/>
          </w:tcPr>
          <w:p w14:paraId="6A188E56" w14:textId="7DED3C9E"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2.517</w:t>
            </w:r>
          </w:p>
        </w:tc>
        <w:tc>
          <w:tcPr>
            <w:tcW w:w="980" w:type="dxa"/>
            <w:shd w:val="clear" w:color="auto" w:fill="auto"/>
            <w:noWrap/>
            <w:vAlign w:val="bottom"/>
            <w:hideMark/>
          </w:tcPr>
          <w:p w14:paraId="4B19625E" w14:textId="30C085C3"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0.113</w:t>
            </w:r>
          </w:p>
        </w:tc>
      </w:tr>
      <w:tr w:rsidR="005E6DDF" w:rsidRPr="00524172" w14:paraId="0F3F54CF" w14:textId="77777777" w:rsidTr="0026199F">
        <w:trPr>
          <w:trHeight w:val="300"/>
        </w:trPr>
        <w:tc>
          <w:tcPr>
            <w:tcW w:w="5850" w:type="dxa"/>
            <w:shd w:val="clear" w:color="auto" w:fill="auto"/>
            <w:noWrap/>
            <w:vAlign w:val="bottom"/>
            <w:hideMark/>
          </w:tcPr>
          <w:p w14:paraId="44D4AB0F"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Length + Season</w:t>
            </w:r>
          </w:p>
        </w:tc>
        <w:tc>
          <w:tcPr>
            <w:tcW w:w="1000" w:type="dxa"/>
            <w:shd w:val="clear" w:color="auto" w:fill="auto"/>
            <w:noWrap/>
            <w:vAlign w:val="bottom"/>
            <w:hideMark/>
          </w:tcPr>
          <w:p w14:paraId="2DB32C60" w14:textId="597B1E27"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527.249</w:t>
            </w:r>
          </w:p>
        </w:tc>
        <w:tc>
          <w:tcPr>
            <w:tcW w:w="980" w:type="dxa"/>
            <w:shd w:val="clear" w:color="auto" w:fill="auto"/>
            <w:noWrap/>
            <w:vAlign w:val="bottom"/>
            <w:hideMark/>
          </w:tcPr>
          <w:p w14:paraId="4DBA351E" w14:textId="42B21844"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7.379</w:t>
            </w:r>
          </w:p>
        </w:tc>
        <w:tc>
          <w:tcPr>
            <w:tcW w:w="980" w:type="dxa"/>
            <w:shd w:val="clear" w:color="auto" w:fill="auto"/>
            <w:noWrap/>
            <w:vAlign w:val="bottom"/>
            <w:hideMark/>
          </w:tcPr>
          <w:p w14:paraId="7B949C5B" w14:textId="1F4CC2E3"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0.010</w:t>
            </w:r>
          </w:p>
        </w:tc>
      </w:tr>
      <w:tr w:rsidR="005E6DDF" w:rsidRPr="00524172" w14:paraId="4FE7B8A0" w14:textId="77777777" w:rsidTr="0026199F">
        <w:trPr>
          <w:trHeight w:val="300"/>
        </w:trPr>
        <w:tc>
          <w:tcPr>
            <w:tcW w:w="5850" w:type="dxa"/>
            <w:shd w:val="clear" w:color="auto" w:fill="auto"/>
            <w:noWrap/>
            <w:vAlign w:val="bottom"/>
            <w:hideMark/>
          </w:tcPr>
          <w:p w14:paraId="0BA54585"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Season + Wetland</w:t>
            </w:r>
          </w:p>
        </w:tc>
        <w:tc>
          <w:tcPr>
            <w:tcW w:w="1000" w:type="dxa"/>
            <w:shd w:val="clear" w:color="auto" w:fill="auto"/>
            <w:noWrap/>
            <w:vAlign w:val="bottom"/>
            <w:hideMark/>
          </w:tcPr>
          <w:p w14:paraId="5E68BB42" w14:textId="68390C0E"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527.993</w:t>
            </w:r>
          </w:p>
        </w:tc>
        <w:tc>
          <w:tcPr>
            <w:tcW w:w="980" w:type="dxa"/>
            <w:shd w:val="clear" w:color="auto" w:fill="auto"/>
            <w:noWrap/>
            <w:vAlign w:val="bottom"/>
            <w:hideMark/>
          </w:tcPr>
          <w:p w14:paraId="72E4B8CD" w14:textId="1169A6A8"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8.123</w:t>
            </w:r>
          </w:p>
        </w:tc>
        <w:tc>
          <w:tcPr>
            <w:tcW w:w="980" w:type="dxa"/>
            <w:shd w:val="clear" w:color="auto" w:fill="auto"/>
            <w:noWrap/>
            <w:vAlign w:val="bottom"/>
            <w:hideMark/>
          </w:tcPr>
          <w:p w14:paraId="4B928AE8" w14:textId="1D8FB84C"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0.007</w:t>
            </w:r>
          </w:p>
        </w:tc>
      </w:tr>
      <w:tr w:rsidR="005E6DDF" w:rsidRPr="00524172" w14:paraId="341F7323" w14:textId="77777777" w:rsidTr="0026199F">
        <w:trPr>
          <w:trHeight w:val="300"/>
        </w:trPr>
        <w:tc>
          <w:tcPr>
            <w:tcW w:w="5850" w:type="dxa"/>
            <w:shd w:val="clear" w:color="auto" w:fill="auto"/>
            <w:noWrap/>
            <w:vAlign w:val="bottom"/>
            <w:hideMark/>
          </w:tcPr>
          <w:p w14:paraId="07A2C3DF"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Transect + Season + Length</w:t>
            </w:r>
          </w:p>
        </w:tc>
        <w:tc>
          <w:tcPr>
            <w:tcW w:w="1000" w:type="dxa"/>
            <w:shd w:val="clear" w:color="auto" w:fill="auto"/>
            <w:noWrap/>
            <w:vAlign w:val="bottom"/>
            <w:hideMark/>
          </w:tcPr>
          <w:p w14:paraId="0A40EB27" w14:textId="1FF264C5"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528.705</w:t>
            </w:r>
          </w:p>
        </w:tc>
        <w:tc>
          <w:tcPr>
            <w:tcW w:w="980" w:type="dxa"/>
            <w:shd w:val="clear" w:color="auto" w:fill="auto"/>
            <w:noWrap/>
            <w:vAlign w:val="bottom"/>
            <w:hideMark/>
          </w:tcPr>
          <w:p w14:paraId="7789DFED" w14:textId="639AE9AF"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8.835</w:t>
            </w:r>
          </w:p>
        </w:tc>
        <w:tc>
          <w:tcPr>
            <w:tcW w:w="980" w:type="dxa"/>
            <w:shd w:val="clear" w:color="auto" w:fill="auto"/>
            <w:noWrap/>
            <w:vAlign w:val="bottom"/>
            <w:hideMark/>
          </w:tcPr>
          <w:p w14:paraId="7F60801A" w14:textId="2FDA7FC4"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0.005</w:t>
            </w:r>
          </w:p>
        </w:tc>
      </w:tr>
      <w:tr w:rsidR="005E6DDF" w:rsidRPr="00524172" w14:paraId="586EDA36" w14:textId="77777777" w:rsidTr="0026199F">
        <w:trPr>
          <w:trHeight w:val="300"/>
        </w:trPr>
        <w:tc>
          <w:tcPr>
            <w:tcW w:w="5850" w:type="dxa"/>
            <w:shd w:val="clear" w:color="auto" w:fill="auto"/>
            <w:noWrap/>
            <w:vAlign w:val="bottom"/>
            <w:hideMark/>
          </w:tcPr>
          <w:p w14:paraId="3590CBC6"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Length + Wetland + Season + Length*Wetland</w:t>
            </w:r>
          </w:p>
        </w:tc>
        <w:tc>
          <w:tcPr>
            <w:tcW w:w="1000" w:type="dxa"/>
            <w:shd w:val="clear" w:color="auto" w:fill="auto"/>
            <w:noWrap/>
            <w:vAlign w:val="bottom"/>
            <w:hideMark/>
          </w:tcPr>
          <w:p w14:paraId="0EE63E67" w14:textId="5F4EB922"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528.824</w:t>
            </w:r>
          </w:p>
        </w:tc>
        <w:tc>
          <w:tcPr>
            <w:tcW w:w="980" w:type="dxa"/>
            <w:shd w:val="clear" w:color="auto" w:fill="auto"/>
            <w:noWrap/>
            <w:vAlign w:val="bottom"/>
            <w:hideMark/>
          </w:tcPr>
          <w:p w14:paraId="31F4B63B" w14:textId="19A09E29"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8.954</w:t>
            </w:r>
          </w:p>
        </w:tc>
        <w:tc>
          <w:tcPr>
            <w:tcW w:w="980" w:type="dxa"/>
            <w:shd w:val="clear" w:color="auto" w:fill="auto"/>
            <w:noWrap/>
            <w:vAlign w:val="bottom"/>
            <w:hideMark/>
          </w:tcPr>
          <w:p w14:paraId="13FFD3D9" w14:textId="5207DCB8"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0.005</w:t>
            </w:r>
          </w:p>
        </w:tc>
      </w:tr>
      <w:tr w:rsidR="005E6DDF" w:rsidRPr="00524172" w14:paraId="4386EF81" w14:textId="77777777" w:rsidTr="0026199F">
        <w:trPr>
          <w:trHeight w:val="300"/>
        </w:trPr>
        <w:tc>
          <w:tcPr>
            <w:tcW w:w="5850" w:type="dxa"/>
            <w:shd w:val="clear" w:color="auto" w:fill="auto"/>
            <w:noWrap/>
            <w:vAlign w:val="bottom"/>
            <w:hideMark/>
          </w:tcPr>
          <w:p w14:paraId="2FB6342B"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Transect + Wetland + Season + Length</w:t>
            </w:r>
          </w:p>
        </w:tc>
        <w:tc>
          <w:tcPr>
            <w:tcW w:w="1000" w:type="dxa"/>
            <w:shd w:val="clear" w:color="auto" w:fill="auto"/>
            <w:noWrap/>
            <w:vAlign w:val="bottom"/>
            <w:hideMark/>
          </w:tcPr>
          <w:p w14:paraId="7BFC1455" w14:textId="52E8FE12"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529.119</w:t>
            </w:r>
          </w:p>
        </w:tc>
        <w:tc>
          <w:tcPr>
            <w:tcW w:w="980" w:type="dxa"/>
            <w:shd w:val="clear" w:color="auto" w:fill="auto"/>
            <w:noWrap/>
            <w:vAlign w:val="bottom"/>
            <w:hideMark/>
          </w:tcPr>
          <w:p w14:paraId="10A5025C" w14:textId="60F83721"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9.248</w:t>
            </w:r>
          </w:p>
        </w:tc>
        <w:tc>
          <w:tcPr>
            <w:tcW w:w="980" w:type="dxa"/>
            <w:shd w:val="clear" w:color="auto" w:fill="auto"/>
            <w:noWrap/>
            <w:vAlign w:val="bottom"/>
            <w:hideMark/>
          </w:tcPr>
          <w:p w14:paraId="2558321B" w14:textId="010A0747"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0.004</w:t>
            </w:r>
          </w:p>
        </w:tc>
      </w:tr>
      <w:tr w:rsidR="005E6DDF" w:rsidRPr="00524172" w14:paraId="06593AD3" w14:textId="77777777" w:rsidTr="0026199F">
        <w:trPr>
          <w:trHeight w:val="300"/>
        </w:trPr>
        <w:tc>
          <w:tcPr>
            <w:tcW w:w="5850" w:type="dxa"/>
            <w:shd w:val="clear" w:color="auto" w:fill="auto"/>
            <w:noWrap/>
            <w:vAlign w:val="bottom"/>
            <w:hideMark/>
          </w:tcPr>
          <w:p w14:paraId="2A9EFC75"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Season + Wetland + Length + Season*Wetland</w:t>
            </w:r>
          </w:p>
        </w:tc>
        <w:tc>
          <w:tcPr>
            <w:tcW w:w="1000" w:type="dxa"/>
            <w:shd w:val="clear" w:color="auto" w:fill="auto"/>
            <w:noWrap/>
            <w:vAlign w:val="bottom"/>
            <w:hideMark/>
          </w:tcPr>
          <w:p w14:paraId="3047F11E" w14:textId="5B4F79AF"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529.546</w:t>
            </w:r>
          </w:p>
        </w:tc>
        <w:tc>
          <w:tcPr>
            <w:tcW w:w="980" w:type="dxa"/>
            <w:shd w:val="clear" w:color="auto" w:fill="auto"/>
            <w:noWrap/>
            <w:vAlign w:val="bottom"/>
            <w:hideMark/>
          </w:tcPr>
          <w:p w14:paraId="52F9D2DB" w14:textId="6E482939"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9.676</w:t>
            </w:r>
          </w:p>
        </w:tc>
        <w:tc>
          <w:tcPr>
            <w:tcW w:w="980" w:type="dxa"/>
            <w:shd w:val="clear" w:color="auto" w:fill="auto"/>
            <w:noWrap/>
            <w:vAlign w:val="bottom"/>
            <w:hideMark/>
          </w:tcPr>
          <w:p w14:paraId="551AF5EC" w14:textId="167DA5A3"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0.003</w:t>
            </w:r>
          </w:p>
        </w:tc>
      </w:tr>
      <w:tr w:rsidR="005E6DDF" w:rsidRPr="00524172" w14:paraId="0667204B" w14:textId="77777777" w:rsidTr="0026199F">
        <w:trPr>
          <w:trHeight w:val="300"/>
        </w:trPr>
        <w:tc>
          <w:tcPr>
            <w:tcW w:w="5850" w:type="dxa"/>
            <w:shd w:val="clear" w:color="auto" w:fill="auto"/>
            <w:noWrap/>
            <w:vAlign w:val="bottom"/>
            <w:hideMark/>
          </w:tcPr>
          <w:p w14:paraId="28326D32"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Season</w:t>
            </w:r>
          </w:p>
        </w:tc>
        <w:tc>
          <w:tcPr>
            <w:tcW w:w="1000" w:type="dxa"/>
            <w:shd w:val="clear" w:color="auto" w:fill="auto"/>
            <w:noWrap/>
            <w:vAlign w:val="bottom"/>
            <w:hideMark/>
          </w:tcPr>
          <w:p w14:paraId="3193E803" w14:textId="0492FA2B"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529.576</w:t>
            </w:r>
          </w:p>
        </w:tc>
        <w:tc>
          <w:tcPr>
            <w:tcW w:w="980" w:type="dxa"/>
            <w:shd w:val="clear" w:color="auto" w:fill="auto"/>
            <w:noWrap/>
            <w:vAlign w:val="bottom"/>
            <w:hideMark/>
          </w:tcPr>
          <w:p w14:paraId="1238948F" w14:textId="6AF96F0B"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9.706</w:t>
            </w:r>
          </w:p>
        </w:tc>
        <w:tc>
          <w:tcPr>
            <w:tcW w:w="980" w:type="dxa"/>
            <w:shd w:val="clear" w:color="auto" w:fill="auto"/>
            <w:noWrap/>
            <w:vAlign w:val="bottom"/>
            <w:hideMark/>
          </w:tcPr>
          <w:p w14:paraId="1FA7E0C8" w14:textId="0CE5242E"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0.003</w:t>
            </w:r>
          </w:p>
        </w:tc>
      </w:tr>
      <w:tr w:rsidR="005E6DDF" w:rsidRPr="00524172" w14:paraId="6C3B7650" w14:textId="77777777" w:rsidTr="0026199F">
        <w:trPr>
          <w:trHeight w:val="300"/>
        </w:trPr>
        <w:tc>
          <w:tcPr>
            <w:tcW w:w="5850" w:type="dxa"/>
            <w:shd w:val="clear" w:color="auto" w:fill="auto"/>
            <w:noWrap/>
            <w:vAlign w:val="bottom"/>
            <w:hideMark/>
          </w:tcPr>
          <w:p w14:paraId="3D4E833C"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Wetland</w:t>
            </w:r>
          </w:p>
        </w:tc>
        <w:tc>
          <w:tcPr>
            <w:tcW w:w="1000" w:type="dxa"/>
            <w:shd w:val="clear" w:color="auto" w:fill="auto"/>
            <w:noWrap/>
            <w:vAlign w:val="bottom"/>
            <w:hideMark/>
          </w:tcPr>
          <w:p w14:paraId="080D7229" w14:textId="03C36225"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529.771</w:t>
            </w:r>
          </w:p>
        </w:tc>
        <w:tc>
          <w:tcPr>
            <w:tcW w:w="980" w:type="dxa"/>
            <w:shd w:val="clear" w:color="auto" w:fill="auto"/>
            <w:noWrap/>
            <w:vAlign w:val="bottom"/>
            <w:hideMark/>
          </w:tcPr>
          <w:p w14:paraId="06E14ED0" w14:textId="775945F4"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9.900</w:t>
            </w:r>
          </w:p>
        </w:tc>
        <w:tc>
          <w:tcPr>
            <w:tcW w:w="980" w:type="dxa"/>
            <w:shd w:val="clear" w:color="auto" w:fill="auto"/>
            <w:noWrap/>
            <w:vAlign w:val="bottom"/>
            <w:hideMark/>
          </w:tcPr>
          <w:p w14:paraId="0C9932B8" w14:textId="6FFE288F"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0.003</w:t>
            </w:r>
          </w:p>
        </w:tc>
      </w:tr>
      <w:tr w:rsidR="005E6DDF" w:rsidRPr="00524172" w14:paraId="0728B1D8" w14:textId="77777777" w:rsidTr="0026199F">
        <w:trPr>
          <w:trHeight w:val="300"/>
        </w:trPr>
        <w:tc>
          <w:tcPr>
            <w:tcW w:w="5850" w:type="dxa"/>
            <w:shd w:val="clear" w:color="auto" w:fill="auto"/>
            <w:noWrap/>
            <w:vAlign w:val="bottom"/>
            <w:hideMark/>
          </w:tcPr>
          <w:p w14:paraId="4036C11D"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Transect + Length + Transect*Length</w:t>
            </w:r>
          </w:p>
        </w:tc>
        <w:tc>
          <w:tcPr>
            <w:tcW w:w="1000" w:type="dxa"/>
            <w:shd w:val="clear" w:color="auto" w:fill="auto"/>
            <w:noWrap/>
            <w:vAlign w:val="bottom"/>
            <w:hideMark/>
          </w:tcPr>
          <w:p w14:paraId="0F9B5EAA" w14:textId="78FBD628"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529.844</w:t>
            </w:r>
          </w:p>
        </w:tc>
        <w:tc>
          <w:tcPr>
            <w:tcW w:w="980" w:type="dxa"/>
            <w:shd w:val="clear" w:color="auto" w:fill="auto"/>
            <w:noWrap/>
            <w:vAlign w:val="bottom"/>
            <w:hideMark/>
          </w:tcPr>
          <w:p w14:paraId="568B4D2A" w14:textId="55C47DE8"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9.973</w:t>
            </w:r>
          </w:p>
        </w:tc>
        <w:tc>
          <w:tcPr>
            <w:tcW w:w="980" w:type="dxa"/>
            <w:shd w:val="clear" w:color="auto" w:fill="auto"/>
            <w:noWrap/>
            <w:vAlign w:val="bottom"/>
            <w:hideMark/>
          </w:tcPr>
          <w:p w14:paraId="391C20F2" w14:textId="362A8FE7"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0.003</w:t>
            </w:r>
          </w:p>
        </w:tc>
      </w:tr>
      <w:tr w:rsidR="005E6DDF" w:rsidRPr="00524172" w14:paraId="6C17CE8E" w14:textId="77777777" w:rsidTr="0026199F">
        <w:trPr>
          <w:trHeight w:val="300"/>
        </w:trPr>
        <w:tc>
          <w:tcPr>
            <w:tcW w:w="5850" w:type="dxa"/>
            <w:shd w:val="clear" w:color="auto" w:fill="auto"/>
            <w:noWrap/>
            <w:vAlign w:val="bottom"/>
            <w:hideMark/>
          </w:tcPr>
          <w:p w14:paraId="3F3B5B59"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Length</w:t>
            </w:r>
          </w:p>
        </w:tc>
        <w:tc>
          <w:tcPr>
            <w:tcW w:w="1000" w:type="dxa"/>
            <w:shd w:val="clear" w:color="auto" w:fill="auto"/>
            <w:noWrap/>
            <w:vAlign w:val="bottom"/>
            <w:hideMark/>
          </w:tcPr>
          <w:p w14:paraId="632C41CB" w14:textId="28B9810D"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529.982</w:t>
            </w:r>
          </w:p>
        </w:tc>
        <w:tc>
          <w:tcPr>
            <w:tcW w:w="980" w:type="dxa"/>
            <w:shd w:val="clear" w:color="auto" w:fill="auto"/>
            <w:noWrap/>
            <w:vAlign w:val="bottom"/>
            <w:hideMark/>
          </w:tcPr>
          <w:p w14:paraId="33E4E822" w14:textId="4AD6B737"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10.112</w:t>
            </w:r>
          </w:p>
        </w:tc>
        <w:tc>
          <w:tcPr>
            <w:tcW w:w="980" w:type="dxa"/>
            <w:shd w:val="clear" w:color="auto" w:fill="auto"/>
            <w:noWrap/>
            <w:vAlign w:val="bottom"/>
            <w:hideMark/>
          </w:tcPr>
          <w:p w14:paraId="6FAA1C97" w14:textId="625DE611"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0.003</w:t>
            </w:r>
          </w:p>
        </w:tc>
      </w:tr>
      <w:tr w:rsidR="005E6DDF" w:rsidRPr="00524172" w14:paraId="4B1831AB" w14:textId="77777777" w:rsidTr="0026199F">
        <w:trPr>
          <w:trHeight w:val="300"/>
        </w:trPr>
        <w:tc>
          <w:tcPr>
            <w:tcW w:w="5850" w:type="dxa"/>
            <w:shd w:val="clear" w:color="auto" w:fill="auto"/>
            <w:noWrap/>
            <w:vAlign w:val="bottom"/>
            <w:hideMark/>
          </w:tcPr>
          <w:p w14:paraId="685C079B"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Transect + Season</w:t>
            </w:r>
          </w:p>
        </w:tc>
        <w:tc>
          <w:tcPr>
            <w:tcW w:w="1000" w:type="dxa"/>
            <w:shd w:val="clear" w:color="auto" w:fill="auto"/>
            <w:noWrap/>
            <w:vAlign w:val="bottom"/>
            <w:hideMark/>
          </w:tcPr>
          <w:p w14:paraId="2D9CC669" w14:textId="61794D50"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530.487</w:t>
            </w:r>
          </w:p>
        </w:tc>
        <w:tc>
          <w:tcPr>
            <w:tcW w:w="980" w:type="dxa"/>
            <w:shd w:val="clear" w:color="auto" w:fill="auto"/>
            <w:noWrap/>
            <w:vAlign w:val="bottom"/>
            <w:hideMark/>
          </w:tcPr>
          <w:p w14:paraId="727482B5" w14:textId="2ED88285"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10.617</w:t>
            </w:r>
          </w:p>
        </w:tc>
        <w:tc>
          <w:tcPr>
            <w:tcW w:w="980" w:type="dxa"/>
            <w:shd w:val="clear" w:color="auto" w:fill="auto"/>
            <w:noWrap/>
            <w:vAlign w:val="bottom"/>
            <w:hideMark/>
          </w:tcPr>
          <w:p w14:paraId="7AC74E6A" w14:textId="6DE37565"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0.002</w:t>
            </w:r>
          </w:p>
        </w:tc>
      </w:tr>
      <w:tr w:rsidR="005E6DDF" w:rsidRPr="00524172" w14:paraId="5F3663A9" w14:textId="77777777" w:rsidTr="0026199F">
        <w:trPr>
          <w:trHeight w:val="300"/>
        </w:trPr>
        <w:tc>
          <w:tcPr>
            <w:tcW w:w="5850" w:type="dxa"/>
            <w:shd w:val="clear" w:color="auto" w:fill="auto"/>
            <w:noWrap/>
            <w:vAlign w:val="bottom"/>
            <w:hideMark/>
          </w:tcPr>
          <w:p w14:paraId="7A363C04"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Transect + Wetland + Season</w:t>
            </w:r>
          </w:p>
        </w:tc>
        <w:tc>
          <w:tcPr>
            <w:tcW w:w="1000" w:type="dxa"/>
            <w:shd w:val="clear" w:color="auto" w:fill="auto"/>
            <w:noWrap/>
            <w:vAlign w:val="bottom"/>
            <w:hideMark/>
          </w:tcPr>
          <w:p w14:paraId="0DA96FED" w14:textId="20A7E2BC"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530.704</w:t>
            </w:r>
          </w:p>
        </w:tc>
        <w:tc>
          <w:tcPr>
            <w:tcW w:w="980" w:type="dxa"/>
            <w:shd w:val="clear" w:color="auto" w:fill="auto"/>
            <w:noWrap/>
            <w:vAlign w:val="bottom"/>
            <w:hideMark/>
          </w:tcPr>
          <w:p w14:paraId="38377DFC" w14:textId="4082732D"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10.834</w:t>
            </w:r>
          </w:p>
        </w:tc>
        <w:tc>
          <w:tcPr>
            <w:tcW w:w="980" w:type="dxa"/>
            <w:shd w:val="clear" w:color="auto" w:fill="auto"/>
            <w:noWrap/>
            <w:vAlign w:val="bottom"/>
            <w:hideMark/>
          </w:tcPr>
          <w:p w14:paraId="43E910CD" w14:textId="1B6BEDBE"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0.002</w:t>
            </w:r>
          </w:p>
        </w:tc>
      </w:tr>
      <w:tr w:rsidR="005E6DDF" w:rsidRPr="00524172" w14:paraId="2C786D62" w14:textId="77777777" w:rsidTr="0026199F">
        <w:trPr>
          <w:trHeight w:val="300"/>
        </w:trPr>
        <w:tc>
          <w:tcPr>
            <w:tcW w:w="5850" w:type="dxa"/>
            <w:shd w:val="clear" w:color="auto" w:fill="auto"/>
            <w:noWrap/>
            <w:vAlign w:val="bottom"/>
            <w:hideMark/>
          </w:tcPr>
          <w:p w14:paraId="449A2668"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Length + Wetland</w:t>
            </w:r>
          </w:p>
        </w:tc>
        <w:tc>
          <w:tcPr>
            <w:tcW w:w="1000" w:type="dxa"/>
            <w:shd w:val="clear" w:color="auto" w:fill="auto"/>
            <w:noWrap/>
            <w:vAlign w:val="bottom"/>
            <w:hideMark/>
          </w:tcPr>
          <w:p w14:paraId="68C03FB7" w14:textId="20331B94"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531.284</w:t>
            </w:r>
          </w:p>
        </w:tc>
        <w:tc>
          <w:tcPr>
            <w:tcW w:w="980" w:type="dxa"/>
            <w:shd w:val="clear" w:color="auto" w:fill="auto"/>
            <w:noWrap/>
            <w:vAlign w:val="bottom"/>
            <w:hideMark/>
          </w:tcPr>
          <w:p w14:paraId="32594AD0" w14:textId="4C7EE8F6"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11.413</w:t>
            </w:r>
          </w:p>
        </w:tc>
        <w:tc>
          <w:tcPr>
            <w:tcW w:w="980" w:type="dxa"/>
            <w:shd w:val="clear" w:color="auto" w:fill="auto"/>
            <w:noWrap/>
            <w:vAlign w:val="bottom"/>
            <w:hideMark/>
          </w:tcPr>
          <w:p w14:paraId="2697E6A7" w14:textId="37F7F1E2"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0.001</w:t>
            </w:r>
          </w:p>
        </w:tc>
      </w:tr>
      <w:tr w:rsidR="005E6DDF" w:rsidRPr="00524172" w14:paraId="5A5FCFC2" w14:textId="77777777" w:rsidTr="0026199F">
        <w:trPr>
          <w:trHeight w:val="300"/>
        </w:trPr>
        <w:tc>
          <w:tcPr>
            <w:tcW w:w="5850" w:type="dxa"/>
            <w:shd w:val="clear" w:color="auto" w:fill="auto"/>
            <w:noWrap/>
            <w:vAlign w:val="bottom"/>
            <w:hideMark/>
          </w:tcPr>
          <w:p w14:paraId="230924D7" w14:textId="0CF09E6C"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Season + Wetland + Season*Wetland</w:t>
            </w:r>
          </w:p>
        </w:tc>
        <w:tc>
          <w:tcPr>
            <w:tcW w:w="1000" w:type="dxa"/>
            <w:shd w:val="clear" w:color="auto" w:fill="auto"/>
            <w:noWrap/>
            <w:vAlign w:val="bottom"/>
            <w:hideMark/>
          </w:tcPr>
          <w:p w14:paraId="30D71696" w14:textId="341E2F11"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531.438</w:t>
            </w:r>
          </w:p>
        </w:tc>
        <w:tc>
          <w:tcPr>
            <w:tcW w:w="980" w:type="dxa"/>
            <w:shd w:val="clear" w:color="auto" w:fill="auto"/>
            <w:noWrap/>
            <w:vAlign w:val="bottom"/>
            <w:hideMark/>
          </w:tcPr>
          <w:p w14:paraId="468A4119" w14:textId="7AC2A791"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11.567</w:t>
            </w:r>
          </w:p>
        </w:tc>
        <w:tc>
          <w:tcPr>
            <w:tcW w:w="980" w:type="dxa"/>
            <w:shd w:val="clear" w:color="auto" w:fill="auto"/>
            <w:noWrap/>
            <w:vAlign w:val="bottom"/>
            <w:hideMark/>
          </w:tcPr>
          <w:p w14:paraId="40F0364C" w14:textId="4E1B2AD5"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0.001</w:t>
            </w:r>
          </w:p>
        </w:tc>
      </w:tr>
      <w:tr w:rsidR="005E6DDF" w:rsidRPr="00524172" w14:paraId="2A1BCD11" w14:textId="77777777" w:rsidTr="0026199F">
        <w:trPr>
          <w:trHeight w:val="300"/>
        </w:trPr>
        <w:tc>
          <w:tcPr>
            <w:tcW w:w="5850" w:type="dxa"/>
            <w:shd w:val="clear" w:color="auto" w:fill="auto"/>
            <w:noWrap/>
            <w:vAlign w:val="bottom"/>
            <w:hideMark/>
          </w:tcPr>
          <w:p w14:paraId="28B230A0"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Transect + Length</w:t>
            </w:r>
          </w:p>
        </w:tc>
        <w:tc>
          <w:tcPr>
            <w:tcW w:w="1000" w:type="dxa"/>
            <w:shd w:val="clear" w:color="auto" w:fill="auto"/>
            <w:noWrap/>
            <w:vAlign w:val="bottom"/>
            <w:hideMark/>
          </w:tcPr>
          <w:p w14:paraId="57003A39" w14:textId="5A8D373E"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531.829</w:t>
            </w:r>
          </w:p>
        </w:tc>
        <w:tc>
          <w:tcPr>
            <w:tcW w:w="980" w:type="dxa"/>
            <w:shd w:val="clear" w:color="auto" w:fill="auto"/>
            <w:noWrap/>
            <w:vAlign w:val="bottom"/>
            <w:hideMark/>
          </w:tcPr>
          <w:p w14:paraId="3EC67D37" w14:textId="20A56831"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11.959</w:t>
            </w:r>
          </w:p>
        </w:tc>
        <w:tc>
          <w:tcPr>
            <w:tcW w:w="980" w:type="dxa"/>
            <w:shd w:val="clear" w:color="auto" w:fill="auto"/>
            <w:noWrap/>
            <w:vAlign w:val="bottom"/>
            <w:hideMark/>
          </w:tcPr>
          <w:p w14:paraId="5FBE7F05" w14:textId="46F7EACE"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0.001</w:t>
            </w:r>
          </w:p>
        </w:tc>
      </w:tr>
      <w:tr w:rsidR="005E6DDF" w:rsidRPr="00524172" w14:paraId="0940390D" w14:textId="77777777" w:rsidTr="0026199F">
        <w:trPr>
          <w:trHeight w:val="300"/>
        </w:trPr>
        <w:tc>
          <w:tcPr>
            <w:tcW w:w="5850" w:type="dxa"/>
            <w:shd w:val="clear" w:color="auto" w:fill="auto"/>
            <w:noWrap/>
            <w:vAlign w:val="bottom"/>
            <w:hideMark/>
          </w:tcPr>
          <w:p w14:paraId="0796CE62"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Transect + Season + Transect*Season</w:t>
            </w:r>
          </w:p>
        </w:tc>
        <w:tc>
          <w:tcPr>
            <w:tcW w:w="1000" w:type="dxa"/>
            <w:shd w:val="clear" w:color="auto" w:fill="auto"/>
            <w:noWrap/>
            <w:vAlign w:val="bottom"/>
            <w:hideMark/>
          </w:tcPr>
          <w:p w14:paraId="3F784AD6" w14:textId="4C4021D9"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531.998</w:t>
            </w:r>
          </w:p>
        </w:tc>
        <w:tc>
          <w:tcPr>
            <w:tcW w:w="980" w:type="dxa"/>
            <w:shd w:val="clear" w:color="auto" w:fill="auto"/>
            <w:noWrap/>
            <w:vAlign w:val="bottom"/>
            <w:hideMark/>
          </w:tcPr>
          <w:p w14:paraId="04DBC74B" w14:textId="0E800DD0"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12.128</w:t>
            </w:r>
          </w:p>
        </w:tc>
        <w:tc>
          <w:tcPr>
            <w:tcW w:w="980" w:type="dxa"/>
            <w:shd w:val="clear" w:color="auto" w:fill="auto"/>
            <w:noWrap/>
            <w:vAlign w:val="bottom"/>
            <w:hideMark/>
          </w:tcPr>
          <w:p w14:paraId="7E7929A9" w14:textId="1BD9CDB4"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0.001</w:t>
            </w:r>
          </w:p>
        </w:tc>
      </w:tr>
      <w:tr w:rsidR="005E6DDF" w:rsidRPr="00524172" w14:paraId="21651F76" w14:textId="77777777" w:rsidTr="0026199F">
        <w:trPr>
          <w:trHeight w:val="300"/>
        </w:trPr>
        <w:tc>
          <w:tcPr>
            <w:tcW w:w="5850" w:type="dxa"/>
            <w:shd w:val="clear" w:color="auto" w:fill="auto"/>
            <w:noWrap/>
            <w:vAlign w:val="bottom"/>
            <w:hideMark/>
          </w:tcPr>
          <w:p w14:paraId="7FD9568D"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Length + Wetland + Length*Wetland</w:t>
            </w:r>
          </w:p>
        </w:tc>
        <w:tc>
          <w:tcPr>
            <w:tcW w:w="1000" w:type="dxa"/>
            <w:shd w:val="clear" w:color="auto" w:fill="auto"/>
            <w:noWrap/>
            <w:vAlign w:val="bottom"/>
            <w:hideMark/>
          </w:tcPr>
          <w:p w14:paraId="4FDA4D37" w14:textId="7D295CE6"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532.028</w:t>
            </w:r>
          </w:p>
        </w:tc>
        <w:tc>
          <w:tcPr>
            <w:tcW w:w="980" w:type="dxa"/>
            <w:shd w:val="clear" w:color="auto" w:fill="auto"/>
            <w:noWrap/>
            <w:vAlign w:val="bottom"/>
            <w:hideMark/>
          </w:tcPr>
          <w:p w14:paraId="04D129B3" w14:textId="780D2B84"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12.158</w:t>
            </w:r>
          </w:p>
        </w:tc>
        <w:tc>
          <w:tcPr>
            <w:tcW w:w="980" w:type="dxa"/>
            <w:shd w:val="clear" w:color="auto" w:fill="auto"/>
            <w:noWrap/>
            <w:vAlign w:val="bottom"/>
            <w:hideMark/>
          </w:tcPr>
          <w:p w14:paraId="67396F06" w14:textId="620F2EBB"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0.001</w:t>
            </w:r>
          </w:p>
        </w:tc>
      </w:tr>
      <w:tr w:rsidR="005E6DDF" w:rsidRPr="00524172" w14:paraId="26A15ED9" w14:textId="77777777" w:rsidTr="0026199F">
        <w:trPr>
          <w:trHeight w:val="300"/>
        </w:trPr>
        <w:tc>
          <w:tcPr>
            <w:tcW w:w="5850" w:type="dxa"/>
            <w:shd w:val="clear" w:color="auto" w:fill="auto"/>
            <w:noWrap/>
            <w:vAlign w:val="bottom"/>
            <w:hideMark/>
          </w:tcPr>
          <w:p w14:paraId="3F74A305"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 xml:space="preserve">Transect + Wetland + Length </w:t>
            </w:r>
          </w:p>
        </w:tc>
        <w:tc>
          <w:tcPr>
            <w:tcW w:w="1000" w:type="dxa"/>
            <w:shd w:val="clear" w:color="auto" w:fill="auto"/>
            <w:noWrap/>
            <w:vAlign w:val="bottom"/>
            <w:hideMark/>
          </w:tcPr>
          <w:p w14:paraId="789ED6A6" w14:textId="103230C4"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533.135</w:t>
            </w:r>
          </w:p>
        </w:tc>
        <w:tc>
          <w:tcPr>
            <w:tcW w:w="980" w:type="dxa"/>
            <w:shd w:val="clear" w:color="auto" w:fill="auto"/>
            <w:noWrap/>
            <w:vAlign w:val="bottom"/>
            <w:hideMark/>
          </w:tcPr>
          <w:p w14:paraId="009D845C" w14:textId="4FCD3E09"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13.265</w:t>
            </w:r>
          </w:p>
        </w:tc>
        <w:tc>
          <w:tcPr>
            <w:tcW w:w="980" w:type="dxa"/>
            <w:shd w:val="clear" w:color="auto" w:fill="auto"/>
            <w:noWrap/>
            <w:vAlign w:val="bottom"/>
            <w:hideMark/>
          </w:tcPr>
          <w:p w14:paraId="35EB802F" w14:textId="7A024C7F"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0.001</w:t>
            </w:r>
          </w:p>
        </w:tc>
      </w:tr>
      <w:tr w:rsidR="005E6DDF" w:rsidRPr="00524172" w14:paraId="2CEF86CB" w14:textId="77777777" w:rsidTr="0026199F">
        <w:trPr>
          <w:trHeight w:val="300"/>
        </w:trPr>
        <w:tc>
          <w:tcPr>
            <w:tcW w:w="5850" w:type="dxa"/>
            <w:shd w:val="clear" w:color="auto" w:fill="auto"/>
            <w:noWrap/>
            <w:vAlign w:val="bottom"/>
            <w:hideMark/>
          </w:tcPr>
          <w:p w14:paraId="4CB3336C"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Length + Wetland + Season</w:t>
            </w:r>
          </w:p>
        </w:tc>
        <w:tc>
          <w:tcPr>
            <w:tcW w:w="1000" w:type="dxa"/>
            <w:shd w:val="clear" w:color="auto" w:fill="auto"/>
            <w:noWrap/>
            <w:vAlign w:val="bottom"/>
            <w:hideMark/>
          </w:tcPr>
          <w:p w14:paraId="11C88B35" w14:textId="6AA81A66"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534.472</w:t>
            </w:r>
          </w:p>
        </w:tc>
        <w:tc>
          <w:tcPr>
            <w:tcW w:w="980" w:type="dxa"/>
            <w:shd w:val="clear" w:color="auto" w:fill="auto"/>
            <w:noWrap/>
            <w:vAlign w:val="bottom"/>
            <w:hideMark/>
          </w:tcPr>
          <w:p w14:paraId="559122FB" w14:textId="650B9409"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14.601</w:t>
            </w:r>
          </w:p>
        </w:tc>
        <w:tc>
          <w:tcPr>
            <w:tcW w:w="980" w:type="dxa"/>
            <w:shd w:val="clear" w:color="auto" w:fill="auto"/>
            <w:noWrap/>
            <w:vAlign w:val="bottom"/>
            <w:hideMark/>
          </w:tcPr>
          <w:p w14:paraId="3BF7CFE6" w14:textId="5D962BC2"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0.000</w:t>
            </w:r>
          </w:p>
        </w:tc>
      </w:tr>
      <w:tr w:rsidR="005E6DDF" w:rsidRPr="00524172" w14:paraId="790B5946" w14:textId="77777777" w:rsidTr="0026199F">
        <w:trPr>
          <w:trHeight w:val="300"/>
        </w:trPr>
        <w:tc>
          <w:tcPr>
            <w:tcW w:w="5850" w:type="dxa"/>
            <w:shd w:val="clear" w:color="auto" w:fill="auto"/>
            <w:noWrap/>
            <w:vAlign w:val="bottom"/>
            <w:hideMark/>
          </w:tcPr>
          <w:p w14:paraId="7C12E439"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Transect</w:t>
            </w:r>
          </w:p>
        </w:tc>
        <w:tc>
          <w:tcPr>
            <w:tcW w:w="1000" w:type="dxa"/>
            <w:shd w:val="clear" w:color="auto" w:fill="auto"/>
            <w:noWrap/>
            <w:vAlign w:val="bottom"/>
            <w:hideMark/>
          </w:tcPr>
          <w:p w14:paraId="7BCA4DAC" w14:textId="2335AF3E"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535.316</w:t>
            </w:r>
          </w:p>
        </w:tc>
        <w:tc>
          <w:tcPr>
            <w:tcW w:w="980" w:type="dxa"/>
            <w:shd w:val="clear" w:color="auto" w:fill="auto"/>
            <w:noWrap/>
            <w:vAlign w:val="bottom"/>
            <w:hideMark/>
          </w:tcPr>
          <w:p w14:paraId="1B12C024" w14:textId="103C85F9"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15.446</w:t>
            </w:r>
          </w:p>
        </w:tc>
        <w:tc>
          <w:tcPr>
            <w:tcW w:w="980" w:type="dxa"/>
            <w:shd w:val="clear" w:color="auto" w:fill="auto"/>
            <w:noWrap/>
            <w:vAlign w:val="bottom"/>
            <w:hideMark/>
          </w:tcPr>
          <w:p w14:paraId="3961D3E9" w14:textId="1437E755"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0.000</w:t>
            </w:r>
          </w:p>
        </w:tc>
      </w:tr>
      <w:tr w:rsidR="005E6DDF" w:rsidRPr="00524172" w14:paraId="246054BE" w14:textId="77777777" w:rsidTr="0026199F">
        <w:trPr>
          <w:trHeight w:val="300"/>
        </w:trPr>
        <w:tc>
          <w:tcPr>
            <w:tcW w:w="5850" w:type="dxa"/>
            <w:shd w:val="clear" w:color="auto" w:fill="auto"/>
            <w:noWrap/>
            <w:vAlign w:val="bottom"/>
            <w:hideMark/>
          </w:tcPr>
          <w:p w14:paraId="436CC525"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Transect + Wetland</w:t>
            </w:r>
          </w:p>
        </w:tc>
        <w:tc>
          <w:tcPr>
            <w:tcW w:w="1000" w:type="dxa"/>
            <w:shd w:val="clear" w:color="auto" w:fill="auto"/>
            <w:noWrap/>
            <w:vAlign w:val="bottom"/>
            <w:hideMark/>
          </w:tcPr>
          <w:p w14:paraId="3ED3F9E1" w14:textId="38FCFD02"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535.997</w:t>
            </w:r>
          </w:p>
        </w:tc>
        <w:tc>
          <w:tcPr>
            <w:tcW w:w="980" w:type="dxa"/>
            <w:shd w:val="clear" w:color="auto" w:fill="auto"/>
            <w:noWrap/>
            <w:vAlign w:val="bottom"/>
            <w:hideMark/>
          </w:tcPr>
          <w:p w14:paraId="6525F39E" w14:textId="278966EC"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16.127</w:t>
            </w:r>
          </w:p>
        </w:tc>
        <w:tc>
          <w:tcPr>
            <w:tcW w:w="980" w:type="dxa"/>
            <w:shd w:val="clear" w:color="auto" w:fill="auto"/>
            <w:noWrap/>
            <w:vAlign w:val="bottom"/>
            <w:hideMark/>
          </w:tcPr>
          <w:p w14:paraId="7BFFEE27" w14:textId="3830F363"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0.000</w:t>
            </w:r>
          </w:p>
        </w:tc>
      </w:tr>
      <w:tr w:rsidR="005E6DDF" w:rsidRPr="00524172" w14:paraId="319B5DF3" w14:textId="77777777" w:rsidTr="0026199F">
        <w:trPr>
          <w:trHeight w:val="300"/>
        </w:trPr>
        <w:tc>
          <w:tcPr>
            <w:tcW w:w="5850" w:type="dxa"/>
            <w:shd w:val="clear" w:color="auto" w:fill="auto"/>
            <w:noWrap/>
            <w:vAlign w:val="bottom"/>
            <w:hideMark/>
          </w:tcPr>
          <w:p w14:paraId="1E9FB931" w14:textId="77777777" w:rsidR="005E6DDF" w:rsidRPr="00524172" w:rsidRDefault="005E6DDF" w:rsidP="005E6DDF">
            <w:pPr>
              <w:spacing w:line="240" w:lineRule="auto"/>
              <w:rPr>
                <w:rFonts w:eastAsia="Times New Roman" w:cs="Times New Roman"/>
                <w:color w:val="000000"/>
                <w:szCs w:val="24"/>
              </w:rPr>
            </w:pPr>
            <w:r w:rsidRPr="00524172">
              <w:rPr>
                <w:rFonts w:eastAsia="Times New Roman" w:cs="Times New Roman"/>
                <w:color w:val="000000"/>
                <w:szCs w:val="24"/>
              </w:rPr>
              <w:t>Transect + Wetland + Transect*Wetland</w:t>
            </w:r>
          </w:p>
        </w:tc>
        <w:tc>
          <w:tcPr>
            <w:tcW w:w="1000" w:type="dxa"/>
            <w:shd w:val="clear" w:color="auto" w:fill="auto"/>
            <w:noWrap/>
            <w:vAlign w:val="bottom"/>
            <w:hideMark/>
          </w:tcPr>
          <w:p w14:paraId="7090612B" w14:textId="1D71E0E0"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537.412</w:t>
            </w:r>
          </w:p>
        </w:tc>
        <w:tc>
          <w:tcPr>
            <w:tcW w:w="980" w:type="dxa"/>
            <w:shd w:val="clear" w:color="auto" w:fill="auto"/>
            <w:noWrap/>
            <w:vAlign w:val="bottom"/>
            <w:hideMark/>
          </w:tcPr>
          <w:p w14:paraId="6DEC9CB0" w14:textId="2B4180D5"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17.542</w:t>
            </w:r>
          </w:p>
        </w:tc>
        <w:tc>
          <w:tcPr>
            <w:tcW w:w="980" w:type="dxa"/>
            <w:shd w:val="clear" w:color="auto" w:fill="auto"/>
            <w:noWrap/>
            <w:vAlign w:val="bottom"/>
            <w:hideMark/>
          </w:tcPr>
          <w:p w14:paraId="294405B3" w14:textId="6F9B9D00" w:rsidR="005E6DDF" w:rsidRPr="00524172" w:rsidRDefault="005E6DDF" w:rsidP="005E6DDF">
            <w:pPr>
              <w:spacing w:line="240" w:lineRule="auto"/>
              <w:jc w:val="right"/>
              <w:rPr>
                <w:rFonts w:eastAsia="Times New Roman" w:cs="Times New Roman"/>
                <w:color w:val="000000"/>
                <w:szCs w:val="24"/>
              </w:rPr>
            </w:pPr>
            <w:r w:rsidRPr="00524172">
              <w:rPr>
                <w:rFonts w:cs="Times New Roman"/>
                <w:color w:val="000000"/>
                <w:szCs w:val="24"/>
              </w:rPr>
              <w:t>0.000</w:t>
            </w:r>
          </w:p>
        </w:tc>
      </w:tr>
    </w:tbl>
    <w:p w14:paraId="1CD83577" w14:textId="64764F24" w:rsidR="005F6C24" w:rsidRPr="00524172" w:rsidRDefault="005F6C24" w:rsidP="006F4781">
      <w:pPr>
        <w:pStyle w:val="NATESTYLE1CommonCollege"/>
        <w:spacing w:after="240" w:line="360" w:lineRule="auto"/>
      </w:pPr>
    </w:p>
    <w:p w14:paraId="0C1240CB" w14:textId="77777777" w:rsidR="00484FBF" w:rsidRDefault="00484FBF" w:rsidP="006F4781">
      <w:pPr>
        <w:pStyle w:val="NATESTYLE1CommonCollege"/>
        <w:spacing w:after="240" w:line="360" w:lineRule="auto"/>
        <w:sectPr w:rsidR="00484FBF" w:rsidSect="000953E5">
          <w:pgSz w:w="12240" w:h="15840"/>
          <w:pgMar w:top="1440" w:right="1440" w:bottom="1440" w:left="1440" w:header="720" w:footer="720" w:gutter="0"/>
          <w:lnNumType w:countBy="1" w:restart="continuous"/>
          <w:cols w:space="720"/>
          <w:docGrid w:linePitch="360"/>
        </w:sectPr>
      </w:pPr>
      <w:bookmarkStart w:id="1007" w:name="_Hlk98960098"/>
      <w:bookmarkEnd w:id="1006"/>
    </w:p>
    <w:p w14:paraId="534DBE13" w14:textId="77777777" w:rsidR="00901BDA" w:rsidRDefault="00901BDA" w:rsidP="006F4781">
      <w:pPr>
        <w:pStyle w:val="NATESTYLE1CommonCollege"/>
        <w:spacing w:after="240" w:line="360" w:lineRule="auto"/>
        <w:rPr>
          <w:noProof/>
        </w:rPr>
      </w:pPr>
    </w:p>
    <w:p w14:paraId="4C1BBE9A" w14:textId="00E7AFBE" w:rsidR="00484FBF" w:rsidRDefault="00901BDA" w:rsidP="006F4781">
      <w:pPr>
        <w:pStyle w:val="NATESTYLE1CommonCollege"/>
        <w:spacing w:after="240" w:line="360" w:lineRule="auto"/>
      </w:pPr>
      <w:r>
        <w:rPr>
          <w:noProof/>
        </w:rPr>
        <w:drawing>
          <wp:inline distT="0" distB="0" distL="0" distR="0" wp14:anchorId="1E134B1B" wp14:editId="04DC1497">
            <wp:extent cx="5811287" cy="3970020"/>
            <wp:effectExtent l="0" t="0" r="0" b="0"/>
            <wp:docPr id="2" name="Picture 2" descr="A collage of different views of l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llage of different views of land&#10;&#10;Description automatically generated"/>
                    <pic:cNvPicPr/>
                  </pic:nvPicPr>
                  <pic:blipFill rotWithShape="1">
                    <a:blip r:embed="rId16" cstate="print">
                      <a:extLst>
                        <a:ext uri="{28A0092B-C50C-407E-A947-70E740481C1C}">
                          <a14:useLocalDpi xmlns:a14="http://schemas.microsoft.com/office/drawing/2010/main" val="0"/>
                        </a:ext>
                      </a:extLst>
                    </a:blip>
                    <a:srcRect r="27436"/>
                    <a:stretch/>
                  </pic:blipFill>
                  <pic:spPr bwMode="auto">
                    <a:xfrm>
                      <a:off x="0" y="0"/>
                      <a:ext cx="5824666" cy="3979160"/>
                    </a:xfrm>
                    <a:prstGeom prst="rect">
                      <a:avLst/>
                    </a:prstGeom>
                    <a:ln>
                      <a:noFill/>
                    </a:ln>
                    <a:extLst>
                      <a:ext uri="{53640926-AAD7-44D8-BBD7-CCE9431645EC}">
                        <a14:shadowObscured xmlns:a14="http://schemas.microsoft.com/office/drawing/2010/main"/>
                      </a:ext>
                    </a:extLst>
                  </pic:spPr>
                </pic:pic>
              </a:graphicData>
            </a:graphic>
          </wp:inline>
        </w:drawing>
      </w:r>
    </w:p>
    <w:p w14:paraId="1F9023AD" w14:textId="703B3AD6" w:rsidR="00E20C3D" w:rsidRDefault="0044756F" w:rsidP="006F4781">
      <w:pPr>
        <w:pStyle w:val="NATESTYLE1CommonCollege"/>
        <w:spacing w:after="240" w:line="360" w:lineRule="auto"/>
        <w:sectPr w:rsidR="00E20C3D" w:rsidSect="000953E5">
          <w:pgSz w:w="12240" w:h="15840"/>
          <w:pgMar w:top="1440" w:right="1440" w:bottom="1440" w:left="1440" w:header="720" w:footer="720" w:gutter="0"/>
          <w:lnNumType w:countBy="1" w:restart="continuous"/>
          <w:cols w:space="720"/>
          <w:docGrid w:linePitch="360"/>
        </w:sectPr>
      </w:pPr>
      <w:r>
        <w:t>Figure 1:</w:t>
      </w:r>
      <w:r w:rsidR="00B9197D">
        <w:t xml:space="preserve"> </w:t>
      </w:r>
      <w:r w:rsidR="00F91FC9">
        <w:t xml:space="preserve">A) </w:t>
      </w:r>
      <w:r w:rsidR="00B9197D">
        <w:t>Map</w:t>
      </w:r>
      <w:r w:rsidR="00FD3881">
        <w:t xml:space="preserve"> and image</w:t>
      </w:r>
      <w:r w:rsidR="00C05D12">
        <w:t>s</w:t>
      </w:r>
      <w:r w:rsidR="00B9197D">
        <w:t xml:space="preserve"> of </w:t>
      </w:r>
      <w:r w:rsidR="00901BDA">
        <w:t xml:space="preserve">B) LILA </w:t>
      </w:r>
      <w:r w:rsidR="00C527FC">
        <w:t xml:space="preserve">impoundment #2 </w:t>
      </w:r>
      <w:r w:rsidR="00901BDA">
        <w:t>and C) WCA02</w:t>
      </w:r>
      <w:r w:rsidR="00C527FC">
        <w:t xml:space="preserve"> in Water Conservation Area 3A</w:t>
      </w:r>
      <w:r w:rsidR="00C05D12">
        <w:t>. Photo credit</w:t>
      </w:r>
      <w:r w:rsidR="00C527FC">
        <w:t>s</w:t>
      </w:r>
      <w:r w:rsidR="00C05D12">
        <w:t xml:space="preserve"> to </w:t>
      </w:r>
      <w:r w:rsidR="00074357">
        <w:t xml:space="preserve">B) </w:t>
      </w:r>
      <w:r w:rsidR="00C05D12">
        <w:t>Mark</w:t>
      </w:r>
      <w:r w:rsidR="00440918">
        <w:t xml:space="preserve"> I.</w:t>
      </w:r>
      <w:r w:rsidR="00C05D12">
        <w:t xml:space="preserve"> Cook and </w:t>
      </w:r>
      <w:r w:rsidR="00074357">
        <w:t xml:space="preserve">C) </w:t>
      </w:r>
      <w:r w:rsidR="00C05D12">
        <w:t xml:space="preserve">Nathan </w:t>
      </w:r>
      <w:r w:rsidR="00074357">
        <w:t xml:space="preserve">T. </w:t>
      </w:r>
      <w:r w:rsidR="00C05D12">
        <w:t>Barrus</w:t>
      </w:r>
      <w:r w:rsidR="00074357">
        <w:t>.</w:t>
      </w:r>
      <w:r w:rsidR="00ED3214">
        <w:t xml:space="preserve"> </w:t>
      </w:r>
    </w:p>
    <w:p w14:paraId="425A29F8" w14:textId="77777777" w:rsidR="001642FB" w:rsidRDefault="00E20C3D" w:rsidP="006F4781">
      <w:pPr>
        <w:pStyle w:val="NATESTYLE1CommonCollege"/>
        <w:spacing w:after="240" w:line="360" w:lineRule="auto"/>
      </w:pPr>
      <w:r>
        <w:rPr>
          <w:noProof/>
        </w:rPr>
        <w:lastRenderedPageBreak/>
        <w:drawing>
          <wp:inline distT="0" distB="0" distL="0" distR="0" wp14:anchorId="578F992E" wp14:editId="37512310">
            <wp:extent cx="5943600" cy="2641600"/>
            <wp:effectExtent l="0" t="0" r="0" b="6350"/>
            <wp:docPr id="3" name="Picture 3"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a graph of a graph of a graph of a graph of a graph of a graph of a graph of a graph of a graph of a graph of a graph of a graph of&#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14:paraId="4CDD131A" w14:textId="0B70076B" w:rsidR="00E20C3D" w:rsidRDefault="00E20C3D" w:rsidP="006F4781">
      <w:pPr>
        <w:pStyle w:val="NATESTYLE1CommonCollege"/>
        <w:spacing w:after="240" w:line="360" w:lineRule="auto"/>
        <w:sectPr w:rsidR="00E20C3D" w:rsidSect="000953E5">
          <w:pgSz w:w="12240" w:h="15840"/>
          <w:pgMar w:top="1440" w:right="1440" w:bottom="1440" w:left="1440" w:header="720" w:footer="720" w:gutter="0"/>
          <w:lnNumType w:countBy="1" w:restart="continuous"/>
          <w:cols w:space="720"/>
          <w:docGrid w:linePitch="360"/>
        </w:sectPr>
      </w:pPr>
      <w:r>
        <w:t xml:space="preserve">Figure 2: </w:t>
      </w:r>
      <w:r w:rsidR="00195555">
        <w:t xml:space="preserve"> </w:t>
      </w:r>
      <w:commentRangeStart w:id="1008"/>
      <w:r w:rsidR="00195555">
        <w:t>A) The hydrologic treatments in LILA</w:t>
      </w:r>
      <w:r w:rsidR="008472D5">
        <w:t xml:space="preserve"> </w:t>
      </w:r>
      <w:commentRangeEnd w:id="1008"/>
      <w:r w:rsidR="00455BAC">
        <w:rPr>
          <w:rStyle w:val="CommentReference"/>
          <w:rFonts w:cstheme="minorBidi"/>
        </w:rPr>
        <w:commentReference w:id="1008"/>
      </w:r>
      <w:r w:rsidR="008472D5">
        <w:t>in 2020</w:t>
      </w:r>
      <w:r w:rsidR="00DF4797">
        <w:t xml:space="preserve">, and B) the zero-population growth isoclines </w:t>
      </w:r>
      <w:ins w:id="1009" w:author="Nathan Dorn" w:date="2024-02-16T11:24:00Z">
        <w:r w:rsidR="00352BFA">
          <w:t>of Florida Apple Sna</w:t>
        </w:r>
      </w:ins>
      <w:ins w:id="1010" w:author="Nathan Dorn" w:date="2024-02-16T11:25:00Z">
        <w:r w:rsidR="00352BFA">
          <w:t>ils as</w:t>
        </w:r>
        <w:r w:rsidR="002E27B5">
          <w:t xml:space="preserve"> a function of juvenile (&lt; 10 mm SL) survival and juvenile growth rates under two </w:t>
        </w:r>
      </w:ins>
      <w:del w:id="1011" w:author="Nathan Dorn" w:date="2024-02-16T11:25:00Z">
        <w:r w:rsidR="00DF4797" w:rsidDel="002E27B5">
          <w:delText>developed using the</w:delText>
        </w:r>
      </w:del>
      <w:r w:rsidR="007E52B6">
        <w:t xml:space="preserve"> hydrologic treatments </w:t>
      </w:r>
      <w:del w:id="1012" w:author="Nathan Dorn" w:date="2024-02-16T11:25:00Z">
        <w:r w:rsidR="0023172F" w:rsidDel="0015696E">
          <w:delText>for</w:delText>
        </w:r>
        <w:r w:rsidR="00DF4797" w:rsidDel="0015696E">
          <w:delText xml:space="preserve"> </w:delText>
        </w:r>
      </w:del>
      <w:ins w:id="1013" w:author="Nathan Dorn" w:date="2024-02-16T11:25:00Z">
        <w:r w:rsidR="0015696E">
          <w:t>(</w:t>
        </w:r>
      </w:ins>
      <w:r w:rsidR="007E52B6">
        <w:t xml:space="preserve">good </w:t>
      </w:r>
      <w:ins w:id="1014" w:author="Nathan Dorn" w:date="2024-02-16T11:25:00Z">
        <w:r w:rsidR="0015696E">
          <w:t>vs.</w:t>
        </w:r>
      </w:ins>
      <w:del w:id="1015" w:author="Nathan Dorn" w:date="2024-02-16T11:25:00Z">
        <w:r w:rsidR="007E52B6" w:rsidDel="0015696E">
          <w:delText>and</w:delText>
        </w:r>
      </w:del>
      <w:r w:rsidR="007E52B6">
        <w:t xml:space="preserve"> poor </w:t>
      </w:r>
      <w:del w:id="1016" w:author="Nathan Dorn" w:date="2024-02-16T11:25:00Z">
        <w:r w:rsidR="007E52B6" w:rsidDel="0015696E">
          <w:delText>reproductio</w:delText>
        </w:r>
        <w:r w:rsidR="0023172F" w:rsidDel="0015696E">
          <w:delText>n</w:delText>
        </w:r>
      </w:del>
      <w:ins w:id="1017" w:author="Nathan Dorn" w:date="2024-02-16T11:25:00Z">
        <w:r w:rsidR="0015696E">
          <w:t>egg laying conditions)</w:t>
        </w:r>
      </w:ins>
      <w:r w:rsidR="0023172F">
        <w:t>.</w:t>
      </w:r>
    </w:p>
    <w:p w14:paraId="342CDEB8" w14:textId="7ECB34B3" w:rsidR="00783074" w:rsidRPr="00524172" w:rsidRDefault="00AD3E25" w:rsidP="00AD3E25">
      <w:pPr>
        <w:pStyle w:val="NATESTYLE1CommonCollege"/>
        <w:spacing w:after="240" w:line="360" w:lineRule="auto"/>
        <w:jc w:val="center"/>
      </w:pPr>
      <w:r>
        <w:rPr>
          <w:noProof/>
        </w:rPr>
        <w:lastRenderedPageBreak/>
        <w:drawing>
          <wp:inline distT="0" distB="0" distL="0" distR="0" wp14:anchorId="54B1AB64" wp14:editId="767EA598">
            <wp:extent cx="3154680" cy="6309360"/>
            <wp:effectExtent l="0" t="0" r="7620" b="0"/>
            <wp:docPr id="1788027360" name="Picture 1" descr="A diagram of a plant grow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27360" name="Picture 1" descr="A diagram of a plant growing&#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54688" cy="6309376"/>
                    </a:xfrm>
                    <a:prstGeom prst="rect">
                      <a:avLst/>
                    </a:prstGeom>
                  </pic:spPr>
                </pic:pic>
              </a:graphicData>
            </a:graphic>
          </wp:inline>
        </w:drawing>
      </w:r>
    </w:p>
    <w:p w14:paraId="736782FB" w14:textId="37AABF40" w:rsidR="004F74C4" w:rsidRPr="00524172" w:rsidRDefault="00CE761E" w:rsidP="00AD3E25">
      <w:pPr>
        <w:pStyle w:val="NATESTYLE1CommonCollege"/>
        <w:spacing w:after="240"/>
      </w:pPr>
      <w:r w:rsidRPr="00524172">
        <w:t xml:space="preserve">Figure </w:t>
      </w:r>
      <w:r w:rsidR="0023172F">
        <w:t>3</w:t>
      </w:r>
      <w:r w:rsidRPr="00524172">
        <w:t xml:space="preserve">: </w:t>
      </w:r>
      <w:r w:rsidR="00391CFB">
        <w:t xml:space="preserve">Field picture </w:t>
      </w:r>
      <w:r w:rsidR="00E92AF4">
        <w:t>showing</w:t>
      </w:r>
      <w:r w:rsidR="008028FB">
        <w:t xml:space="preserve"> the transects of tethers in</w:t>
      </w:r>
      <w:r w:rsidR="00B7473B">
        <w:t xml:space="preserve"> LILA</w:t>
      </w:r>
      <w:r w:rsidR="00D44D6D">
        <w:t xml:space="preserve"> </w:t>
      </w:r>
      <w:r w:rsidR="008028FB">
        <w:t>wetland</w:t>
      </w:r>
      <w:r w:rsidR="00B7473B">
        <w:t>s</w:t>
      </w:r>
      <w:r w:rsidR="008028FB">
        <w:t xml:space="preserve"> used to estimate daily survival</w:t>
      </w:r>
      <w:r w:rsidR="00633976">
        <w:t xml:space="preserve"> </w:t>
      </w:r>
      <w:r w:rsidR="00E8306C">
        <w:t>(</w:t>
      </w:r>
      <w:r w:rsidR="008B7F1D">
        <w:t>photo</w:t>
      </w:r>
      <w:r w:rsidR="00357E61">
        <w:t xml:space="preserve"> credit</w:t>
      </w:r>
      <w:r w:rsidR="00E8306C">
        <w:t>:</w:t>
      </w:r>
      <w:r w:rsidR="00357E61">
        <w:t xml:space="preserve"> Brandon G</w:t>
      </w:r>
      <w:r w:rsidR="0008576F">
        <w:t>ü</w:t>
      </w:r>
      <w:r w:rsidR="00357E61">
        <w:t>ell</w:t>
      </w:r>
      <w:r w:rsidR="00E8306C">
        <w:t>)</w:t>
      </w:r>
      <w:r w:rsidR="0008576F">
        <w:t>.</w:t>
      </w:r>
      <w:r w:rsidR="008028FB">
        <w:t xml:space="preserve"> </w:t>
      </w:r>
      <w:r w:rsidR="00D816E7">
        <w:t>D</w:t>
      </w:r>
      <w:r w:rsidR="006F40F2" w:rsidRPr="00524172">
        <w:t>aily survival probabilities</w:t>
      </w:r>
      <w:r w:rsidR="00D816E7">
        <w:t xml:space="preserve"> (</w:t>
      </w:r>
      <w:r w:rsidR="00DF23FA">
        <w:t>A</w:t>
      </w:r>
      <w:r w:rsidR="00D816E7">
        <w:t>&amp;</w:t>
      </w:r>
      <w:r w:rsidR="00DF23FA">
        <w:t>B</w:t>
      </w:r>
      <w:r w:rsidR="00D816E7">
        <w:t>)</w:t>
      </w:r>
      <w:r w:rsidR="006F40F2" w:rsidRPr="00524172">
        <w:t xml:space="preserve"> estimated from logistic regression from tethering data. Shaded areas indicate standard error.</w:t>
      </w:r>
      <w:r w:rsidR="00004CAC">
        <w:t xml:space="preserve"> </w:t>
      </w:r>
      <w:r w:rsidR="00DF23FA">
        <w:t>A</w:t>
      </w:r>
      <w:r w:rsidR="006F40F2" w:rsidRPr="00524172">
        <w:t xml:space="preserve">) shows daily survival </w:t>
      </w:r>
      <w:r w:rsidR="00A57DCF" w:rsidRPr="00524172">
        <w:t>probabilities</w:t>
      </w:r>
      <w:r w:rsidR="006F40F2" w:rsidRPr="00524172">
        <w:t xml:space="preserve"> across all sizes and </w:t>
      </w:r>
      <w:r w:rsidR="00DF23FA">
        <w:t>B</w:t>
      </w:r>
      <w:r w:rsidR="006F40F2" w:rsidRPr="00524172">
        <w:t>) shows the zoomed in daily survival probabilities for snails &lt; 16 mm SL</w:t>
      </w:r>
      <w:r w:rsidR="00E8306C">
        <w:t xml:space="preserve"> that were the focus of the </w:t>
      </w:r>
      <w:r w:rsidR="004A6EBD">
        <w:t>isocline analysis</w:t>
      </w:r>
      <w:r w:rsidR="00C761FC">
        <w:t>.</w:t>
      </w:r>
      <w:r w:rsidR="006F40F2" w:rsidRPr="00524172">
        <w:t xml:space="preserve"> </w:t>
      </w:r>
      <w:bookmarkEnd w:id="1007"/>
    </w:p>
    <w:p w14:paraId="78FAE8C8" w14:textId="77777777" w:rsidR="004F74C4" w:rsidRPr="00524172" w:rsidRDefault="004F74C4" w:rsidP="002A4FBB">
      <w:pPr>
        <w:pStyle w:val="NATESTYLE1CommonCollege"/>
        <w:spacing w:after="240" w:line="240" w:lineRule="auto"/>
        <w:sectPr w:rsidR="004F74C4" w:rsidRPr="00524172" w:rsidSect="000953E5">
          <w:pgSz w:w="12240" w:h="15840"/>
          <w:pgMar w:top="1440" w:right="1440" w:bottom="1440" w:left="1440" w:header="720" w:footer="720" w:gutter="0"/>
          <w:lnNumType w:countBy="1" w:restart="continuous"/>
          <w:cols w:space="720"/>
          <w:docGrid w:linePitch="360"/>
        </w:sectPr>
      </w:pPr>
    </w:p>
    <w:p w14:paraId="7C4702B0" w14:textId="528530E1" w:rsidR="004F74C4" w:rsidRPr="00524172" w:rsidRDefault="00F64984" w:rsidP="002A4FBB">
      <w:pPr>
        <w:pStyle w:val="NATESTYLE1CommonCollege"/>
        <w:spacing w:after="240" w:line="240" w:lineRule="auto"/>
      </w:pPr>
      <w:bookmarkStart w:id="1018" w:name="_Hlk98960193"/>
      <w:r>
        <w:rPr>
          <w:noProof/>
        </w:rPr>
        <w:lastRenderedPageBreak/>
        <w:drawing>
          <wp:inline distT="0" distB="0" distL="0" distR="0" wp14:anchorId="5AB109F8" wp14:editId="193DE4C9">
            <wp:extent cx="5506719" cy="6195060"/>
            <wp:effectExtent l="0" t="0" r="0" b="0"/>
            <wp:docPr id="1324358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58499"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15411" cy="6204839"/>
                    </a:xfrm>
                    <a:prstGeom prst="rect">
                      <a:avLst/>
                    </a:prstGeom>
                  </pic:spPr>
                </pic:pic>
              </a:graphicData>
            </a:graphic>
          </wp:inline>
        </w:drawing>
      </w:r>
    </w:p>
    <w:p w14:paraId="3185A740" w14:textId="739DFCCA" w:rsidR="0092519C" w:rsidRPr="00524172" w:rsidRDefault="007D14CA" w:rsidP="00FB2E10">
      <w:pPr>
        <w:pStyle w:val="NATESTYLE1CommonCollege"/>
        <w:spacing w:after="240"/>
        <w:jc w:val="both"/>
      </w:pPr>
      <w:r w:rsidRPr="00524172">
        <w:t xml:space="preserve">Figure </w:t>
      </w:r>
      <w:r w:rsidR="0023172F">
        <w:t>4</w:t>
      </w:r>
      <w:r w:rsidRPr="00524172">
        <w:t xml:space="preserve">: </w:t>
      </w:r>
      <w:r w:rsidR="00EA7392">
        <w:t xml:space="preserve">A) </w:t>
      </w:r>
      <w:r w:rsidR="00F122A3">
        <w:t>Counts of ar</w:t>
      </w:r>
      <w:r w:rsidR="00EA7392">
        <w:t xml:space="preserve">tifacts of biotic </w:t>
      </w:r>
      <w:r w:rsidR="00F122A3">
        <w:t xml:space="preserve">factors causing </w:t>
      </w:r>
      <w:r w:rsidR="00EA7392">
        <w:t xml:space="preserve">mortality </w:t>
      </w:r>
      <w:r w:rsidR="00F122A3">
        <w:t>of</w:t>
      </w:r>
      <w:r w:rsidR="00EA7392">
        <w:t xml:space="preserve"> snails </w:t>
      </w:r>
      <w:r w:rsidR="00F122A3">
        <w:t>(</w:t>
      </w:r>
      <w:r w:rsidR="00F122A3" w:rsidRPr="00524172">
        <w:t>&lt; 10 mm SL</w:t>
      </w:r>
      <w:r w:rsidR="00F122A3">
        <w:t>) in</w:t>
      </w:r>
      <w:r w:rsidR="00484918">
        <w:t xml:space="preserve"> the</w:t>
      </w:r>
      <w:r w:rsidR="00F122A3">
        <w:t xml:space="preserve"> two seasons</w:t>
      </w:r>
      <w:ins w:id="1019" w:author="Nathan Dorn" w:date="2024-02-16T11:54:00Z">
        <w:r w:rsidR="00F466E2">
          <w:t xml:space="preserve"> in the LILA wetlands</w:t>
        </w:r>
      </w:ins>
      <w:r w:rsidR="001E3B04">
        <w:t>, and</w:t>
      </w:r>
      <w:r w:rsidR="00DD0FEB">
        <w:t xml:space="preserve"> </w:t>
      </w:r>
      <w:r w:rsidR="007B0AB9">
        <w:t xml:space="preserve">B) </w:t>
      </w:r>
      <w:r w:rsidR="00455F25">
        <w:t xml:space="preserve">seasonal abundance of </w:t>
      </w:r>
      <w:r w:rsidR="00F6786D" w:rsidRPr="00524172">
        <w:t>predators</w:t>
      </w:r>
      <w:r w:rsidR="006D6834">
        <w:t xml:space="preserve"> of </w:t>
      </w:r>
      <w:r w:rsidR="00455F25">
        <w:t xml:space="preserve">juvenile </w:t>
      </w:r>
      <w:r w:rsidR="006D6834">
        <w:t>snails</w:t>
      </w:r>
      <w:r w:rsidR="00F6786D" w:rsidRPr="00524172">
        <w:t xml:space="preserve"> from throw</w:t>
      </w:r>
      <w:r w:rsidR="00DD0FEB">
        <w:t>-</w:t>
      </w:r>
      <w:r w:rsidR="00F6786D" w:rsidRPr="00524172">
        <w:t xml:space="preserve">trap </w:t>
      </w:r>
      <w:r w:rsidR="00DD0FEB">
        <w:t>samples</w:t>
      </w:r>
      <w:r w:rsidR="00455F25">
        <w:t xml:space="preserve"> (Crayfish and Giant Water Bug)</w:t>
      </w:r>
      <w:r w:rsidR="00F6786D" w:rsidRPr="00524172">
        <w:t xml:space="preserve">, and from </w:t>
      </w:r>
      <w:r w:rsidR="00A77852" w:rsidRPr="00524172">
        <w:t>standard sets of trap</w:t>
      </w:r>
      <w:r w:rsidR="00F6786D" w:rsidRPr="00524172">
        <w:t xml:space="preserve"> nets</w:t>
      </w:r>
      <w:r w:rsidR="00455F25">
        <w:t xml:space="preserve"> (Greater Siren)</w:t>
      </w:r>
      <w:r w:rsidR="00F6786D" w:rsidRPr="00524172">
        <w:t>.</w:t>
      </w:r>
      <w:r w:rsidR="00DD0FEB">
        <w:t xml:space="preserve"> Sampling effort was equal in each season</w:t>
      </w:r>
      <w:commentRangeStart w:id="1020"/>
      <w:r w:rsidR="00DD0FEB">
        <w:t xml:space="preserve">. </w:t>
      </w:r>
      <w:r w:rsidR="00455F25">
        <w:t>C) Per-capita predation rate from the different predators in the two seasons.</w:t>
      </w:r>
      <w:commentRangeEnd w:id="1020"/>
      <w:r w:rsidR="00F466E2">
        <w:rPr>
          <w:rStyle w:val="CommentReference"/>
          <w:rFonts w:cstheme="minorBidi"/>
        </w:rPr>
        <w:commentReference w:id="1020"/>
      </w:r>
    </w:p>
    <w:bookmarkEnd w:id="1018"/>
    <w:p w14:paraId="0D193592" w14:textId="064CACB8" w:rsidR="00DD5C59" w:rsidRDefault="00DD5C59" w:rsidP="00C63B31">
      <w:pPr>
        <w:pStyle w:val="NATESTYLE1CommonCollege"/>
        <w:spacing w:after="240"/>
        <w:jc w:val="both"/>
        <w:rPr>
          <w:rFonts w:asciiTheme="minorHAnsi" w:hAnsiTheme="minorHAnsi" w:cstheme="minorBidi"/>
          <w:noProof/>
          <w:sz w:val="16"/>
          <w:szCs w:val="16"/>
        </w:rPr>
      </w:pPr>
      <w:r>
        <w:rPr>
          <w:rFonts w:asciiTheme="minorHAnsi" w:hAnsiTheme="minorHAnsi" w:cstheme="minorBidi"/>
          <w:noProof/>
          <w:sz w:val="16"/>
          <w:szCs w:val="16"/>
        </w:rPr>
        <w:lastRenderedPageBreak/>
        <w:drawing>
          <wp:inline distT="0" distB="0" distL="0" distR="0" wp14:anchorId="0DEE9E32" wp14:editId="3051FA4A">
            <wp:extent cx="4617720" cy="4481046"/>
            <wp:effectExtent l="0" t="0" r="0" b="0"/>
            <wp:docPr id="5863230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23004" name="Picture 4"/>
                    <pic:cNvPicPr/>
                  </pic:nvPicPr>
                  <pic:blipFill>
                    <a:blip r:embed="rId20">
                      <a:extLst>
                        <a:ext uri="{28A0092B-C50C-407E-A947-70E740481C1C}">
                          <a14:useLocalDpi xmlns:a14="http://schemas.microsoft.com/office/drawing/2010/main" val="0"/>
                        </a:ext>
                      </a:extLst>
                    </a:blip>
                    <a:srcRect t="290" b="290"/>
                    <a:stretch>
                      <a:fillRect/>
                    </a:stretch>
                  </pic:blipFill>
                  <pic:spPr bwMode="auto">
                    <a:xfrm>
                      <a:off x="0" y="0"/>
                      <a:ext cx="4628960" cy="4491953"/>
                    </a:xfrm>
                    <a:prstGeom prst="rect">
                      <a:avLst/>
                    </a:prstGeom>
                    <a:ln>
                      <a:noFill/>
                    </a:ln>
                    <a:extLst>
                      <a:ext uri="{53640926-AAD7-44D8-BBD7-CCE9431645EC}">
                        <a14:shadowObscured xmlns:a14="http://schemas.microsoft.com/office/drawing/2010/main"/>
                      </a:ext>
                    </a:extLst>
                  </pic:spPr>
                </pic:pic>
              </a:graphicData>
            </a:graphic>
          </wp:inline>
        </w:drawing>
      </w:r>
    </w:p>
    <w:p w14:paraId="4FCEEB6F" w14:textId="18DBA042" w:rsidR="006539CF" w:rsidRDefault="004F74C4">
      <w:pPr>
        <w:pStyle w:val="NATESTYLE1CommonCollege"/>
        <w:spacing w:after="240"/>
        <w:jc w:val="both"/>
      </w:pPr>
      <w:r w:rsidRPr="00524172">
        <w:t xml:space="preserve">Figure </w:t>
      </w:r>
      <w:r w:rsidR="00B968DC">
        <w:t>5</w:t>
      </w:r>
      <w:r w:rsidRPr="00524172">
        <w:t xml:space="preserve">: </w:t>
      </w:r>
      <w:r w:rsidR="008C20E5">
        <w:t>I</w:t>
      </w:r>
      <w:r w:rsidRPr="00524172">
        <w:t>socline</w:t>
      </w:r>
      <w:r w:rsidR="001F7F47" w:rsidRPr="00524172">
        <w:t>s</w:t>
      </w:r>
      <w:r w:rsidRPr="00524172">
        <w:t xml:space="preserve"> </w:t>
      </w:r>
      <w:r w:rsidR="00D83290" w:rsidRPr="00524172">
        <w:t xml:space="preserve">illustrating the bivariate </w:t>
      </w:r>
      <w:r w:rsidR="003A1C82" w:rsidRPr="00524172">
        <w:t xml:space="preserve">effects of </w:t>
      </w:r>
      <w:r w:rsidR="008512F7">
        <w:t xml:space="preserve">juvenile </w:t>
      </w:r>
      <w:r w:rsidR="00487260">
        <w:t xml:space="preserve">development </w:t>
      </w:r>
      <w:r w:rsidR="00D83290" w:rsidRPr="00524172">
        <w:t>and survival</w:t>
      </w:r>
      <w:r w:rsidR="003A1C82" w:rsidRPr="00524172">
        <w:t xml:space="preserve"> </w:t>
      </w:r>
      <w:r w:rsidR="008512F7">
        <w:t xml:space="preserve">that </w:t>
      </w:r>
      <w:r w:rsidR="008C20E5">
        <w:t>produc</w:t>
      </w:r>
      <w:r w:rsidR="008512F7">
        <w:t>e</w:t>
      </w:r>
      <w:r w:rsidR="008C20E5">
        <w:t xml:space="preserve"> zero net annual population growth </w:t>
      </w:r>
      <w:r w:rsidR="003A1C82" w:rsidRPr="00524172">
        <w:t>for a size-structured model of a freshwater gastropod</w:t>
      </w:r>
      <w:r w:rsidR="00921C6F">
        <w:t xml:space="preserve"> (</w:t>
      </w:r>
      <w:r w:rsidR="003A1C82" w:rsidRPr="00524172">
        <w:rPr>
          <w:i/>
        </w:rPr>
        <w:t>Pomacea paludosa</w:t>
      </w:r>
      <w:r w:rsidR="00921C6F">
        <w:t xml:space="preserve">) </w:t>
      </w:r>
      <w:r w:rsidR="003A1C82" w:rsidRPr="00524172">
        <w:t>under different hydrologic regimes</w:t>
      </w:r>
      <w:r w:rsidR="00921C6F">
        <w:t xml:space="preserve"> </w:t>
      </w:r>
      <w:r w:rsidR="001A2E47">
        <w:t>that affect reproduction</w:t>
      </w:r>
      <w:r w:rsidR="00213446">
        <w:t xml:space="preserve">. The </w:t>
      </w:r>
      <w:r w:rsidR="00921C6F">
        <w:t>b</w:t>
      </w:r>
      <w:r w:rsidR="00213446">
        <w:t xml:space="preserve">lack isocline </w:t>
      </w:r>
      <w:r w:rsidR="00DF2FEA">
        <w:t>and gray isoclines represent two hydrologic scenarios producing better</w:t>
      </w:r>
      <w:r w:rsidR="001A2E47">
        <w:t xml:space="preserve"> (Grey)</w:t>
      </w:r>
      <w:r w:rsidR="00DF2FEA">
        <w:t xml:space="preserve"> and worse</w:t>
      </w:r>
      <w:r w:rsidR="001A2E47">
        <w:t xml:space="preserve"> (</w:t>
      </w:r>
      <w:r w:rsidR="0089149D">
        <w:t>B</w:t>
      </w:r>
      <w:r w:rsidR="001A2E47">
        <w:t>lack)</w:t>
      </w:r>
      <w:r w:rsidR="00DF2FEA">
        <w:t xml:space="preserve"> </w:t>
      </w:r>
      <w:r w:rsidR="00213446">
        <w:t>reproductive conditions</w:t>
      </w:r>
      <w:r w:rsidR="00725ACE">
        <w:t xml:space="preserve">.  </w:t>
      </w:r>
      <w:r w:rsidR="003A1C82" w:rsidRPr="00524172">
        <w:t xml:space="preserve">Mean </w:t>
      </w:r>
      <w:r w:rsidR="001F0CBA">
        <w:t xml:space="preserve">cumulative juvenile </w:t>
      </w:r>
      <w:r w:rsidR="003A1C82" w:rsidRPr="00524172">
        <w:t>survival</w:t>
      </w:r>
      <w:r w:rsidR="00A2255A">
        <w:t xml:space="preserve"> (snails &lt; 10mm SL)</w:t>
      </w:r>
      <w:r w:rsidR="003A1C82" w:rsidRPr="00524172">
        <w:t xml:space="preserve"> and </w:t>
      </w:r>
      <w:r w:rsidR="009434AF">
        <w:t>development</w:t>
      </w:r>
      <w:r w:rsidR="00A2255A">
        <w:t xml:space="preserve"> (k</w:t>
      </w:r>
      <w:r w:rsidR="00867D1A" w:rsidRPr="00867D1A">
        <w:rPr>
          <w:vertAlign w:val="subscript"/>
        </w:rPr>
        <w:t>growth</w:t>
      </w:r>
      <w:r w:rsidR="00A2255A">
        <w:t>)</w:t>
      </w:r>
      <w:r w:rsidR="003E3AC1" w:rsidRPr="00524172">
        <w:t xml:space="preserve"> </w:t>
      </w:r>
      <w:r w:rsidR="00D577A1">
        <w:t xml:space="preserve">quantified </w:t>
      </w:r>
      <w:r w:rsidR="009434AF">
        <w:t>in</w:t>
      </w:r>
      <w:r w:rsidR="003A1C82" w:rsidRPr="00524172">
        <w:t xml:space="preserve"> </w:t>
      </w:r>
      <w:r w:rsidR="00220A3B">
        <w:t>LILA and WCA3A</w:t>
      </w:r>
      <w:r w:rsidR="003A1C82" w:rsidRPr="00524172">
        <w:t xml:space="preserve"> are plotted on each pane</w:t>
      </w:r>
      <w:r w:rsidR="00D36ECE">
        <w:t>l</w:t>
      </w:r>
      <w:r w:rsidR="00C56FE4">
        <w:t xml:space="preserve"> with seasonal and combined parameters</w:t>
      </w:r>
      <w:r w:rsidR="00D36ECE">
        <w:t>.</w:t>
      </w:r>
      <w:r w:rsidR="00C56FE4">
        <w:t xml:space="preserve">  </w:t>
      </w:r>
      <w:r w:rsidR="00D577A1">
        <w:t>The</w:t>
      </w:r>
      <w:r w:rsidR="00EA2333">
        <w:t xml:space="preserve"> combined </w:t>
      </w:r>
      <w:r w:rsidR="002A4F66">
        <w:t xml:space="preserve">parameters </w:t>
      </w:r>
      <w:r w:rsidR="006E450D">
        <w:t xml:space="preserve">were </w:t>
      </w:r>
      <w:r w:rsidR="00D44D6D">
        <w:t>calculated</w:t>
      </w:r>
      <w:r w:rsidR="006E450D">
        <w:t xml:space="preserve"> by a</w:t>
      </w:r>
      <w:r w:rsidR="00EA2333">
        <w:t xml:space="preserve"> weighted average reflect</w:t>
      </w:r>
      <w:r w:rsidR="006E450D">
        <w:t>ing</w:t>
      </w:r>
      <w:r w:rsidR="00EA2333">
        <w:t xml:space="preserve"> </w:t>
      </w:r>
      <w:r w:rsidR="006E450D">
        <w:t>greater</w:t>
      </w:r>
      <w:r w:rsidR="002A4F66">
        <w:t xml:space="preserve"> juvenile</w:t>
      </w:r>
      <w:r w:rsidR="00EA2333">
        <w:t xml:space="preserve"> snail </w:t>
      </w:r>
      <w:r w:rsidR="002A4F66">
        <w:t>produ</w:t>
      </w:r>
      <w:r w:rsidR="006E450D">
        <w:t>ction</w:t>
      </w:r>
      <w:r w:rsidR="002A4F66">
        <w:t xml:space="preserve"> </w:t>
      </w:r>
      <w:r w:rsidR="00EA2333">
        <w:t>in the dry season.</w:t>
      </w:r>
    </w:p>
    <w:sectPr w:rsidR="006539CF" w:rsidSect="000953E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athan Dorn" w:date="2024-02-15T09:54:00Z" w:initials="ND">
    <w:p w14:paraId="123D84C6" w14:textId="77777777" w:rsidR="00012FA5" w:rsidRDefault="00012FA5" w:rsidP="00012FA5">
      <w:pPr>
        <w:pStyle w:val="CommentText"/>
      </w:pPr>
      <w:r>
        <w:rPr>
          <w:rStyle w:val="CommentReference"/>
        </w:rPr>
        <w:annotationRef/>
      </w:r>
      <w:r>
        <w:t>Needs to be short and allude to the size structured nature of the interaction</w:t>
      </w:r>
    </w:p>
  </w:comment>
  <w:comment w:id="14" w:author="Nathan Dorn" w:date="2024-02-15T10:00:00Z" w:initials="ND">
    <w:p w14:paraId="533DAB9F" w14:textId="77777777" w:rsidR="008346F7" w:rsidRDefault="008346F7" w:rsidP="008346F7">
      <w:pPr>
        <w:pStyle w:val="CommentText"/>
      </w:pPr>
      <w:r>
        <w:rPr>
          <w:rStyle w:val="CommentReference"/>
        </w:rPr>
        <w:annotationRef/>
      </w:r>
      <w:r>
        <w:t>Big statements need citations that are also broad (big journals, reviews, etc.)</w:t>
      </w:r>
    </w:p>
  </w:comment>
  <w:comment w:id="17" w:author="Nathan Dorn" w:date="2024-02-15T10:04:00Z" w:initials="ND">
    <w:p w14:paraId="2DD81C53" w14:textId="77777777" w:rsidR="00A63CDE" w:rsidRDefault="00A63CDE" w:rsidP="00A63CDE">
      <w:pPr>
        <w:pStyle w:val="CommentText"/>
      </w:pPr>
      <w:r>
        <w:rPr>
          <w:rStyle w:val="CommentReference"/>
        </w:rPr>
        <w:annotationRef/>
      </w:r>
      <w:r>
        <w:t xml:space="preserve">Awkward.  Changing environments are often = increased temperature?    What about decreased temperature?  What about increased rainfall?  Or tides or snowpack or leaf-fall?  </w:t>
      </w:r>
    </w:p>
  </w:comment>
  <w:comment w:id="40" w:author="Nathan Dorn" w:date="2024-02-15T10:10:00Z" w:initials="ND">
    <w:p w14:paraId="660CAC15" w14:textId="77777777" w:rsidR="00016074" w:rsidRDefault="00016074" w:rsidP="00016074">
      <w:pPr>
        <w:pStyle w:val="CommentText"/>
      </w:pPr>
      <w:r>
        <w:rPr>
          <w:rStyle w:val="CommentReference"/>
        </w:rPr>
        <w:annotationRef/>
      </w:r>
      <w:r>
        <w:t xml:space="preserve">What do you mean by short term interaction strength?  A recruitment season or a functional response of an individual predator feeding on prey (24 h kill rate)?   </w:t>
      </w:r>
    </w:p>
  </w:comment>
  <w:comment w:id="52" w:author="Nathan Dorn" w:date="2024-02-15T10:13:00Z" w:initials="ND">
    <w:p w14:paraId="04234177" w14:textId="77777777" w:rsidR="007537CA" w:rsidRDefault="007537CA" w:rsidP="007537CA">
      <w:pPr>
        <w:pStyle w:val="CommentText"/>
      </w:pPr>
      <w:r>
        <w:rPr>
          <w:rStyle w:val="CommentReference"/>
        </w:rPr>
        <w:annotationRef/>
      </w:r>
      <w:r>
        <w:t xml:space="preserve">Not sure I’m following this exact wording. Is this the way Davidson described it? </w:t>
      </w:r>
    </w:p>
  </w:comment>
  <w:comment w:id="61" w:author="Nathan Dorn" w:date="2024-02-16T08:49:00Z" w:initials="ND">
    <w:p w14:paraId="755017D7" w14:textId="77777777" w:rsidR="0057685A" w:rsidRDefault="00236086" w:rsidP="0057685A">
      <w:pPr>
        <w:pStyle w:val="CommentText"/>
      </w:pPr>
      <w:r>
        <w:rPr>
          <w:rStyle w:val="CommentReference"/>
        </w:rPr>
        <w:annotationRef/>
      </w:r>
      <w:r w:rsidR="0057685A">
        <w:t xml:space="preserve">Seems like perhaps models and lab experiments have developed around environmental variation and size-structured interactions and multiple predators (McCoy et al 2012 Ecology Letters).  </w:t>
      </w:r>
    </w:p>
  </w:comment>
  <w:comment w:id="101" w:author="Nathan Dorn" w:date="2024-02-16T08:55:00Z" w:initials="ND">
    <w:p w14:paraId="77460EF7" w14:textId="77777777" w:rsidR="00A42D7F" w:rsidRDefault="00A42D7F" w:rsidP="00A42D7F">
      <w:pPr>
        <w:pStyle w:val="CommentText"/>
      </w:pPr>
      <w:r>
        <w:rPr>
          <w:rStyle w:val="CommentReference"/>
        </w:rPr>
        <w:annotationRef/>
      </w:r>
      <w:r>
        <w:t>Has anyone done anything like this?  Chockley?</w:t>
      </w:r>
    </w:p>
  </w:comment>
  <w:comment w:id="111" w:author="Nathan Dorn" w:date="2024-02-15T10:21:00Z" w:initials="ND">
    <w:p w14:paraId="7699DE8A" w14:textId="690B5381" w:rsidR="00275490" w:rsidRDefault="00275490" w:rsidP="00275490">
      <w:pPr>
        <w:pStyle w:val="CommentText"/>
      </w:pPr>
      <w:r>
        <w:rPr>
          <w:rStyle w:val="CommentReference"/>
        </w:rPr>
        <w:annotationRef/>
      </w:r>
      <w:r>
        <w:t xml:space="preserve">We have to be careful here because some people will think we’re being narrow by writing as if all predator effects come through consumption if we write in that assuming manner. </w:t>
      </w:r>
    </w:p>
  </w:comment>
  <w:comment w:id="145" w:author="Nathan Dorn" w:date="2024-02-15T10:23:00Z" w:initials="ND">
    <w:p w14:paraId="49CF4A95" w14:textId="77777777" w:rsidR="00C3188B" w:rsidRDefault="00D5359F" w:rsidP="00C3188B">
      <w:pPr>
        <w:pStyle w:val="CommentText"/>
      </w:pPr>
      <w:r>
        <w:rPr>
          <w:rStyle w:val="CommentReference"/>
        </w:rPr>
        <w:annotationRef/>
      </w:r>
      <w:r w:rsidR="00C3188B">
        <w:t>This requires some reading around because our reviewers may object that this has been done a few times (hopefully we know what’s out there).   (Pangle et al. 2007 in Ecology - nonlethal effects of predator with varying environmental conditions, but maybe not predators)</w:t>
      </w:r>
    </w:p>
  </w:comment>
  <w:comment w:id="150" w:author="Nathan Dorn" w:date="2024-02-16T09:16:00Z" w:initials="ND">
    <w:p w14:paraId="37F75EB9" w14:textId="77777777" w:rsidR="00F50C2A" w:rsidRDefault="00E26995" w:rsidP="00F50C2A">
      <w:pPr>
        <w:pStyle w:val="CommentText"/>
      </w:pPr>
      <w:r>
        <w:rPr>
          <w:rStyle w:val="CommentReference"/>
        </w:rPr>
        <w:annotationRef/>
      </w:r>
      <w:r w:rsidR="00F50C2A">
        <w:t xml:space="preserve">Haven’t figured out where to put this.   The work of Novak and Tardochleb might be helpful citations here too. </w:t>
      </w:r>
    </w:p>
  </w:comment>
  <w:comment w:id="148" w:author="Nathan Dorn" w:date="2024-02-15T10:15:00Z" w:initials="ND">
    <w:p w14:paraId="16D48170" w14:textId="51F2278B" w:rsidR="00733515" w:rsidRDefault="00733515" w:rsidP="00733515">
      <w:pPr>
        <w:pStyle w:val="CommentText"/>
      </w:pPr>
      <w:r>
        <w:rPr>
          <w:rStyle w:val="CommentReference"/>
        </w:rPr>
        <w:annotationRef/>
      </w:r>
      <w:r>
        <w:t>Here you are calling the predators an “environmental condition”  and I don’t think that’s necessarily helpful to mix the two together. They are separate factors in the experiments but now predators are conditions?  Conditions in ecology are normally considered abiotic factors that vary in space and time, but are distinct from resources (can be used up) and affect individual fitness (temp, pH, salinity, AET).</w:t>
      </w:r>
    </w:p>
  </w:comment>
  <w:comment w:id="180" w:author="Nathan Dorn" w:date="2024-02-16T09:31:00Z" w:initials="ND">
    <w:p w14:paraId="6DBD74BF" w14:textId="77777777" w:rsidR="00CE3D59" w:rsidRDefault="00CE3D59" w:rsidP="00CE3D59">
      <w:pPr>
        <w:pStyle w:val="CommentText"/>
      </w:pPr>
      <w:r>
        <w:rPr>
          <w:rStyle w:val="CommentReference"/>
        </w:rPr>
        <w:annotationRef/>
      </w:r>
      <w:r>
        <w:t xml:space="preserve">Key factor analysis of the winter moth (biological control - native and introduced predators).   Need a citation about natural recruitment variation. </w:t>
      </w:r>
    </w:p>
  </w:comment>
  <w:comment w:id="187" w:author="Nathan Dorn" w:date="2024-02-16T09:20:00Z" w:initials="ND">
    <w:p w14:paraId="49232054" w14:textId="004D1FD0" w:rsidR="008C05A5" w:rsidRDefault="008C05A5" w:rsidP="008C05A5">
      <w:pPr>
        <w:pStyle w:val="CommentText"/>
      </w:pPr>
      <w:r>
        <w:rPr>
          <w:rStyle w:val="CommentReference"/>
        </w:rPr>
        <w:annotationRef/>
      </w:r>
      <w:r>
        <w:t xml:space="preserve">We don’t need to write a review of why seasons matter.  I think the reviewer will understand this. But these are good citations that might be sprinkled into the discussion and introduction. </w:t>
      </w:r>
    </w:p>
  </w:comment>
  <w:comment w:id="219" w:author="Nathan Dorn" w:date="2024-02-16T09:28:00Z" w:initials="ND">
    <w:p w14:paraId="67691AA2" w14:textId="77777777" w:rsidR="00582094" w:rsidRDefault="00582094" w:rsidP="00582094">
      <w:pPr>
        <w:pStyle w:val="CommentText"/>
      </w:pPr>
      <w:r>
        <w:rPr>
          <w:rStyle w:val="CommentReference"/>
        </w:rPr>
        <w:annotationRef/>
      </w:r>
      <w:r>
        <w:t>Any example?</w:t>
      </w:r>
    </w:p>
  </w:comment>
  <w:comment w:id="237" w:author="Nathan Dorn" w:date="2024-02-16T09:41:00Z" w:initials="ND">
    <w:p w14:paraId="2BB4A0E3" w14:textId="77777777" w:rsidR="007E3EA9" w:rsidRDefault="007E3EA9" w:rsidP="007E3EA9">
      <w:pPr>
        <w:pStyle w:val="CommentText"/>
      </w:pPr>
      <w:r>
        <w:rPr>
          <w:rStyle w:val="CommentReference"/>
        </w:rPr>
        <w:annotationRef/>
      </w:r>
      <w:r>
        <w:t xml:space="preserve">I don’t think the sponge example is a great one for predators and not a good example for isoclines either.  I think there are probably many other examples that have done what the sponge study did (just a size-structured matrix?).  </w:t>
      </w:r>
    </w:p>
  </w:comment>
  <w:comment w:id="240" w:author="Nathan Dorn" w:date="2024-02-16T09:42:00Z" w:initials="ND">
    <w:p w14:paraId="0A276E88" w14:textId="77777777" w:rsidR="003C794D" w:rsidRDefault="003C794D" w:rsidP="003C794D">
      <w:pPr>
        <w:pStyle w:val="CommentText"/>
      </w:pPr>
      <w:r>
        <w:rPr>
          <w:rStyle w:val="CommentReference"/>
        </w:rPr>
        <w:annotationRef/>
      </w:r>
      <w:r>
        <w:t xml:space="preserve">This might be a conclusion for the discussion, but we’ve not yet convinced the reviewer of the importance of this just by saying it here.  </w:t>
      </w:r>
    </w:p>
  </w:comment>
  <w:comment w:id="250" w:author="Nathan Dorn" w:date="2024-02-16T10:47:00Z" w:initials="ND">
    <w:p w14:paraId="22D89A2C" w14:textId="77777777" w:rsidR="00696555" w:rsidRDefault="00696555" w:rsidP="00696555">
      <w:pPr>
        <w:pStyle w:val="CommentText"/>
      </w:pPr>
      <w:r>
        <w:rPr>
          <w:rStyle w:val="CommentReference"/>
        </w:rPr>
        <w:annotationRef/>
      </w:r>
      <w:r>
        <w:t xml:space="preserve">Using this acronym might help us shorten some sections, but see what you think. </w:t>
      </w:r>
    </w:p>
  </w:comment>
  <w:comment w:id="316" w:author="Nathan Dorn" w:date="2024-02-16T09:49:00Z" w:initials="ND">
    <w:p w14:paraId="613AE33D" w14:textId="23E2CA22" w:rsidR="006C7369" w:rsidRDefault="006C7369" w:rsidP="006C7369">
      <w:pPr>
        <w:pStyle w:val="CommentText"/>
      </w:pPr>
      <w:r>
        <w:rPr>
          <w:rStyle w:val="CommentReference"/>
        </w:rPr>
        <w:annotationRef/>
      </w:r>
      <w:r>
        <w:t>A relative term that doesn’t mean much to the reader.  The NZ mud snail exists at 0.2-2000/m2.  What is low?</w:t>
      </w:r>
    </w:p>
  </w:comment>
  <w:comment w:id="370" w:author="Nathan Dorn" w:date="2024-02-16T10:23:00Z" w:initials="ND">
    <w:p w14:paraId="4C96391F" w14:textId="77777777" w:rsidR="00E5437C" w:rsidRDefault="00E5437C" w:rsidP="00E5437C">
      <w:pPr>
        <w:pStyle w:val="CommentText"/>
      </w:pPr>
      <w:r>
        <w:rPr>
          <w:rStyle w:val="CommentReference"/>
        </w:rPr>
        <w:annotationRef/>
      </w:r>
      <w:r>
        <w:t xml:space="preserve">Fill in with more detail… I just want to point out that there is a size refuge generally from these common juvenile predators. </w:t>
      </w:r>
    </w:p>
  </w:comment>
  <w:comment w:id="332" w:author="Nathan Dorn" w:date="2024-02-16T10:24:00Z" w:initials="ND">
    <w:p w14:paraId="67232853" w14:textId="77777777" w:rsidR="00592F86" w:rsidRDefault="00E5437C" w:rsidP="00592F86">
      <w:pPr>
        <w:pStyle w:val="CommentText"/>
      </w:pPr>
      <w:r>
        <w:rPr>
          <w:rStyle w:val="CommentReference"/>
        </w:rPr>
        <w:annotationRef/>
      </w:r>
      <w:r w:rsidR="00592F86">
        <w:t xml:space="preserve">Without some more detail I don’t really think these predictions make sense so you’ll need to put a few in here and then reduce the detail in the methods.   Maybe we can get by with less, but you have to fill in the assumptions for the reviewer/reader somehow to make sense of the predictions that survival (or size-dependency) will change over time.  I don’t think they’ll be able to make heads or tails of it otherwise. </w:t>
      </w:r>
    </w:p>
  </w:comment>
  <w:comment w:id="399" w:author="Nathan Dorn" w:date="2024-02-16T10:04:00Z" w:initials="ND">
    <w:p w14:paraId="5038472C" w14:textId="7A305CC0" w:rsidR="008E44CD" w:rsidRDefault="00982E10" w:rsidP="008E44CD">
      <w:pPr>
        <w:pStyle w:val="CommentText"/>
      </w:pPr>
      <w:r>
        <w:rPr>
          <w:rStyle w:val="CommentReference"/>
        </w:rPr>
        <w:annotationRef/>
      </w:r>
      <w:r w:rsidR="008E44CD">
        <w:t xml:space="preserve">When you put “size-dependent” in this sentence then you’re stating  that size-dependency should decrease…(the probability of mortality should be less affected by size)….  I don’t think you’re predicting that, are you?  Do you predict that size-dependency will go away if the predators don’t change or do you think that survival will decrease if the predators don’t’ change?  I was guessing you’d say the dependency might will get stronger in the warmer season as invertebrates and fish eat more. </w:t>
      </w:r>
    </w:p>
  </w:comment>
  <w:comment w:id="412" w:author="Nathan Dorn" w:date="2024-02-16T10:06:00Z" w:initials="ND">
    <w:p w14:paraId="7FFF2638" w14:textId="77777777" w:rsidR="006773D0" w:rsidRDefault="0089356A" w:rsidP="006773D0">
      <w:pPr>
        <w:pStyle w:val="CommentText"/>
      </w:pPr>
      <w:r>
        <w:rPr>
          <w:rStyle w:val="CommentReference"/>
        </w:rPr>
        <w:annotationRef/>
      </w:r>
      <w:r w:rsidR="006773D0">
        <w:t xml:space="preserve">Without giving more information in the intro I don’t see how we can predict this. I added something because I’m trying to read between the lines to understand why you’re making these predictions.   I don’t really know how to make a prediction here if we don’t know “HOW” the assemblage changes.  What if survival just goes up?   I’m guessingf you re making this prediction because inverts and fish eat the juveniles (ectotherms) and endotherms eat the adults (not affected by temp?).  If so then that needs to be spelled out clearly because it’s unclear where this prediction comes from. </w:t>
      </w:r>
    </w:p>
  </w:comment>
  <w:comment w:id="425" w:author="Nathan Dorn" w:date="2024-02-16T10:14:00Z" w:initials="ND">
    <w:p w14:paraId="5A5B4D49" w14:textId="5E215AF2" w:rsidR="00A94715" w:rsidRDefault="00A94715" w:rsidP="00A94715">
      <w:pPr>
        <w:pStyle w:val="CommentText"/>
      </w:pPr>
      <w:r>
        <w:rPr>
          <w:rStyle w:val="CommentReference"/>
        </w:rPr>
        <w:annotationRef/>
      </w:r>
      <w:r>
        <w:t>Search and replace throughout.   Development and growth are not the same thing and we’re just measuring growth rates.  I know you’re trying to keep this separated from population growth, but that’s something we can do by clearly writing “population growth.”</w:t>
      </w:r>
    </w:p>
  </w:comment>
  <w:comment w:id="436" w:author="Nathan Dorn" w:date="2024-02-16T10:28:00Z" w:initials="ND">
    <w:p w14:paraId="43BBDA21" w14:textId="77777777" w:rsidR="00BB38A8" w:rsidRDefault="00BB38A8" w:rsidP="00BB38A8">
      <w:pPr>
        <w:pStyle w:val="CommentText"/>
      </w:pPr>
      <w:r>
        <w:rPr>
          <w:rStyle w:val="CommentReference"/>
        </w:rPr>
        <w:annotationRef/>
      </w:r>
      <w:r>
        <w:t xml:space="preserve">Already mentioned in the intro… repetitive.  Put the citations where necessary. </w:t>
      </w:r>
    </w:p>
  </w:comment>
  <w:comment w:id="438" w:author="Nathan Dorn" w:date="2024-02-16T10:29:00Z" w:initials="ND">
    <w:p w14:paraId="187ED246" w14:textId="77777777" w:rsidR="00526A5C" w:rsidRDefault="00526A5C" w:rsidP="00526A5C">
      <w:pPr>
        <w:pStyle w:val="CommentText"/>
      </w:pPr>
      <w:r>
        <w:rPr>
          <w:rStyle w:val="CommentReference"/>
        </w:rPr>
        <w:annotationRef/>
      </w:r>
      <w:r>
        <w:t>I restated in short version in the intro to help make sense of the predictions. This is better detail and some can be left in - reviewers can ask us to move it around if they don’t like the arrangment</w:t>
      </w:r>
    </w:p>
  </w:comment>
  <w:comment w:id="439" w:author="Nathan Dorn" w:date="2024-02-16T10:27:00Z" w:initials="ND">
    <w:p w14:paraId="6738E98D" w14:textId="34B4A287" w:rsidR="00BB38A8" w:rsidRDefault="00BB38A8" w:rsidP="00BB38A8">
      <w:pPr>
        <w:pStyle w:val="CommentText"/>
      </w:pPr>
      <w:r>
        <w:rPr>
          <w:rStyle w:val="CommentReference"/>
        </w:rPr>
        <w:annotationRef/>
      </w:r>
      <w:r>
        <w:t xml:space="preserve">This can go into the discussion as an important point of application of the work.  It’s mentioned without details in the intro right now. </w:t>
      </w:r>
    </w:p>
  </w:comment>
  <w:comment w:id="435" w:author="Nathan Dorn" w:date="2024-02-16T10:27:00Z" w:initials="ND">
    <w:p w14:paraId="4795556F" w14:textId="37D3836E" w:rsidR="00FC1D6F" w:rsidRDefault="00FC1D6F" w:rsidP="00FC1D6F">
      <w:pPr>
        <w:pStyle w:val="CommentText"/>
      </w:pPr>
      <w:r>
        <w:rPr>
          <w:rStyle w:val="CommentReference"/>
        </w:rPr>
        <w:annotationRef/>
      </w:r>
      <w:r>
        <w:t xml:space="preserve">Reduce these two paragraphs to some degree and mesh with the introduction to add pertinent information. </w:t>
      </w:r>
    </w:p>
  </w:comment>
  <w:comment w:id="441" w:author="Nathan Dorn" w:date="2024-02-16T10:30:00Z" w:initials="ND">
    <w:p w14:paraId="2EB82FB0" w14:textId="77777777" w:rsidR="00A75845" w:rsidRDefault="00A75845" w:rsidP="00A75845">
      <w:pPr>
        <w:pStyle w:val="CommentText"/>
      </w:pPr>
      <w:r>
        <w:rPr>
          <w:rStyle w:val="CommentReference"/>
        </w:rPr>
        <w:annotationRef/>
      </w:r>
      <w:r>
        <w:t xml:space="preserve">I think the explanation of the predator diversity is helpful. </w:t>
      </w:r>
    </w:p>
  </w:comment>
  <w:comment w:id="472" w:author="Nathan Dorn" w:date="2024-02-16T10:53:00Z" w:initials="ND">
    <w:p w14:paraId="13607F8D" w14:textId="77777777" w:rsidR="006D502F" w:rsidRDefault="006D502F" w:rsidP="006D502F">
      <w:pPr>
        <w:pStyle w:val="CommentText"/>
      </w:pPr>
      <w:r>
        <w:rPr>
          <w:rStyle w:val="CommentReference"/>
        </w:rPr>
        <w:annotationRef/>
      </w:r>
      <w:r>
        <w:t>What do you mean to say here?  Did I write this or did you?</w:t>
      </w:r>
    </w:p>
  </w:comment>
  <w:comment w:id="488" w:author="Nathan Dorn" w:date="2024-02-16T11:06:00Z" w:initials="ND">
    <w:p w14:paraId="6EEBED65" w14:textId="77777777" w:rsidR="00790DC8" w:rsidRDefault="00790DC8" w:rsidP="00790DC8">
      <w:pPr>
        <w:pStyle w:val="CommentText"/>
      </w:pPr>
      <w:r>
        <w:rPr>
          <w:rStyle w:val="CommentReference"/>
        </w:rPr>
        <w:annotationRef/>
      </w:r>
      <w:r>
        <w:t>You can’t call them WCA02 and WCA03 because that is the same distinction as the water conservation areas WCA2 and WCA3.</w:t>
      </w:r>
    </w:p>
  </w:comment>
  <w:comment w:id="545" w:author="Nathan Dorn" w:date="2024-02-16T11:08:00Z" w:initials="ND">
    <w:p w14:paraId="633ACD70" w14:textId="77777777" w:rsidR="00B512F7" w:rsidRDefault="00B512F7" w:rsidP="00B512F7">
      <w:pPr>
        <w:pStyle w:val="CommentText"/>
      </w:pPr>
      <w:r>
        <w:rPr>
          <w:rStyle w:val="CommentReference"/>
        </w:rPr>
        <w:annotationRef/>
      </w:r>
      <w:r>
        <w:t xml:space="preserve">Did survival data exclude the “dead” category?  Because we want effects of predators, right? I didn’t see that detail mentioned here. </w:t>
      </w:r>
    </w:p>
  </w:comment>
  <w:comment w:id="546" w:author="Nathan Dorn" w:date="2024-02-16T11:10:00Z" w:initials="ND">
    <w:p w14:paraId="2A6E764D" w14:textId="77777777" w:rsidR="001A6F7E" w:rsidRDefault="001A6F7E" w:rsidP="001A6F7E">
      <w:pPr>
        <w:pStyle w:val="CommentText"/>
      </w:pPr>
      <w:r>
        <w:rPr>
          <w:rStyle w:val="CommentReference"/>
        </w:rPr>
        <w:annotationRef/>
      </w:r>
      <w:r>
        <w:t xml:space="preserve">I don’t know if the reviewers will follow this. Is this from the growth experiment or from the methods/tethering escape check? </w:t>
      </w:r>
    </w:p>
  </w:comment>
  <w:comment w:id="548" w:author="Nathan Dorn" w:date="2024-02-16T11:15:00Z" w:initials="ND">
    <w:p w14:paraId="0F045E02" w14:textId="77777777" w:rsidR="00A55C86" w:rsidRDefault="00A55C86" w:rsidP="00A55C86">
      <w:pPr>
        <w:pStyle w:val="CommentText"/>
      </w:pPr>
      <w:r>
        <w:rPr>
          <w:rStyle w:val="CommentReference"/>
        </w:rPr>
        <w:annotationRef/>
      </w:r>
      <w:r>
        <w:t>I think these are results and should be put into your results section.</w:t>
      </w:r>
    </w:p>
  </w:comment>
  <w:comment w:id="557" w:author="Nathan Dorn" w:date="2024-02-16T11:14:00Z" w:initials="ND">
    <w:p w14:paraId="33ECCC59" w14:textId="79E21249" w:rsidR="00A55C86" w:rsidRDefault="00A55C86" w:rsidP="00A55C86">
      <w:pPr>
        <w:pStyle w:val="CommentText"/>
      </w:pPr>
      <w:r>
        <w:rPr>
          <w:rStyle w:val="CommentReference"/>
        </w:rPr>
        <w:annotationRef/>
      </w:r>
      <w:r>
        <w:t xml:space="preserve">Small populations of redear sunfish are also in these wetlands.  Do we mention that anywhere?  I think M2 and M4 have relatively very few… but you should check. </w:t>
      </w:r>
    </w:p>
  </w:comment>
  <w:comment w:id="573" w:author="Nathan Dorn" w:date="2024-02-16T11:14:00Z" w:initials="ND">
    <w:p w14:paraId="4F01218E" w14:textId="77777777" w:rsidR="00A55C86" w:rsidRDefault="00A55C86" w:rsidP="00A55C86">
      <w:pPr>
        <w:pStyle w:val="CommentText"/>
      </w:pPr>
      <w:r>
        <w:rPr>
          <w:rStyle w:val="CommentReference"/>
        </w:rPr>
        <w:annotationRef/>
      </w:r>
      <w:r>
        <w:t>finish</w:t>
      </w:r>
    </w:p>
  </w:comment>
  <w:comment w:id="572" w:author="Nathan Dorn" w:date="2024-02-16T11:15:00Z" w:initials="ND">
    <w:p w14:paraId="295CEA78" w14:textId="77777777" w:rsidR="00A55C86" w:rsidRDefault="00A55C86" w:rsidP="00A55C86">
      <w:pPr>
        <w:pStyle w:val="CommentText"/>
      </w:pPr>
      <w:r>
        <w:rPr>
          <w:rStyle w:val="CommentReference"/>
        </w:rPr>
        <w:annotationRef/>
      </w:r>
      <w:r>
        <w:t xml:space="preserve">These are results… and you’re citing a figure…. That needs to go into results. </w:t>
      </w:r>
    </w:p>
  </w:comment>
  <w:comment w:id="623" w:author="Nathan Dorn" w:date="2024-02-16T11:28:00Z" w:initials="ND">
    <w:p w14:paraId="4C801380" w14:textId="77777777" w:rsidR="006E4877" w:rsidRDefault="006E4877" w:rsidP="006E4877">
      <w:pPr>
        <w:pStyle w:val="CommentText"/>
      </w:pPr>
      <w:r>
        <w:rPr>
          <w:rStyle w:val="CommentReference"/>
        </w:rPr>
        <w:annotationRef/>
      </w:r>
      <w:r>
        <w:t>Fill in</w:t>
      </w:r>
    </w:p>
  </w:comment>
  <w:comment w:id="632" w:author="Nathan Dorn" w:date="2024-02-16T11:29:00Z" w:initials="ND">
    <w:p w14:paraId="1B27EB94" w14:textId="77777777" w:rsidR="006E4877" w:rsidRDefault="006E4877" w:rsidP="006E4877">
      <w:pPr>
        <w:pStyle w:val="CommentText"/>
      </w:pPr>
      <w:r>
        <w:rPr>
          <w:rStyle w:val="CommentReference"/>
        </w:rPr>
        <w:annotationRef/>
      </w:r>
      <w:r>
        <w:t xml:space="preserve">Does the journal want one or two spaces here between sentences.  Historically was two and that’s the way I was taught to write, but lately some have been pulling back to one. </w:t>
      </w:r>
    </w:p>
  </w:comment>
  <w:comment w:id="640" w:author="Nathan Dorn" w:date="2024-02-16T11:31:00Z" w:initials="ND">
    <w:p w14:paraId="3606906D" w14:textId="77777777" w:rsidR="009E0B50" w:rsidRDefault="009E0B50" w:rsidP="009E0B50">
      <w:pPr>
        <w:pStyle w:val="CommentText"/>
      </w:pPr>
      <w:r>
        <w:rPr>
          <w:rStyle w:val="CommentReference"/>
        </w:rPr>
        <w:annotationRef/>
      </w:r>
      <w:r>
        <w:t>Maybe a single panel now?</w:t>
      </w:r>
    </w:p>
  </w:comment>
  <w:comment w:id="647" w:author="Nathan Dorn" w:date="2024-02-16T11:32:00Z" w:initials="ND">
    <w:p w14:paraId="34472B07" w14:textId="77777777" w:rsidR="006B4683" w:rsidRDefault="006B4683" w:rsidP="006B4683">
      <w:pPr>
        <w:pStyle w:val="CommentText"/>
      </w:pPr>
      <w:r>
        <w:rPr>
          <w:rStyle w:val="CommentReference"/>
        </w:rPr>
        <w:annotationRef/>
      </w:r>
      <w:r>
        <w:t>3 sentences from methods?</w:t>
      </w:r>
    </w:p>
  </w:comment>
  <w:comment w:id="652" w:author="Nathan Dorn" w:date="2024-02-16T11:32:00Z" w:initials="ND">
    <w:p w14:paraId="4C287E02" w14:textId="0E6C03A9" w:rsidR="006B4683" w:rsidRDefault="006B4683" w:rsidP="006B4683">
      <w:pPr>
        <w:pStyle w:val="CommentText"/>
      </w:pPr>
      <w:r>
        <w:rPr>
          <w:rStyle w:val="CommentReference"/>
        </w:rPr>
        <w:annotationRef/>
      </w:r>
      <w:r>
        <w:t>Probably use the british spelling here</w:t>
      </w:r>
    </w:p>
  </w:comment>
  <w:comment w:id="657" w:author="Nathan Dorn" w:date="2024-02-16T11:41:00Z" w:initials="ND">
    <w:p w14:paraId="473BF342" w14:textId="77777777" w:rsidR="000D43DF" w:rsidRDefault="000D43DF" w:rsidP="000D43DF">
      <w:pPr>
        <w:pStyle w:val="CommentText"/>
      </w:pPr>
      <w:r>
        <w:rPr>
          <w:rStyle w:val="CommentReference"/>
        </w:rPr>
        <w:annotationRef/>
      </w:r>
      <w:r>
        <w:t>Turn into percents</w:t>
      </w:r>
    </w:p>
  </w:comment>
  <w:comment w:id="713" w:author="Nathan Dorn" w:date="2024-02-16T11:41:00Z" w:initials="ND">
    <w:p w14:paraId="7787FB45" w14:textId="77777777" w:rsidR="000D43DF" w:rsidRDefault="000D43DF" w:rsidP="000D43DF">
      <w:pPr>
        <w:pStyle w:val="CommentText"/>
      </w:pPr>
      <w:r>
        <w:rPr>
          <w:rStyle w:val="CommentReference"/>
        </w:rPr>
        <w:annotationRef/>
      </w:r>
      <w:r>
        <w:t>Was this explained in the methods?</w:t>
      </w:r>
    </w:p>
  </w:comment>
  <w:comment w:id="739" w:author="Nathan Dorn" w:date="2024-02-16T11:45:00Z" w:initials="ND">
    <w:p w14:paraId="11896356" w14:textId="77777777" w:rsidR="00AF6997" w:rsidRDefault="00AF6997" w:rsidP="00AF6997">
      <w:pPr>
        <w:pStyle w:val="CommentText"/>
      </w:pPr>
      <w:r>
        <w:rPr>
          <w:rStyle w:val="CommentReference"/>
        </w:rPr>
        <w:annotationRef/>
      </w:r>
      <w:r>
        <w:t xml:space="preserve">Hopefully we are doing this?  I think I wrote this but not sure what you think about it. </w:t>
      </w:r>
    </w:p>
  </w:comment>
  <w:comment w:id="765" w:author="Nathan Dorn" w:date="2024-02-16T11:51:00Z" w:initials="ND">
    <w:p w14:paraId="0B042406" w14:textId="77777777" w:rsidR="00137444" w:rsidRDefault="00CE214C" w:rsidP="00137444">
      <w:pPr>
        <w:pStyle w:val="CommentText"/>
      </w:pPr>
      <w:r>
        <w:rPr>
          <w:rStyle w:val="CommentReference"/>
        </w:rPr>
        <w:annotationRef/>
      </w:r>
      <w:r w:rsidR="00137444">
        <w:t xml:space="preserve">Makeup or abundance? Or either? Seems like the key thing is abundance but I could see either one affecting these rates.  Same total abundance, but more crayfish and fewer bugs and more sirens?  Vs. fewer of everything but same relative abundances? </w:t>
      </w:r>
    </w:p>
  </w:comment>
  <w:comment w:id="770" w:author="Nathan Dorn" w:date="2024-02-16T11:49:00Z" w:initials="ND">
    <w:p w14:paraId="064DB9E1" w14:textId="19474CBB" w:rsidR="005E6723" w:rsidRDefault="005E6723" w:rsidP="005E6723">
      <w:pPr>
        <w:pStyle w:val="CommentText"/>
      </w:pPr>
      <w:r>
        <w:rPr>
          <w:rStyle w:val="CommentReference"/>
        </w:rPr>
        <w:annotationRef/>
      </w:r>
      <w:r>
        <w:t>Not “changes in survival rate” would decrease… just “survival rate would decrease.”  There’s a difference…</w:t>
      </w:r>
    </w:p>
  </w:comment>
  <w:comment w:id="772" w:author="Nathan Dorn" w:date="2024-02-16T11:50:00Z" w:initials="ND">
    <w:p w14:paraId="7A538DC8" w14:textId="77777777" w:rsidR="00191071" w:rsidRDefault="00191071" w:rsidP="00191071">
      <w:pPr>
        <w:pStyle w:val="CommentText"/>
      </w:pPr>
      <w:r>
        <w:rPr>
          <w:rStyle w:val="CommentReference"/>
        </w:rPr>
        <w:annotationRef/>
      </w:r>
      <w:r>
        <w:t>All sizes aren’t eaten by ectotherms.  Don’t we think this should be strongest for them?</w:t>
      </w:r>
    </w:p>
  </w:comment>
  <w:comment w:id="788" w:author="Nathan Dorn" w:date="2024-02-16T11:56:00Z" w:initials="ND">
    <w:p w14:paraId="28533290" w14:textId="77777777" w:rsidR="00F73DB8" w:rsidRDefault="00F73DB8" w:rsidP="00F73DB8">
      <w:pPr>
        <w:pStyle w:val="CommentText"/>
      </w:pPr>
      <w:r>
        <w:rPr>
          <w:rStyle w:val="CommentReference"/>
        </w:rPr>
        <w:annotationRef/>
      </w:r>
      <w:r>
        <w:t xml:space="preserve">I’m guessing these are going to be lowercase throughout since they aren’t proper nouns.  Check the journal. </w:t>
      </w:r>
    </w:p>
  </w:comment>
  <w:comment w:id="793" w:author="Nathan Dorn" w:date="2024-02-16T11:58:00Z" w:initials="ND">
    <w:p w14:paraId="74CC87BC" w14:textId="77777777" w:rsidR="00671C4E" w:rsidRDefault="00671C4E" w:rsidP="00671C4E">
      <w:pPr>
        <w:pStyle w:val="CommentText"/>
      </w:pPr>
      <w:r>
        <w:rPr>
          <w:rStyle w:val="CommentReference"/>
        </w:rPr>
        <w:annotationRef/>
      </w:r>
      <w:r>
        <w:t>Check journal, caps or lowercase? Then change throughout</w:t>
      </w:r>
    </w:p>
  </w:comment>
  <w:comment w:id="807" w:author="Nathan Dorn" w:date="2024-02-16T12:00:00Z" w:initials="ND">
    <w:p w14:paraId="460A562C" w14:textId="77777777" w:rsidR="001F77F5" w:rsidRDefault="001F77F5" w:rsidP="001F77F5">
      <w:pPr>
        <w:pStyle w:val="CommentText"/>
      </w:pPr>
      <w:r>
        <w:rPr>
          <w:rStyle w:val="CommentReference"/>
        </w:rPr>
        <w:annotationRef/>
      </w:r>
      <w:r>
        <w:t xml:space="preserve">I think you should go back to the samples and measure the Belostoma… I’m guessing they were smaller in the wet season which may help explain the per capita attack rate difference in the seasons.  It may also point to the importance of density, size structure, and temperature in a field setting.  Otherwise there’s no reason to think they shouldn’t have high per capita rates, right? </w:t>
      </w:r>
    </w:p>
  </w:comment>
  <w:comment w:id="808" w:author="Nathan Dorn" w:date="2024-02-16T12:01:00Z" w:initials="ND">
    <w:p w14:paraId="416130D2" w14:textId="77777777" w:rsidR="001F77F5" w:rsidRDefault="001F77F5" w:rsidP="001F77F5">
      <w:pPr>
        <w:pStyle w:val="CommentText"/>
      </w:pPr>
      <w:r>
        <w:rPr>
          <w:rStyle w:val="CommentReference"/>
        </w:rPr>
        <w:annotationRef/>
      </w:r>
      <w:r>
        <w:t xml:space="preserve">If you remove the space between paragraphs throughout I’m guessing you’ll shorten this paper by a page. </w:t>
      </w:r>
    </w:p>
  </w:comment>
  <w:comment w:id="809" w:author="Nathan Dorn" w:date="2024-02-16T12:02:00Z" w:initials="ND">
    <w:p w14:paraId="6E49DA71" w14:textId="77777777" w:rsidR="001F77F5" w:rsidRDefault="001F77F5" w:rsidP="001F77F5">
      <w:pPr>
        <w:pStyle w:val="CommentText"/>
      </w:pPr>
      <w:r>
        <w:rPr>
          <w:rStyle w:val="CommentReference"/>
        </w:rPr>
        <w:annotationRef/>
      </w:r>
      <w:r>
        <w:t>Think this matters?  Maybe?</w:t>
      </w:r>
    </w:p>
  </w:comment>
  <w:comment w:id="812" w:author="Nathan Dorn" w:date="2024-02-16T12:02:00Z" w:initials="ND">
    <w:p w14:paraId="02C365F8" w14:textId="77777777" w:rsidR="00694EB7" w:rsidRDefault="00694EB7" w:rsidP="00694EB7">
      <w:pPr>
        <w:pStyle w:val="CommentText"/>
      </w:pPr>
      <w:r>
        <w:rPr>
          <w:rStyle w:val="CommentReference"/>
        </w:rPr>
        <w:annotationRef/>
      </w:r>
      <w:r>
        <w:t>Check the Novak papers?  I’m guessing they say something similar?</w:t>
      </w:r>
    </w:p>
  </w:comment>
  <w:comment w:id="837" w:author="Nathan Dorn" w:date="2024-02-16T12:05:00Z" w:initials="ND">
    <w:p w14:paraId="1476C01D" w14:textId="77777777" w:rsidR="00392BF0" w:rsidRDefault="00392BF0" w:rsidP="00392BF0">
      <w:pPr>
        <w:pStyle w:val="CommentText"/>
      </w:pPr>
      <w:r>
        <w:rPr>
          <w:rStyle w:val="CommentReference"/>
        </w:rPr>
        <w:annotationRef/>
      </w:r>
      <w:r>
        <w:t>Cite something here?</w:t>
      </w:r>
    </w:p>
  </w:comment>
  <w:comment w:id="853" w:author="Nathan Dorn" w:date="2024-02-16T12:15:00Z" w:initials="ND">
    <w:p w14:paraId="44C42CB8" w14:textId="77777777" w:rsidR="00C103D4" w:rsidRDefault="00C103D4" w:rsidP="00C103D4">
      <w:pPr>
        <w:pStyle w:val="CommentText"/>
      </w:pPr>
      <w:r>
        <w:rPr>
          <w:rStyle w:val="CommentReference"/>
        </w:rPr>
        <w:annotationRef/>
      </w:r>
      <w:r>
        <w:t>Finish?</w:t>
      </w:r>
    </w:p>
  </w:comment>
  <w:comment w:id="878" w:author="Nathan Dorn" w:date="2024-02-16T12:13:00Z" w:initials="ND">
    <w:p w14:paraId="5A1E1D9F" w14:textId="0991CF82" w:rsidR="00A448F7" w:rsidRDefault="00A448F7" w:rsidP="00A448F7">
      <w:pPr>
        <w:pStyle w:val="CommentText"/>
      </w:pPr>
      <w:r>
        <w:rPr>
          <w:rStyle w:val="CommentReference"/>
        </w:rPr>
        <w:annotationRef/>
      </w:r>
      <w:r>
        <w:t>Should be Supplement?</w:t>
      </w:r>
    </w:p>
  </w:comment>
  <w:comment w:id="885" w:author="Nathan Dorn" w:date="2024-02-16T12:15:00Z" w:initials="ND">
    <w:p w14:paraId="7DA4D871" w14:textId="77777777" w:rsidR="00C103D4" w:rsidRDefault="00C103D4" w:rsidP="00C103D4">
      <w:pPr>
        <w:pStyle w:val="CommentText"/>
      </w:pPr>
      <w:r>
        <w:rPr>
          <w:rStyle w:val="CommentReference"/>
        </w:rPr>
        <w:annotationRef/>
      </w:r>
      <w:r>
        <w:t>Probably all lowercase</w:t>
      </w:r>
    </w:p>
  </w:comment>
  <w:comment w:id="886" w:author="Nathan Dorn" w:date="2024-02-16T12:16:00Z" w:initials="ND">
    <w:p w14:paraId="57F34989" w14:textId="77777777" w:rsidR="005D2216" w:rsidRDefault="00C103D4" w:rsidP="005D2216">
      <w:pPr>
        <w:pStyle w:val="CommentText"/>
      </w:pPr>
      <w:r>
        <w:rPr>
          <w:rStyle w:val="CommentReference"/>
        </w:rPr>
        <w:annotationRef/>
      </w:r>
      <w:r w:rsidR="005D2216">
        <w:t>Who is going to do this? New MS student?  Occupancy model?</w:t>
      </w:r>
    </w:p>
  </w:comment>
  <w:comment w:id="897" w:author="Nathan Dorn" w:date="2024-02-16T12:20:00Z" w:initials="ND">
    <w:p w14:paraId="5690D08B" w14:textId="77777777" w:rsidR="004E7A43" w:rsidRDefault="004E7A43" w:rsidP="004E7A43">
      <w:pPr>
        <w:pStyle w:val="CommentText"/>
      </w:pPr>
      <w:r>
        <w:rPr>
          <w:rStyle w:val="CommentReference"/>
        </w:rPr>
        <w:annotationRef/>
      </w:r>
      <w:r>
        <w:t>Based on the growth rates, can snails at low TP grow beyond 10 mm in 3-4 weeks at 10-20 cm water depth?    Is it possible we’re just missing a critical window of safe conditions by average the parameters the way we are?</w:t>
      </w:r>
    </w:p>
  </w:comment>
  <w:comment w:id="900" w:author="Nathan Dorn" w:date="2024-02-16T12:36:00Z" w:initials="ND">
    <w:p w14:paraId="0E3B32FA" w14:textId="77777777" w:rsidR="00D42A17" w:rsidRDefault="00D42A17" w:rsidP="00D42A17">
      <w:pPr>
        <w:pStyle w:val="CommentText"/>
      </w:pPr>
      <w:r>
        <w:rPr>
          <w:rStyle w:val="CommentReference"/>
        </w:rPr>
        <w:annotationRef/>
      </w:r>
      <w:r>
        <w:t xml:space="preserve">I might have written this, but it doesn’t make any sense to me now. </w:t>
      </w:r>
    </w:p>
  </w:comment>
  <w:comment w:id="910" w:author="Nathan Dorn" w:date="2024-02-16T12:37:00Z" w:initials="ND">
    <w:p w14:paraId="21D8338E" w14:textId="77777777" w:rsidR="00623593" w:rsidRDefault="00623593" w:rsidP="00623593">
      <w:pPr>
        <w:pStyle w:val="CommentText"/>
      </w:pPr>
      <w:r>
        <w:rPr>
          <w:rStyle w:val="CommentReference"/>
        </w:rPr>
        <w:annotationRef/>
      </w:r>
      <w:r>
        <w:t>This is just a start of a final paragraph but we need to expand this back out to the general message for population and community ecology.  The last paragraph should sort of mirror the start of the paper with “what we have learned and why it matters for ecology.”</w:t>
      </w:r>
    </w:p>
  </w:comment>
  <w:comment w:id="1008" w:author="Nathan Dorn" w:date="2024-02-16T11:24:00Z" w:initials="ND">
    <w:p w14:paraId="44FDC65A" w14:textId="67D0E91B" w:rsidR="00455BAC" w:rsidRDefault="00455BAC" w:rsidP="00455BAC">
      <w:pPr>
        <w:pStyle w:val="CommentText"/>
      </w:pPr>
      <w:r>
        <w:rPr>
          <w:rStyle w:val="CommentReference"/>
        </w:rPr>
        <w:annotationRef/>
      </w:r>
      <w:r>
        <w:t>Please highlight, with shading, the period of reproduction.  This is a year that we lost control of the depths in constrained and so doesn’t make a nice contrast of the late wet season treatments.  The effects on early wet season reproduction is fine, but I wonder how much more extreme 2019 or 2021 would look.  ? Were the dry seasons pulled apart a little more those years?</w:t>
      </w:r>
    </w:p>
  </w:comment>
  <w:comment w:id="1020" w:author="Nathan Dorn" w:date="2024-02-16T11:54:00Z" w:initials="ND">
    <w:p w14:paraId="0B1E3422" w14:textId="77777777" w:rsidR="00F466E2" w:rsidRDefault="00F466E2" w:rsidP="00F466E2">
      <w:pPr>
        <w:pStyle w:val="CommentText"/>
      </w:pPr>
      <w:r>
        <w:rPr>
          <w:rStyle w:val="CommentReference"/>
        </w:rPr>
        <w:annotationRef/>
      </w:r>
      <w:r>
        <w:t>Are there any other predators in the vert category we might be overlooking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3D84C6" w15:done="0"/>
  <w15:commentEx w15:paraId="533DAB9F" w15:done="0"/>
  <w15:commentEx w15:paraId="2DD81C53" w15:done="0"/>
  <w15:commentEx w15:paraId="660CAC15" w15:done="0"/>
  <w15:commentEx w15:paraId="04234177" w15:done="0"/>
  <w15:commentEx w15:paraId="755017D7" w15:done="0"/>
  <w15:commentEx w15:paraId="77460EF7" w15:done="0"/>
  <w15:commentEx w15:paraId="7699DE8A" w15:done="0"/>
  <w15:commentEx w15:paraId="49CF4A95" w15:done="0"/>
  <w15:commentEx w15:paraId="37F75EB9" w15:done="0"/>
  <w15:commentEx w15:paraId="16D48170" w15:done="0"/>
  <w15:commentEx w15:paraId="6DBD74BF" w15:done="0"/>
  <w15:commentEx w15:paraId="49232054" w15:done="0"/>
  <w15:commentEx w15:paraId="67691AA2" w15:done="0"/>
  <w15:commentEx w15:paraId="2BB4A0E3" w15:done="0"/>
  <w15:commentEx w15:paraId="0A276E88" w15:done="0"/>
  <w15:commentEx w15:paraId="22D89A2C" w15:done="0"/>
  <w15:commentEx w15:paraId="613AE33D" w15:done="0"/>
  <w15:commentEx w15:paraId="4C96391F" w15:done="0"/>
  <w15:commentEx w15:paraId="67232853" w15:done="0"/>
  <w15:commentEx w15:paraId="5038472C" w15:done="0"/>
  <w15:commentEx w15:paraId="7FFF2638" w15:done="0"/>
  <w15:commentEx w15:paraId="5A5B4D49" w15:done="0"/>
  <w15:commentEx w15:paraId="43BBDA21" w15:done="0"/>
  <w15:commentEx w15:paraId="187ED246" w15:done="0"/>
  <w15:commentEx w15:paraId="6738E98D" w15:done="0"/>
  <w15:commentEx w15:paraId="4795556F" w15:done="0"/>
  <w15:commentEx w15:paraId="2EB82FB0" w15:done="0"/>
  <w15:commentEx w15:paraId="13607F8D" w15:done="0"/>
  <w15:commentEx w15:paraId="6EEBED65" w15:done="0"/>
  <w15:commentEx w15:paraId="633ACD70" w15:done="0"/>
  <w15:commentEx w15:paraId="2A6E764D" w15:done="0"/>
  <w15:commentEx w15:paraId="0F045E02" w15:done="0"/>
  <w15:commentEx w15:paraId="33ECCC59" w15:done="0"/>
  <w15:commentEx w15:paraId="4F01218E" w15:done="0"/>
  <w15:commentEx w15:paraId="295CEA78" w15:done="0"/>
  <w15:commentEx w15:paraId="4C801380" w15:done="0"/>
  <w15:commentEx w15:paraId="1B27EB94" w15:done="0"/>
  <w15:commentEx w15:paraId="3606906D" w15:done="0"/>
  <w15:commentEx w15:paraId="34472B07" w15:done="0"/>
  <w15:commentEx w15:paraId="4C287E02" w15:done="0"/>
  <w15:commentEx w15:paraId="473BF342" w15:done="0"/>
  <w15:commentEx w15:paraId="7787FB45" w15:done="0"/>
  <w15:commentEx w15:paraId="11896356" w15:done="0"/>
  <w15:commentEx w15:paraId="0B042406" w15:done="0"/>
  <w15:commentEx w15:paraId="064DB9E1" w15:done="0"/>
  <w15:commentEx w15:paraId="7A538DC8" w15:done="0"/>
  <w15:commentEx w15:paraId="28533290" w15:done="0"/>
  <w15:commentEx w15:paraId="74CC87BC" w15:done="0"/>
  <w15:commentEx w15:paraId="460A562C" w15:done="0"/>
  <w15:commentEx w15:paraId="416130D2" w15:done="0"/>
  <w15:commentEx w15:paraId="6E49DA71" w15:done="0"/>
  <w15:commentEx w15:paraId="02C365F8" w15:done="0"/>
  <w15:commentEx w15:paraId="1476C01D" w15:done="0"/>
  <w15:commentEx w15:paraId="44C42CB8" w15:done="0"/>
  <w15:commentEx w15:paraId="5A1E1D9F" w15:done="0"/>
  <w15:commentEx w15:paraId="7DA4D871" w15:done="0"/>
  <w15:commentEx w15:paraId="57F34989" w15:done="0"/>
  <w15:commentEx w15:paraId="5690D08B" w15:done="0"/>
  <w15:commentEx w15:paraId="0E3B32FA" w15:done="0"/>
  <w15:commentEx w15:paraId="21D8338E" w15:done="0"/>
  <w15:commentEx w15:paraId="44FDC65A" w15:done="0"/>
  <w15:commentEx w15:paraId="0B1E342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0717DE7" w16cex:dateUtc="2024-02-15T14:54:00Z"/>
  <w16cex:commentExtensible w16cex:durableId="3CDF10A7" w16cex:dateUtc="2024-02-15T15:00:00Z"/>
  <w16cex:commentExtensible w16cex:durableId="06F1C8B9" w16cex:dateUtc="2024-02-15T15:04:00Z"/>
  <w16cex:commentExtensible w16cex:durableId="77DEA769" w16cex:dateUtc="2024-02-15T15:10:00Z"/>
  <w16cex:commentExtensible w16cex:durableId="72CF9F53" w16cex:dateUtc="2024-02-15T15:13:00Z"/>
  <w16cex:commentExtensible w16cex:durableId="2F1325DE" w16cex:dateUtc="2024-02-16T13:49:00Z"/>
  <w16cex:commentExtensible w16cex:durableId="759B3F8D" w16cex:dateUtc="2024-02-16T13:55:00Z"/>
  <w16cex:commentExtensible w16cex:durableId="6E75CA97" w16cex:dateUtc="2024-02-15T15:21:00Z"/>
  <w16cex:commentExtensible w16cex:durableId="5B1AA6A6" w16cex:dateUtc="2024-02-15T15:23:00Z"/>
  <w16cex:commentExtensible w16cex:durableId="55D41254" w16cex:dateUtc="2024-02-16T14:16:00Z"/>
  <w16cex:commentExtensible w16cex:durableId="1908D4D3" w16cex:dateUtc="2024-02-15T15:15:00Z"/>
  <w16cex:commentExtensible w16cex:durableId="2EE5699D" w16cex:dateUtc="2024-02-16T14:31:00Z"/>
  <w16cex:commentExtensible w16cex:durableId="598B7CA0" w16cex:dateUtc="2024-02-16T14:20:00Z"/>
  <w16cex:commentExtensible w16cex:durableId="59642F00" w16cex:dateUtc="2024-02-16T14:28:00Z"/>
  <w16cex:commentExtensible w16cex:durableId="36378C47" w16cex:dateUtc="2024-02-16T14:41:00Z"/>
  <w16cex:commentExtensible w16cex:durableId="459D3F50" w16cex:dateUtc="2024-02-16T14:42:00Z"/>
  <w16cex:commentExtensible w16cex:durableId="6EAD73C5" w16cex:dateUtc="2024-02-16T15:47:00Z"/>
  <w16cex:commentExtensible w16cex:durableId="5406FEDE" w16cex:dateUtc="2024-02-16T14:49:00Z"/>
  <w16cex:commentExtensible w16cex:durableId="2C89E40E" w16cex:dateUtc="2024-02-16T15:23:00Z"/>
  <w16cex:commentExtensible w16cex:durableId="3AA3AF02" w16cex:dateUtc="2024-02-16T15:24:00Z"/>
  <w16cex:commentExtensible w16cex:durableId="34EAED43" w16cex:dateUtc="2024-02-16T15:04:00Z"/>
  <w16cex:commentExtensible w16cex:durableId="22641E8B" w16cex:dateUtc="2024-02-16T15:06:00Z"/>
  <w16cex:commentExtensible w16cex:durableId="2CC1D206" w16cex:dateUtc="2024-02-16T15:14:00Z"/>
  <w16cex:commentExtensible w16cex:durableId="685A1784" w16cex:dateUtc="2024-02-16T15:28:00Z"/>
  <w16cex:commentExtensible w16cex:durableId="0F788AEE" w16cex:dateUtc="2024-02-16T15:29:00Z"/>
  <w16cex:commentExtensible w16cex:durableId="205767B9" w16cex:dateUtc="2024-02-16T15:27:00Z"/>
  <w16cex:commentExtensible w16cex:durableId="390A5118" w16cex:dateUtc="2024-02-16T15:27:00Z"/>
  <w16cex:commentExtensible w16cex:durableId="3946B7AF" w16cex:dateUtc="2024-02-16T15:30:00Z"/>
  <w16cex:commentExtensible w16cex:durableId="6362A13C" w16cex:dateUtc="2024-02-16T15:53:00Z"/>
  <w16cex:commentExtensible w16cex:durableId="21B00942" w16cex:dateUtc="2024-02-16T16:06:00Z"/>
  <w16cex:commentExtensible w16cex:durableId="767F652C" w16cex:dateUtc="2024-02-16T16:08:00Z"/>
  <w16cex:commentExtensible w16cex:durableId="7C78E312" w16cex:dateUtc="2024-02-16T16:10:00Z"/>
  <w16cex:commentExtensible w16cex:durableId="734CD380" w16cex:dateUtc="2024-02-16T16:15:00Z"/>
  <w16cex:commentExtensible w16cex:durableId="14109101" w16cex:dateUtc="2024-02-16T16:14:00Z"/>
  <w16cex:commentExtensible w16cex:durableId="3C6E53EE" w16cex:dateUtc="2024-02-16T16:14:00Z"/>
  <w16cex:commentExtensible w16cex:durableId="1E748DB1" w16cex:dateUtc="2024-02-16T16:15:00Z"/>
  <w16cex:commentExtensible w16cex:durableId="01CA5352" w16cex:dateUtc="2024-02-16T16:28:00Z"/>
  <w16cex:commentExtensible w16cex:durableId="11C5E303" w16cex:dateUtc="2024-02-16T16:29:00Z"/>
  <w16cex:commentExtensible w16cex:durableId="103B6CFB" w16cex:dateUtc="2024-02-16T16:31:00Z"/>
  <w16cex:commentExtensible w16cex:durableId="792C6A1D" w16cex:dateUtc="2024-02-16T16:32:00Z"/>
  <w16cex:commentExtensible w16cex:durableId="3B8DEFCA" w16cex:dateUtc="2024-02-16T16:32:00Z"/>
  <w16cex:commentExtensible w16cex:durableId="2A12299C" w16cex:dateUtc="2024-02-16T16:41:00Z"/>
  <w16cex:commentExtensible w16cex:durableId="0E10435B" w16cex:dateUtc="2024-02-16T16:41:00Z"/>
  <w16cex:commentExtensible w16cex:durableId="483EC2EA" w16cex:dateUtc="2024-02-16T16:45:00Z"/>
  <w16cex:commentExtensible w16cex:durableId="79494E4E" w16cex:dateUtc="2024-02-16T16:51:00Z"/>
  <w16cex:commentExtensible w16cex:durableId="1F8B82B4" w16cex:dateUtc="2024-02-16T16:49:00Z"/>
  <w16cex:commentExtensible w16cex:durableId="3E9D77BC" w16cex:dateUtc="2024-02-16T16:50:00Z"/>
  <w16cex:commentExtensible w16cex:durableId="0723071B" w16cex:dateUtc="2024-02-16T16:56:00Z"/>
  <w16cex:commentExtensible w16cex:durableId="71E82038" w16cex:dateUtc="2024-02-16T16:58:00Z"/>
  <w16cex:commentExtensible w16cex:durableId="3D045F42" w16cex:dateUtc="2024-02-16T17:00:00Z"/>
  <w16cex:commentExtensible w16cex:durableId="5B4672C3" w16cex:dateUtc="2024-02-16T17:01:00Z"/>
  <w16cex:commentExtensible w16cex:durableId="19266EAF" w16cex:dateUtc="2024-02-16T17:02:00Z"/>
  <w16cex:commentExtensible w16cex:durableId="5DA5B2E5" w16cex:dateUtc="2024-02-16T17:02:00Z"/>
  <w16cex:commentExtensible w16cex:durableId="735722CA" w16cex:dateUtc="2024-02-16T17:05:00Z"/>
  <w16cex:commentExtensible w16cex:durableId="7ECA6374" w16cex:dateUtc="2024-02-16T17:15:00Z"/>
  <w16cex:commentExtensible w16cex:durableId="2D46E8FF" w16cex:dateUtc="2024-02-16T17:13:00Z"/>
  <w16cex:commentExtensible w16cex:durableId="4C0754E7" w16cex:dateUtc="2024-02-16T17:15:00Z"/>
  <w16cex:commentExtensible w16cex:durableId="267821BD" w16cex:dateUtc="2024-02-16T17:16:00Z"/>
  <w16cex:commentExtensible w16cex:durableId="681A937C" w16cex:dateUtc="2024-02-16T17:20:00Z"/>
  <w16cex:commentExtensible w16cex:durableId="7C4DF3E7" w16cex:dateUtc="2024-02-16T17:36:00Z"/>
  <w16cex:commentExtensible w16cex:durableId="3573C8AD" w16cex:dateUtc="2024-02-16T17:37:00Z"/>
  <w16cex:commentExtensible w16cex:durableId="7FDE8577" w16cex:dateUtc="2024-02-16T16:24:00Z"/>
  <w16cex:commentExtensible w16cex:durableId="440993CD" w16cex:dateUtc="2024-02-16T16: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3D84C6" w16cid:durableId="20717DE7"/>
  <w16cid:commentId w16cid:paraId="533DAB9F" w16cid:durableId="3CDF10A7"/>
  <w16cid:commentId w16cid:paraId="2DD81C53" w16cid:durableId="06F1C8B9"/>
  <w16cid:commentId w16cid:paraId="660CAC15" w16cid:durableId="77DEA769"/>
  <w16cid:commentId w16cid:paraId="04234177" w16cid:durableId="72CF9F53"/>
  <w16cid:commentId w16cid:paraId="755017D7" w16cid:durableId="2F1325DE"/>
  <w16cid:commentId w16cid:paraId="77460EF7" w16cid:durableId="759B3F8D"/>
  <w16cid:commentId w16cid:paraId="7699DE8A" w16cid:durableId="6E75CA97"/>
  <w16cid:commentId w16cid:paraId="49CF4A95" w16cid:durableId="5B1AA6A6"/>
  <w16cid:commentId w16cid:paraId="37F75EB9" w16cid:durableId="55D41254"/>
  <w16cid:commentId w16cid:paraId="16D48170" w16cid:durableId="1908D4D3"/>
  <w16cid:commentId w16cid:paraId="6DBD74BF" w16cid:durableId="2EE5699D"/>
  <w16cid:commentId w16cid:paraId="49232054" w16cid:durableId="598B7CA0"/>
  <w16cid:commentId w16cid:paraId="67691AA2" w16cid:durableId="59642F00"/>
  <w16cid:commentId w16cid:paraId="2BB4A0E3" w16cid:durableId="36378C47"/>
  <w16cid:commentId w16cid:paraId="0A276E88" w16cid:durableId="459D3F50"/>
  <w16cid:commentId w16cid:paraId="22D89A2C" w16cid:durableId="6EAD73C5"/>
  <w16cid:commentId w16cid:paraId="613AE33D" w16cid:durableId="5406FEDE"/>
  <w16cid:commentId w16cid:paraId="4C96391F" w16cid:durableId="2C89E40E"/>
  <w16cid:commentId w16cid:paraId="67232853" w16cid:durableId="3AA3AF02"/>
  <w16cid:commentId w16cid:paraId="5038472C" w16cid:durableId="34EAED43"/>
  <w16cid:commentId w16cid:paraId="7FFF2638" w16cid:durableId="22641E8B"/>
  <w16cid:commentId w16cid:paraId="5A5B4D49" w16cid:durableId="2CC1D206"/>
  <w16cid:commentId w16cid:paraId="43BBDA21" w16cid:durableId="685A1784"/>
  <w16cid:commentId w16cid:paraId="187ED246" w16cid:durableId="0F788AEE"/>
  <w16cid:commentId w16cid:paraId="6738E98D" w16cid:durableId="205767B9"/>
  <w16cid:commentId w16cid:paraId="4795556F" w16cid:durableId="390A5118"/>
  <w16cid:commentId w16cid:paraId="2EB82FB0" w16cid:durableId="3946B7AF"/>
  <w16cid:commentId w16cid:paraId="13607F8D" w16cid:durableId="6362A13C"/>
  <w16cid:commentId w16cid:paraId="6EEBED65" w16cid:durableId="21B00942"/>
  <w16cid:commentId w16cid:paraId="633ACD70" w16cid:durableId="767F652C"/>
  <w16cid:commentId w16cid:paraId="2A6E764D" w16cid:durableId="7C78E312"/>
  <w16cid:commentId w16cid:paraId="0F045E02" w16cid:durableId="734CD380"/>
  <w16cid:commentId w16cid:paraId="33ECCC59" w16cid:durableId="14109101"/>
  <w16cid:commentId w16cid:paraId="4F01218E" w16cid:durableId="3C6E53EE"/>
  <w16cid:commentId w16cid:paraId="295CEA78" w16cid:durableId="1E748DB1"/>
  <w16cid:commentId w16cid:paraId="4C801380" w16cid:durableId="01CA5352"/>
  <w16cid:commentId w16cid:paraId="1B27EB94" w16cid:durableId="11C5E303"/>
  <w16cid:commentId w16cid:paraId="3606906D" w16cid:durableId="103B6CFB"/>
  <w16cid:commentId w16cid:paraId="34472B07" w16cid:durableId="792C6A1D"/>
  <w16cid:commentId w16cid:paraId="4C287E02" w16cid:durableId="3B8DEFCA"/>
  <w16cid:commentId w16cid:paraId="473BF342" w16cid:durableId="2A12299C"/>
  <w16cid:commentId w16cid:paraId="7787FB45" w16cid:durableId="0E10435B"/>
  <w16cid:commentId w16cid:paraId="11896356" w16cid:durableId="483EC2EA"/>
  <w16cid:commentId w16cid:paraId="0B042406" w16cid:durableId="79494E4E"/>
  <w16cid:commentId w16cid:paraId="064DB9E1" w16cid:durableId="1F8B82B4"/>
  <w16cid:commentId w16cid:paraId="7A538DC8" w16cid:durableId="3E9D77BC"/>
  <w16cid:commentId w16cid:paraId="28533290" w16cid:durableId="0723071B"/>
  <w16cid:commentId w16cid:paraId="74CC87BC" w16cid:durableId="71E82038"/>
  <w16cid:commentId w16cid:paraId="460A562C" w16cid:durableId="3D045F42"/>
  <w16cid:commentId w16cid:paraId="416130D2" w16cid:durableId="5B4672C3"/>
  <w16cid:commentId w16cid:paraId="6E49DA71" w16cid:durableId="19266EAF"/>
  <w16cid:commentId w16cid:paraId="02C365F8" w16cid:durableId="5DA5B2E5"/>
  <w16cid:commentId w16cid:paraId="1476C01D" w16cid:durableId="735722CA"/>
  <w16cid:commentId w16cid:paraId="44C42CB8" w16cid:durableId="7ECA6374"/>
  <w16cid:commentId w16cid:paraId="5A1E1D9F" w16cid:durableId="2D46E8FF"/>
  <w16cid:commentId w16cid:paraId="7DA4D871" w16cid:durableId="4C0754E7"/>
  <w16cid:commentId w16cid:paraId="57F34989" w16cid:durableId="267821BD"/>
  <w16cid:commentId w16cid:paraId="5690D08B" w16cid:durableId="681A937C"/>
  <w16cid:commentId w16cid:paraId="0E3B32FA" w16cid:durableId="7C4DF3E7"/>
  <w16cid:commentId w16cid:paraId="21D8338E" w16cid:durableId="3573C8AD"/>
  <w16cid:commentId w16cid:paraId="44FDC65A" w16cid:durableId="7FDE8577"/>
  <w16cid:commentId w16cid:paraId="0B1E3422" w16cid:durableId="440993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68681" w14:textId="77777777" w:rsidR="000953E5" w:rsidRDefault="000953E5" w:rsidP="00781B9F">
      <w:pPr>
        <w:spacing w:line="240" w:lineRule="auto"/>
      </w:pPr>
      <w:r>
        <w:separator/>
      </w:r>
    </w:p>
  </w:endnote>
  <w:endnote w:type="continuationSeparator" w:id="0">
    <w:p w14:paraId="3E6FDE61" w14:textId="77777777" w:rsidR="000953E5" w:rsidRDefault="000953E5" w:rsidP="00781B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6857204"/>
      <w:docPartObj>
        <w:docPartGallery w:val="Page Numbers (Bottom of Page)"/>
        <w:docPartUnique/>
      </w:docPartObj>
    </w:sdtPr>
    <w:sdtEndPr>
      <w:rPr>
        <w:noProof/>
      </w:rPr>
    </w:sdtEndPr>
    <w:sdtContent>
      <w:p w14:paraId="016EAB9D" w14:textId="77777777" w:rsidR="001377DB" w:rsidRDefault="001377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BA64FA" w14:textId="77777777" w:rsidR="001377DB" w:rsidRDefault="001377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2970F" w14:textId="77777777" w:rsidR="000953E5" w:rsidRDefault="000953E5" w:rsidP="00781B9F">
      <w:pPr>
        <w:spacing w:line="240" w:lineRule="auto"/>
      </w:pPr>
      <w:r>
        <w:separator/>
      </w:r>
    </w:p>
  </w:footnote>
  <w:footnote w:type="continuationSeparator" w:id="0">
    <w:p w14:paraId="1E481348" w14:textId="77777777" w:rsidR="000953E5" w:rsidRDefault="000953E5" w:rsidP="00781B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26262"/>
    <w:multiLevelType w:val="hybridMultilevel"/>
    <w:tmpl w:val="26945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852042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han Dorn">
    <w15:presenceInfo w15:providerId="AD" w15:userId="S::ndorn@fiu.edu::410ef3ae-c69e-4cfe-b718-e611471ff50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511"/>
    <w:rsid w:val="0000139B"/>
    <w:rsid w:val="000014FC"/>
    <w:rsid w:val="00001EBB"/>
    <w:rsid w:val="000028D2"/>
    <w:rsid w:val="00002965"/>
    <w:rsid w:val="00002A69"/>
    <w:rsid w:val="00004770"/>
    <w:rsid w:val="00004A00"/>
    <w:rsid w:val="00004CAC"/>
    <w:rsid w:val="0000563F"/>
    <w:rsid w:val="000057B7"/>
    <w:rsid w:val="00005852"/>
    <w:rsid w:val="00005D89"/>
    <w:rsid w:val="00006A76"/>
    <w:rsid w:val="00006F69"/>
    <w:rsid w:val="000075D2"/>
    <w:rsid w:val="000115CD"/>
    <w:rsid w:val="00011E92"/>
    <w:rsid w:val="00012FA5"/>
    <w:rsid w:val="000143F2"/>
    <w:rsid w:val="0001532D"/>
    <w:rsid w:val="00015A98"/>
    <w:rsid w:val="00015D6D"/>
    <w:rsid w:val="00016074"/>
    <w:rsid w:val="00016DDD"/>
    <w:rsid w:val="000177CE"/>
    <w:rsid w:val="00020367"/>
    <w:rsid w:val="00020D6F"/>
    <w:rsid w:val="00020E9D"/>
    <w:rsid w:val="000211B3"/>
    <w:rsid w:val="0002318C"/>
    <w:rsid w:val="0002387D"/>
    <w:rsid w:val="0002493C"/>
    <w:rsid w:val="00025C85"/>
    <w:rsid w:val="000260D1"/>
    <w:rsid w:val="000260E6"/>
    <w:rsid w:val="00026763"/>
    <w:rsid w:val="00030085"/>
    <w:rsid w:val="00030451"/>
    <w:rsid w:val="00030CAE"/>
    <w:rsid w:val="00032851"/>
    <w:rsid w:val="00033CBE"/>
    <w:rsid w:val="00033E6D"/>
    <w:rsid w:val="00034199"/>
    <w:rsid w:val="00034ED2"/>
    <w:rsid w:val="00035419"/>
    <w:rsid w:val="0003562F"/>
    <w:rsid w:val="00035F38"/>
    <w:rsid w:val="00036AE1"/>
    <w:rsid w:val="00036BA0"/>
    <w:rsid w:val="00037210"/>
    <w:rsid w:val="0003765F"/>
    <w:rsid w:val="00037F7E"/>
    <w:rsid w:val="00040ABA"/>
    <w:rsid w:val="00041662"/>
    <w:rsid w:val="00041A0A"/>
    <w:rsid w:val="00042D12"/>
    <w:rsid w:val="0004341E"/>
    <w:rsid w:val="00044265"/>
    <w:rsid w:val="0004497C"/>
    <w:rsid w:val="00046220"/>
    <w:rsid w:val="0004712B"/>
    <w:rsid w:val="000472D5"/>
    <w:rsid w:val="000473DE"/>
    <w:rsid w:val="00047D1C"/>
    <w:rsid w:val="0005137F"/>
    <w:rsid w:val="0005288F"/>
    <w:rsid w:val="0005317C"/>
    <w:rsid w:val="00053DE2"/>
    <w:rsid w:val="00053E20"/>
    <w:rsid w:val="00053EE8"/>
    <w:rsid w:val="0005439E"/>
    <w:rsid w:val="00055B1E"/>
    <w:rsid w:val="000562FE"/>
    <w:rsid w:val="00056451"/>
    <w:rsid w:val="000574D4"/>
    <w:rsid w:val="0005768A"/>
    <w:rsid w:val="00062356"/>
    <w:rsid w:val="00064028"/>
    <w:rsid w:val="00064ECC"/>
    <w:rsid w:val="0006523D"/>
    <w:rsid w:val="0006656F"/>
    <w:rsid w:val="00066731"/>
    <w:rsid w:val="0006683B"/>
    <w:rsid w:val="000676AA"/>
    <w:rsid w:val="000677A7"/>
    <w:rsid w:val="000678FC"/>
    <w:rsid w:val="00070620"/>
    <w:rsid w:val="00070B34"/>
    <w:rsid w:val="0007192D"/>
    <w:rsid w:val="000725E3"/>
    <w:rsid w:val="00073DBF"/>
    <w:rsid w:val="00073E07"/>
    <w:rsid w:val="0007430A"/>
    <w:rsid w:val="00074357"/>
    <w:rsid w:val="00076E4D"/>
    <w:rsid w:val="0007729E"/>
    <w:rsid w:val="00077BAB"/>
    <w:rsid w:val="00080A91"/>
    <w:rsid w:val="0008129A"/>
    <w:rsid w:val="000813B1"/>
    <w:rsid w:val="00081CE2"/>
    <w:rsid w:val="000824BE"/>
    <w:rsid w:val="0008308E"/>
    <w:rsid w:val="0008316F"/>
    <w:rsid w:val="0008544A"/>
    <w:rsid w:val="0008576F"/>
    <w:rsid w:val="00085957"/>
    <w:rsid w:val="000866D9"/>
    <w:rsid w:val="0008686A"/>
    <w:rsid w:val="00087B90"/>
    <w:rsid w:val="00087F0A"/>
    <w:rsid w:val="00090370"/>
    <w:rsid w:val="00090B2D"/>
    <w:rsid w:val="00090D23"/>
    <w:rsid w:val="000925B7"/>
    <w:rsid w:val="000928D1"/>
    <w:rsid w:val="000929AD"/>
    <w:rsid w:val="00093840"/>
    <w:rsid w:val="00094371"/>
    <w:rsid w:val="000953E5"/>
    <w:rsid w:val="000955CB"/>
    <w:rsid w:val="00095C52"/>
    <w:rsid w:val="00096187"/>
    <w:rsid w:val="00096A0E"/>
    <w:rsid w:val="00096DF8"/>
    <w:rsid w:val="00096F19"/>
    <w:rsid w:val="00096F5A"/>
    <w:rsid w:val="0009739D"/>
    <w:rsid w:val="000976EE"/>
    <w:rsid w:val="000A0B7C"/>
    <w:rsid w:val="000A1006"/>
    <w:rsid w:val="000A1C43"/>
    <w:rsid w:val="000A293D"/>
    <w:rsid w:val="000A2A8E"/>
    <w:rsid w:val="000A31B0"/>
    <w:rsid w:val="000A3465"/>
    <w:rsid w:val="000A38A2"/>
    <w:rsid w:val="000A3B1D"/>
    <w:rsid w:val="000A5391"/>
    <w:rsid w:val="000A5412"/>
    <w:rsid w:val="000A575E"/>
    <w:rsid w:val="000A6858"/>
    <w:rsid w:val="000B0267"/>
    <w:rsid w:val="000B1882"/>
    <w:rsid w:val="000B27B4"/>
    <w:rsid w:val="000B2B65"/>
    <w:rsid w:val="000B3B9F"/>
    <w:rsid w:val="000B3CDC"/>
    <w:rsid w:val="000B3E6E"/>
    <w:rsid w:val="000B4219"/>
    <w:rsid w:val="000B45B5"/>
    <w:rsid w:val="000B47B7"/>
    <w:rsid w:val="000B4CC1"/>
    <w:rsid w:val="000B4CF0"/>
    <w:rsid w:val="000B6982"/>
    <w:rsid w:val="000C05B9"/>
    <w:rsid w:val="000C083F"/>
    <w:rsid w:val="000C1139"/>
    <w:rsid w:val="000C6934"/>
    <w:rsid w:val="000C734E"/>
    <w:rsid w:val="000C7C5F"/>
    <w:rsid w:val="000D058A"/>
    <w:rsid w:val="000D0D38"/>
    <w:rsid w:val="000D34BC"/>
    <w:rsid w:val="000D3DBC"/>
    <w:rsid w:val="000D43DF"/>
    <w:rsid w:val="000D487D"/>
    <w:rsid w:val="000D55CD"/>
    <w:rsid w:val="000D5CFF"/>
    <w:rsid w:val="000D73F1"/>
    <w:rsid w:val="000E0597"/>
    <w:rsid w:val="000E0F0E"/>
    <w:rsid w:val="000E1D22"/>
    <w:rsid w:val="000E2042"/>
    <w:rsid w:val="000E248A"/>
    <w:rsid w:val="000E299F"/>
    <w:rsid w:val="000E2B38"/>
    <w:rsid w:val="000E428B"/>
    <w:rsid w:val="000E4346"/>
    <w:rsid w:val="000E4A3E"/>
    <w:rsid w:val="000E4A42"/>
    <w:rsid w:val="000E4D60"/>
    <w:rsid w:val="000E5D3D"/>
    <w:rsid w:val="000E667F"/>
    <w:rsid w:val="000E68C9"/>
    <w:rsid w:val="000E7374"/>
    <w:rsid w:val="000E7860"/>
    <w:rsid w:val="000E7E9B"/>
    <w:rsid w:val="000F1B3C"/>
    <w:rsid w:val="000F2486"/>
    <w:rsid w:val="000F2D5A"/>
    <w:rsid w:val="000F53B9"/>
    <w:rsid w:val="000F554B"/>
    <w:rsid w:val="000F5CE2"/>
    <w:rsid w:val="000F5CF8"/>
    <w:rsid w:val="000F6878"/>
    <w:rsid w:val="000F6951"/>
    <w:rsid w:val="000F71E6"/>
    <w:rsid w:val="000F7F93"/>
    <w:rsid w:val="001002C1"/>
    <w:rsid w:val="001002D7"/>
    <w:rsid w:val="001003F5"/>
    <w:rsid w:val="0010172F"/>
    <w:rsid w:val="00102147"/>
    <w:rsid w:val="00102BF3"/>
    <w:rsid w:val="001035A5"/>
    <w:rsid w:val="0010376C"/>
    <w:rsid w:val="001042D6"/>
    <w:rsid w:val="001047AE"/>
    <w:rsid w:val="00104F7D"/>
    <w:rsid w:val="00105BE2"/>
    <w:rsid w:val="00106038"/>
    <w:rsid w:val="001067DA"/>
    <w:rsid w:val="0010760A"/>
    <w:rsid w:val="001125E2"/>
    <w:rsid w:val="001127E3"/>
    <w:rsid w:val="00112F03"/>
    <w:rsid w:val="001150F3"/>
    <w:rsid w:val="00115AE4"/>
    <w:rsid w:val="00115B9E"/>
    <w:rsid w:val="001169DF"/>
    <w:rsid w:val="00116DB8"/>
    <w:rsid w:val="00117648"/>
    <w:rsid w:val="00120291"/>
    <w:rsid w:val="00120926"/>
    <w:rsid w:val="00120CAB"/>
    <w:rsid w:val="00122A47"/>
    <w:rsid w:val="00122F0A"/>
    <w:rsid w:val="001230AF"/>
    <w:rsid w:val="00123137"/>
    <w:rsid w:val="00124169"/>
    <w:rsid w:val="00124246"/>
    <w:rsid w:val="00124AF6"/>
    <w:rsid w:val="001256EE"/>
    <w:rsid w:val="001258EC"/>
    <w:rsid w:val="00126546"/>
    <w:rsid w:val="0013150F"/>
    <w:rsid w:val="00131681"/>
    <w:rsid w:val="00136185"/>
    <w:rsid w:val="00136266"/>
    <w:rsid w:val="001364E8"/>
    <w:rsid w:val="00136B35"/>
    <w:rsid w:val="00136BFE"/>
    <w:rsid w:val="00136F82"/>
    <w:rsid w:val="00137444"/>
    <w:rsid w:val="001377DB"/>
    <w:rsid w:val="00137DDF"/>
    <w:rsid w:val="00140721"/>
    <w:rsid w:val="00140BDF"/>
    <w:rsid w:val="00141662"/>
    <w:rsid w:val="00141EED"/>
    <w:rsid w:val="00142A39"/>
    <w:rsid w:val="00142BE4"/>
    <w:rsid w:val="001435C5"/>
    <w:rsid w:val="0014478D"/>
    <w:rsid w:val="001450DC"/>
    <w:rsid w:val="001470F1"/>
    <w:rsid w:val="00147733"/>
    <w:rsid w:val="00147CBB"/>
    <w:rsid w:val="00147E01"/>
    <w:rsid w:val="001508CD"/>
    <w:rsid w:val="00152AF9"/>
    <w:rsid w:val="00153618"/>
    <w:rsid w:val="00155B34"/>
    <w:rsid w:val="0015696E"/>
    <w:rsid w:val="00160204"/>
    <w:rsid w:val="001602AE"/>
    <w:rsid w:val="00160C17"/>
    <w:rsid w:val="00161955"/>
    <w:rsid w:val="00161C8D"/>
    <w:rsid w:val="00161DCE"/>
    <w:rsid w:val="001642FB"/>
    <w:rsid w:val="001644A7"/>
    <w:rsid w:val="00164614"/>
    <w:rsid w:val="0016702A"/>
    <w:rsid w:val="00167ADF"/>
    <w:rsid w:val="00167AEC"/>
    <w:rsid w:val="00167EE4"/>
    <w:rsid w:val="00173096"/>
    <w:rsid w:val="0017387E"/>
    <w:rsid w:val="00173B58"/>
    <w:rsid w:val="001755D4"/>
    <w:rsid w:val="00175971"/>
    <w:rsid w:val="00175D6C"/>
    <w:rsid w:val="00176122"/>
    <w:rsid w:val="00177590"/>
    <w:rsid w:val="0017773B"/>
    <w:rsid w:val="00180185"/>
    <w:rsid w:val="00180EB8"/>
    <w:rsid w:val="00181F19"/>
    <w:rsid w:val="0018227C"/>
    <w:rsid w:val="00184926"/>
    <w:rsid w:val="00187A36"/>
    <w:rsid w:val="00191071"/>
    <w:rsid w:val="00191CA2"/>
    <w:rsid w:val="001924CD"/>
    <w:rsid w:val="00192C6D"/>
    <w:rsid w:val="00192E39"/>
    <w:rsid w:val="00193C41"/>
    <w:rsid w:val="0019531C"/>
    <w:rsid w:val="00195370"/>
    <w:rsid w:val="00195555"/>
    <w:rsid w:val="001965B2"/>
    <w:rsid w:val="00197444"/>
    <w:rsid w:val="00197D8D"/>
    <w:rsid w:val="001A01C0"/>
    <w:rsid w:val="001A260B"/>
    <w:rsid w:val="001A2833"/>
    <w:rsid w:val="001A2867"/>
    <w:rsid w:val="001A2D7B"/>
    <w:rsid w:val="001A2E47"/>
    <w:rsid w:val="001A41BE"/>
    <w:rsid w:val="001A4CB6"/>
    <w:rsid w:val="001A538E"/>
    <w:rsid w:val="001A56B8"/>
    <w:rsid w:val="001A5D81"/>
    <w:rsid w:val="001A6342"/>
    <w:rsid w:val="001A6F7E"/>
    <w:rsid w:val="001A7550"/>
    <w:rsid w:val="001B03B0"/>
    <w:rsid w:val="001B13C4"/>
    <w:rsid w:val="001B1674"/>
    <w:rsid w:val="001B1B16"/>
    <w:rsid w:val="001B1D22"/>
    <w:rsid w:val="001B224F"/>
    <w:rsid w:val="001B22E6"/>
    <w:rsid w:val="001B481B"/>
    <w:rsid w:val="001B537C"/>
    <w:rsid w:val="001B573F"/>
    <w:rsid w:val="001B66BA"/>
    <w:rsid w:val="001B67BE"/>
    <w:rsid w:val="001B702E"/>
    <w:rsid w:val="001B73A2"/>
    <w:rsid w:val="001C11C2"/>
    <w:rsid w:val="001C1C15"/>
    <w:rsid w:val="001C1FA2"/>
    <w:rsid w:val="001C211F"/>
    <w:rsid w:val="001C2562"/>
    <w:rsid w:val="001C25A2"/>
    <w:rsid w:val="001C262D"/>
    <w:rsid w:val="001C29AA"/>
    <w:rsid w:val="001C2A27"/>
    <w:rsid w:val="001C2B5D"/>
    <w:rsid w:val="001C38E9"/>
    <w:rsid w:val="001C3CAC"/>
    <w:rsid w:val="001C3D48"/>
    <w:rsid w:val="001C40D8"/>
    <w:rsid w:val="001C47A9"/>
    <w:rsid w:val="001C6044"/>
    <w:rsid w:val="001C6219"/>
    <w:rsid w:val="001C62E3"/>
    <w:rsid w:val="001C6CD6"/>
    <w:rsid w:val="001C6E9D"/>
    <w:rsid w:val="001D110F"/>
    <w:rsid w:val="001D2C67"/>
    <w:rsid w:val="001D2C6A"/>
    <w:rsid w:val="001D2F1A"/>
    <w:rsid w:val="001D3750"/>
    <w:rsid w:val="001D412C"/>
    <w:rsid w:val="001D70AB"/>
    <w:rsid w:val="001D7DE1"/>
    <w:rsid w:val="001E0383"/>
    <w:rsid w:val="001E1667"/>
    <w:rsid w:val="001E188D"/>
    <w:rsid w:val="001E1C2C"/>
    <w:rsid w:val="001E2B7F"/>
    <w:rsid w:val="001E3971"/>
    <w:rsid w:val="001E3B04"/>
    <w:rsid w:val="001E414A"/>
    <w:rsid w:val="001E4204"/>
    <w:rsid w:val="001E567B"/>
    <w:rsid w:val="001E57B4"/>
    <w:rsid w:val="001E63B9"/>
    <w:rsid w:val="001E648E"/>
    <w:rsid w:val="001E7736"/>
    <w:rsid w:val="001E7921"/>
    <w:rsid w:val="001F00E4"/>
    <w:rsid w:val="001F01CC"/>
    <w:rsid w:val="001F0C62"/>
    <w:rsid w:val="001F0CBA"/>
    <w:rsid w:val="001F200C"/>
    <w:rsid w:val="001F26E2"/>
    <w:rsid w:val="001F2A42"/>
    <w:rsid w:val="001F4B71"/>
    <w:rsid w:val="001F5CFF"/>
    <w:rsid w:val="001F5F6F"/>
    <w:rsid w:val="001F76CD"/>
    <w:rsid w:val="001F77F5"/>
    <w:rsid w:val="001F7F47"/>
    <w:rsid w:val="00200A79"/>
    <w:rsid w:val="00200F3C"/>
    <w:rsid w:val="002017AE"/>
    <w:rsid w:val="00201C41"/>
    <w:rsid w:val="002021FF"/>
    <w:rsid w:val="00202403"/>
    <w:rsid w:val="0020287B"/>
    <w:rsid w:val="00202EB3"/>
    <w:rsid w:val="0020405A"/>
    <w:rsid w:val="00204487"/>
    <w:rsid w:val="002051F3"/>
    <w:rsid w:val="00205945"/>
    <w:rsid w:val="00205B9A"/>
    <w:rsid w:val="00206BF6"/>
    <w:rsid w:val="00206C57"/>
    <w:rsid w:val="00206C8E"/>
    <w:rsid w:val="00206E29"/>
    <w:rsid w:val="002070C7"/>
    <w:rsid w:val="00211523"/>
    <w:rsid w:val="00212CE3"/>
    <w:rsid w:val="00213446"/>
    <w:rsid w:val="0021498F"/>
    <w:rsid w:val="00215205"/>
    <w:rsid w:val="00215662"/>
    <w:rsid w:val="002157AE"/>
    <w:rsid w:val="00215A8F"/>
    <w:rsid w:val="00216617"/>
    <w:rsid w:val="00216EFD"/>
    <w:rsid w:val="00217C32"/>
    <w:rsid w:val="0022030A"/>
    <w:rsid w:val="00220520"/>
    <w:rsid w:val="00220967"/>
    <w:rsid w:val="00220A3B"/>
    <w:rsid w:val="002213FC"/>
    <w:rsid w:val="00222F89"/>
    <w:rsid w:val="00223734"/>
    <w:rsid w:val="00223B46"/>
    <w:rsid w:val="002255D7"/>
    <w:rsid w:val="002262D5"/>
    <w:rsid w:val="00226743"/>
    <w:rsid w:val="0022764D"/>
    <w:rsid w:val="00230A21"/>
    <w:rsid w:val="00230EB5"/>
    <w:rsid w:val="0023172F"/>
    <w:rsid w:val="00231E01"/>
    <w:rsid w:val="00232ADA"/>
    <w:rsid w:val="00233E90"/>
    <w:rsid w:val="002343D9"/>
    <w:rsid w:val="002355E6"/>
    <w:rsid w:val="00236086"/>
    <w:rsid w:val="00236988"/>
    <w:rsid w:val="0023771B"/>
    <w:rsid w:val="002377D7"/>
    <w:rsid w:val="002409C6"/>
    <w:rsid w:val="00241151"/>
    <w:rsid w:val="00243140"/>
    <w:rsid w:val="002446A8"/>
    <w:rsid w:val="00244CEB"/>
    <w:rsid w:val="00245CC2"/>
    <w:rsid w:val="00245D75"/>
    <w:rsid w:val="0024720D"/>
    <w:rsid w:val="0025127C"/>
    <w:rsid w:val="00251A8B"/>
    <w:rsid w:val="00253BC1"/>
    <w:rsid w:val="002552FB"/>
    <w:rsid w:val="002554EF"/>
    <w:rsid w:val="00255AF2"/>
    <w:rsid w:val="00257E41"/>
    <w:rsid w:val="00260731"/>
    <w:rsid w:val="002611F8"/>
    <w:rsid w:val="002614D9"/>
    <w:rsid w:val="00261863"/>
    <w:rsid w:val="0026199F"/>
    <w:rsid w:val="00261AF9"/>
    <w:rsid w:val="00261FD0"/>
    <w:rsid w:val="00261FF0"/>
    <w:rsid w:val="00264701"/>
    <w:rsid w:val="002653EF"/>
    <w:rsid w:val="002654FC"/>
    <w:rsid w:val="002658C2"/>
    <w:rsid w:val="0026600A"/>
    <w:rsid w:val="00266BFD"/>
    <w:rsid w:val="0026724B"/>
    <w:rsid w:val="002703D1"/>
    <w:rsid w:val="002709EC"/>
    <w:rsid w:val="0027110A"/>
    <w:rsid w:val="002716AF"/>
    <w:rsid w:val="0027230D"/>
    <w:rsid w:val="00272C4C"/>
    <w:rsid w:val="002735D5"/>
    <w:rsid w:val="00273DAB"/>
    <w:rsid w:val="00273E51"/>
    <w:rsid w:val="002744D8"/>
    <w:rsid w:val="00275490"/>
    <w:rsid w:val="00275ECE"/>
    <w:rsid w:val="002764B5"/>
    <w:rsid w:val="002764F0"/>
    <w:rsid w:val="00276B55"/>
    <w:rsid w:val="00276BC2"/>
    <w:rsid w:val="00276CA6"/>
    <w:rsid w:val="0027704C"/>
    <w:rsid w:val="00280198"/>
    <w:rsid w:val="0028090A"/>
    <w:rsid w:val="00280E93"/>
    <w:rsid w:val="00281885"/>
    <w:rsid w:val="0028238E"/>
    <w:rsid w:val="00284229"/>
    <w:rsid w:val="00284F19"/>
    <w:rsid w:val="002850FB"/>
    <w:rsid w:val="0028561B"/>
    <w:rsid w:val="002864AB"/>
    <w:rsid w:val="002872A0"/>
    <w:rsid w:val="002905CB"/>
    <w:rsid w:val="00290B27"/>
    <w:rsid w:val="002910C8"/>
    <w:rsid w:val="002914FF"/>
    <w:rsid w:val="00292939"/>
    <w:rsid w:val="00292AC8"/>
    <w:rsid w:val="00293023"/>
    <w:rsid w:val="00293BFD"/>
    <w:rsid w:val="00294C3A"/>
    <w:rsid w:val="002952BE"/>
    <w:rsid w:val="0029562A"/>
    <w:rsid w:val="00296748"/>
    <w:rsid w:val="0029728A"/>
    <w:rsid w:val="00297CBF"/>
    <w:rsid w:val="00297CCE"/>
    <w:rsid w:val="002A0DB8"/>
    <w:rsid w:val="002A1B0D"/>
    <w:rsid w:val="002A2056"/>
    <w:rsid w:val="002A234D"/>
    <w:rsid w:val="002A2B5E"/>
    <w:rsid w:val="002A3783"/>
    <w:rsid w:val="002A4D1A"/>
    <w:rsid w:val="002A4F66"/>
    <w:rsid w:val="002A4F8C"/>
    <w:rsid w:val="002A4FBB"/>
    <w:rsid w:val="002A5367"/>
    <w:rsid w:val="002A66C8"/>
    <w:rsid w:val="002A7071"/>
    <w:rsid w:val="002B0C93"/>
    <w:rsid w:val="002B0D33"/>
    <w:rsid w:val="002B0D3D"/>
    <w:rsid w:val="002B1297"/>
    <w:rsid w:val="002B2620"/>
    <w:rsid w:val="002B355B"/>
    <w:rsid w:val="002B35C8"/>
    <w:rsid w:val="002B3D9A"/>
    <w:rsid w:val="002B41C7"/>
    <w:rsid w:val="002B530B"/>
    <w:rsid w:val="002B65A3"/>
    <w:rsid w:val="002B7700"/>
    <w:rsid w:val="002B7E2D"/>
    <w:rsid w:val="002C00FC"/>
    <w:rsid w:val="002C040A"/>
    <w:rsid w:val="002C1436"/>
    <w:rsid w:val="002C1754"/>
    <w:rsid w:val="002C1957"/>
    <w:rsid w:val="002C2AC6"/>
    <w:rsid w:val="002C4727"/>
    <w:rsid w:val="002C4C9F"/>
    <w:rsid w:val="002C6E46"/>
    <w:rsid w:val="002C7B79"/>
    <w:rsid w:val="002C7FBE"/>
    <w:rsid w:val="002D0652"/>
    <w:rsid w:val="002D08DD"/>
    <w:rsid w:val="002D1570"/>
    <w:rsid w:val="002D1C9B"/>
    <w:rsid w:val="002D20B0"/>
    <w:rsid w:val="002D2821"/>
    <w:rsid w:val="002D2DE9"/>
    <w:rsid w:val="002D345E"/>
    <w:rsid w:val="002D410C"/>
    <w:rsid w:val="002D422E"/>
    <w:rsid w:val="002D4714"/>
    <w:rsid w:val="002D4A16"/>
    <w:rsid w:val="002D4AA1"/>
    <w:rsid w:val="002D4BBC"/>
    <w:rsid w:val="002D53CF"/>
    <w:rsid w:val="002D684D"/>
    <w:rsid w:val="002D6FD7"/>
    <w:rsid w:val="002D7992"/>
    <w:rsid w:val="002D7BA9"/>
    <w:rsid w:val="002D7E24"/>
    <w:rsid w:val="002E16F4"/>
    <w:rsid w:val="002E1C1F"/>
    <w:rsid w:val="002E1DA7"/>
    <w:rsid w:val="002E27B5"/>
    <w:rsid w:val="002E287C"/>
    <w:rsid w:val="002E2918"/>
    <w:rsid w:val="002E3D9B"/>
    <w:rsid w:val="002E5248"/>
    <w:rsid w:val="002E58FE"/>
    <w:rsid w:val="002E6EE2"/>
    <w:rsid w:val="002E7D43"/>
    <w:rsid w:val="002F0470"/>
    <w:rsid w:val="002F0A1C"/>
    <w:rsid w:val="002F0C33"/>
    <w:rsid w:val="002F20CD"/>
    <w:rsid w:val="002F2A77"/>
    <w:rsid w:val="002F364A"/>
    <w:rsid w:val="002F3D9C"/>
    <w:rsid w:val="002F437B"/>
    <w:rsid w:val="002F4A19"/>
    <w:rsid w:val="002F58C4"/>
    <w:rsid w:val="002F5D5C"/>
    <w:rsid w:val="002F67DA"/>
    <w:rsid w:val="003016A5"/>
    <w:rsid w:val="003021B5"/>
    <w:rsid w:val="003022E8"/>
    <w:rsid w:val="00302391"/>
    <w:rsid w:val="00302866"/>
    <w:rsid w:val="00303D09"/>
    <w:rsid w:val="00305163"/>
    <w:rsid w:val="003052D0"/>
    <w:rsid w:val="00305CDE"/>
    <w:rsid w:val="003072D7"/>
    <w:rsid w:val="003073D6"/>
    <w:rsid w:val="00307FC7"/>
    <w:rsid w:val="003106FD"/>
    <w:rsid w:val="00310CDE"/>
    <w:rsid w:val="00310CF5"/>
    <w:rsid w:val="00310D80"/>
    <w:rsid w:val="00311397"/>
    <w:rsid w:val="00311CDB"/>
    <w:rsid w:val="00312051"/>
    <w:rsid w:val="00312191"/>
    <w:rsid w:val="003125BA"/>
    <w:rsid w:val="0031395A"/>
    <w:rsid w:val="003141F9"/>
    <w:rsid w:val="003146AD"/>
    <w:rsid w:val="00314FB8"/>
    <w:rsid w:val="003154F2"/>
    <w:rsid w:val="0031565F"/>
    <w:rsid w:val="00315AFC"/>
    <w:rsid w:val="00316D4C"/>
    <w:rsid w:val="003178A0"/>
    <w:rsid w:val="00317AA8"/>
    <w:rsid w:val="003200A6"/>
    <w:rsid w:val="003200C9"/>
    <w:rsid w:val="0032067B"/>
    <w:rsid w:val="00321F2B"/>
    <w:rsid w:val="003236E5"/>
    <w:rsid w:val="00323B89"/>
    <w:rsid w:val="003244F7"/>
    <w:rsid w:val="003245AF"/>
    <w:rsid w:val="00324827"/>
    <w:rsid w:val="00324CFB"/>
    <w:rsid w:val="00325E4A"/>
    <w:rsid w:val="00326003"/>
    <w:rsid w:val="003263BD"/>
    <w:rsid w:val="00326BD0"/>
    <w:rsid w:val="00327EAA"/>
    <w:rsid w:val="003303E3"/>
    <w:rsid w:val="00330A2F"/>
    <w:rsid w:val="00332504"/>
    <w:rsid w:val="003325CD"/>
    <w:rsid w:val="00332A08"/>
    <w:rsid w:val="00334424"/>
    <w:rsid w:val="00334FFD"/>
    <w:rsid w:val="00335B2B"/>
    <w:rsid w:val="00335C42"/>
    <w:rsid w:val="003360DA"/>
    <w:rsid w:val="0033639F"/>
    <w:rsid w:val="00336A45"/>
    <w:rsid w:val="00337821"/>
    <w:rsid w:val="00337D35"/>
    <w:rsid w:val="00337DE0"/>
    <w:rsid w:val="0034019E"/>
    <w:rsid w:val="00340387"/>
    <w:rsid w:val="00340D05"/>
    <w:rsid w:val="0034116C"/>
    <w:rsid w:val="003411E4"/>
    <w:rsid w:val="00341243"/>
    <w:rsid w:val="00341713"/>
    <w:rsid w:val="003424AA"/>
    <w:rsid w:val="00342CE4"/>
    <w:rsid w:val="00342EE5"/>
    <w:rsid w:val="003439C4"/>
    <w:rsid w:val="00343FB3"/>
    <w:rsid w:val="00344B27"/>
    <w:rsid w:val="00345418"/>
    <w:rsid w:val="0034625D"/>
    <w:rsid w:val="00346CE6"/>
    <w:rsid w:val="003472AD"/>
    <w:rsid w:val="0034743F"/>
    <w:rsid w:val="00350E47"/>
    <w:rsid w:val="00351BDF"/>
    <w:rsid w:val="00352BFA"/>
    <w:rsid w:val="00353983"/>
    <w:rsid w:val="0035478D"/>
    <w:rsid w:val="00354B6E"/>
    <w:rsid w:val="003557A9"/>
    <w:rsid w:val="003557BF"/>
    <w:rsid w:val="00355C77"/>
    <w:rsid w:val="00355E92"/>
    <w:rsid w:val="00357E61"/>
    <w:rsid w:val="00361C5E"/>
    <w:rsid w:val="00361D39"/>
    <w:rsid w:val="003620C7"/>
    <w:rsid w:val="003622EC"/>
    <w:rsid w:val="003623CC"/>
    <w:rsid w:val="00362822"/>
    <w:rsid w:val="00362BEF"/>
    <w:rsid w:val="00362D39"/>
    <w:rsid w:val="003635CC"/>
    <w:rsid w:val="003640E0"/>
    <w:rsid w:val="00364526"/>
    <w:rsid w:val="00364CDB"/>
    <w:rsid w:val="00364E70"/>
    <w:rsid w:val="00365549"/>
    <w:rsid w:val="00365E3A"/>
    <w:rsid w:val="00365E8A"/>
    <w:rsid w:val="00365ED3"/>
    <w:rsid w:val="003670BE"/>
    <w:rsid w:val="00367310"/>
    <w:rsid w:val="00371ADB"/>
    <w:rsid w:val="00371B07"/>
    <w:rsid w:val="003720F6"/>
    <w:rsid w:val="00372D21"/>
    <w:rsid w:val="003736D7"/>
    <w:rsid w:val="003771FA"/>
    <w:rsid w:val="0037741B"/>
    <w:rsid w:val="00377884"/>
    <w:rsid w:val="00380204"/>
    <w:rsid w:val="00381460"/>
    <w:rsid w:val="0038288E"/>
    <w:rsid w:val="003829D3"/>
    <w:rsid w:val="00385A0F"/>
    <w:rsid w:val="00385A85"/>
    <w:rsid w:val="003866BD"/>
    <w:rsid w:val="00387C62"/>
    <w:rsid w:val="003905D8"/>
    <w:rsid w:val="00391652"/>
    <w:rsid w:val="00391CFB"/>
    <w:rsid w:val="00392BF0"/>
    <w:rsid w:val="003931E4"/>
    <w:rsid w:val="00393A4A"/>
    <w:rsid w:val="00393F89"/>
    <w:rsid w:val="00394A0D"/>
    <w:rsid w:val="00396DB7"/>
    <w:rsid w:val="003974F9"/>
    <w:rsid w:val="00397A9E"/>
    <w:rsid w:val="003A02E4"/>
    <w:rsid w:val="003A0426"/>
    <w:rsid w:val="003A04AA"/>
    <w:rsid w:val="003A05E8"/>
    <w:rsid w:val="003A1372"/>
    <w:rsid w:val="003A14BD"/>
    <w:rsid w:val="003A1C82"/>
    <w:rsid w:val="003A24EE"/>
    <w:rsid w:val="003A2B17"/>
    <w:rsid w:val="003A34B5"/>
    <w:rsid w:val="003A3954"/>
    <w:rsid w:val="003A5043"/>
    <w:rsid w:val="003A56A6"/>
    <w:rsid w:val="003A6EB8"/>
    <w:rsid w:val="003A6FF4"/>
    <w:rsid w:val="003A79C1"/>
    <w:rsid w:val="003A7ECD"/>
    <w:rsid w:val="003B014A"/>
    <w:rsid w:val="003B0831"/>
    <w:rsid w:val="003B2496"/>
    <w:rsid w:val="003B2997"/>
    <w:rsid w:val="003B2E67"/>
    <w:rsid w:val="003B3C12"/>
    <w:rsid w:val="003B3FAE"/>
    <w:rsid w:val="003B43BE"/>
    <w:rsid w:val="003B45BF"/>
    <w:rsid w:val="003B47C1"/>
    <w:rsid w:val="003B5B0F"/>
    <w:rsid w:val="003B66BA"/>
    <w:rsid w:val="003B6BCE"/>
    <w:rsid w:val="003B7D38"/>
    <w:rsid w:val="003B7FC5"/>
    <w:rsid w:val="003C0045"/>
    <w:rsid w:val="003C0967"/>
    <w:rsid w:val="003C0F32"/>
    <w:rsid w:val="003C1180"/>
    <w:rsid w:val="003C139D"/>
    <w:rsid w:val="003C1D51"/>
    <w:rsid w:val="003C1E6F"/>
    <w:rsid w:val="003C1EF2"/>
    <w:rsid w:val="003C348D"/>
    <w:rsid w:val="003C40A2"/>
    <w:rsid w:val="003C419E"/>
    <w:rsid w:val="003C4706"/>
    <w:rsid w:val="003C54B6"/>
    <w:rsid w:val="003C5793"/>
    <w:rsid w:val="003C57A8"/>
    <w:rsid w:val="003C6840"/>
    <w:rsid w:val="003C6BEB"/>
    <w:rsid w:val="003C77A6"/>
    <w:rsid w:val="003C794D"/>
    <w:rsid w:val="003C7FEB"/>
    <w:rsid w:val="003D0125"/>
    <w:rsid w:val="003D10D1"/>
    <w:rsid w:val="003D13DE"/>
    <w:rsid w:val="003D202C"/>
    <w:rsid w:val="003D261B"/>
    <w:rsid w:val="003D39BE"/>
    <w:rsid w:val="003D3CB6"/>
    <w:rsid w:val="003D3D80"/>
    <w:rsid w:val="003D413A"/>
    <w:rsid w:val="003D4FAA"/>
    <w:rsid w:val="003D5178"/>
    <w:rsid w:val="003D5450"/>
    <w:rsid w:val="003D791C"/>
    <w:rsid w:val="003D7A30"/>
    <w:rsid w:val="003D7D76"/>
    <w:rsid w:val="003E0AEF"/>
    <w:rsid w:val="003E1016"/>
    <w:rsid w:val="003E1534"/>
    <w:rsid w:val="003E1857"/>
    <w:rsid w:val="003E20D0"/>
    <w:rsid w:val="003E20E8"/>
    <w:rsid w:val="003E2C71"/>
    <w:rsid w:val="003E3195"/>
    <w:rsid w:val="003E375A"/>
    <w:rsid w:val="003E3AC1"/>
    <w:rsid w:val="003E3C9F"/>
    <w:rsid w:val="003E455A"/>
    <w:rsid w:val="003E5418"/>
    <w:rsid w:val="003E5B23"/>
    <w:rsid w:val="003E5D6C"/>
    <w:rsid w:val="003E5E87"/>
    <w:rsid w:val="003E60D2"/>
    <w:rsid w:val="003E6F1C"/>
    <w:rsid w:val="003F1730"/>
    <w:rsid w:val="003F1959"/>
    <w:rsid w:val="003F1A58"/>
    <w:rsid w:val="003F54B7"/>
    <w:rsid w:val="003F563C"/>
    <w:rsid w:val="003F5819"/>
    <w:rsid w:val="003F58F7"/>
    <w:rsid w:val="003F68F9"/>
    <w:rsid w:val="003F751B"/>
    <w:rsid w:val="003F7F6D"/>
    <w:rsid w:val="00400904"/>
    <w:rsid w:val="00400F4B"/>
    <w:rsid w:val="00401AF4"/>
    <w:rsid w:val="00401E25"/>
    <w:rsid w:val="0040297C"/>
    <w:rsid w:val="0040363B"/>
    <w:rsid w:val="0040403D"/>
    <w:rsid w:val="004040B5"/>
    <w:rsid w:val="004045F1"/>
    <w:rsid w:val="004055FA"/>
    <w:rsid w:val="00405A45"/>
    <w:rsid w:val="004065A1"/>
    <w:rsid w:val="00407F64"/>
    <w:rsid w:val="00410D67"/>
    <w:rsid w:val="00411372"/>
    <w:rsid w:val="004116AE"/>
    <w:rsid w:val="004131B2"/>
    <w:rsid w:val="0041445C"/>
    <w:rsid w:val="004146FC"/>
    <w:rsid w:val="004159B7"/>
    <w:rsid w:val="00415F52"/>
    <w:rsid w:val="00416F3E"/>
    <w:rsid w:val="00417384"/>
    <w:rsid w:val="00417744"/>
    <w:rsid w:val="00420457"/>
    <w:rsid w:val="00421117"/>
    <w:rsid w:val="00421134"/>
    <w:rsid w:val="004212B9"/>
    <w:rsid w:val="00421661"/>
    <w:rsid w:val="004216EF"/>
    <w:rsid w:val="00421F96"/>
    <w:rsid w:val="00421FBE"/>
    <w:rsid w:val="00422BF9"/>
    <w:rsid w:val="00422D3F"/>
    <w:rsid w:val="00422E6B"/>
    <w:rsid w:val="0042389B"/>
    <w:rsid w:val="00424D72"/>
    <w:rsid w:val="00424F8C"/>
    <w:rsid w:val="004255FE"/>
    <w:rsid w:val="00425B12"/>
    <w:rsid w:val="00426B6E"/>
    <w:rsid w:val="0042752A"/>
    <w:rsid w:val="0043000A"/>
    <w:rsid w:val="00430021"/>
    <w:rsid w:val="0043041B"/>
    <w:rsid w:val="00430D46"/>
    <w:rsid w:val="004333E3"/>
    <w:rsid w:val="00433C64"/>
    <w:rsid w:val="0043626A"/>
    <w:rsid w:val="0043671E"/>
    <w:rsid w:val="004367AC"/>
    <w:rsid w:val="00436DBB"/>
    <w:rsid w:val="00437CFF"/>
    <w:rsid w:val="004406F3"/>
    <w:rsid w:val="00440918"/>
    <w:rsid w:val="00440FA9"/>
    <w:rsid w:val="004412B6"/>
    <w:rsid w:val="00441904"/>
    <w:rsid w:val="00441BD4"/>
    <w:rsid w:val="004424C3"/>
    <w:rsid w:val="004433A6"/>
    <w:rsid w:val="00444954"/>
    <w:rsid w:val="0044495A"/>
    <w:rsid w:val="00444D1E"/>
    <w:rsid w:val="00445FBB"/>
    <w:rsid w:val="004466C6"/>
    <w:rsid w:val="004472A5"/>
    <w:rsid w:val="004472FF"/>
    <w:rsid w:val="0044756F"/>
    <w:rsid w:val="00450A48"/>
    <w:rsid w:val="00450A95"/>
    <w:rsid w:val="00450B7F"/>
    <w:rsid w:val="00452460"/>
    <w:rsid w:val="004530F5"/>
    <w:rsid w:val="0045324B"/>
    <w:rsid w:val="004538EF"/>
    <w:rsid w:val="00453942"/>
    <w:rsid w:val="00453CCB"/>
    <w:rsid w:val="00454B59"/>
    <w:rsid w:val="004553AA"/>
    <w:rsid w:val="00455583"/>
    <w:rsid w:val="00455BAC"/>
    <w:rsid w:val="00455CF1"/>
    <w:rsid w:val="00455F25"/>
    <w:rsid w:val="00460138"/>
    <w:rsid w:val="004611C7"/>
    <w:rsid w:val="00461FC3"/>
    <w:rsid w:val="004625B0"/>
    <w:rsid w:val="00463596"/>
    <w:rsid w:val="00463711"/>
    <w:rsid w:val="00463C41"/>
    <w:rsid w:val="00463E38"/>
    <w:rsid w:val="00464627"/>
    <w:rsid w:val="0046530C"/>
    <w:rsid w:val="00467A09"/>
    <w:rsid w:val="00471A28"/>
    <w:rsid w:val="00473721"/>
    <w:rsid w:val="00474C54"/>
    <w:rsid w:val="00476412"/>
    <w:rsid w:val="0048065C"/>
    <w:rsid w:val="00480AFB"/>
    <w:rsid w:val="00480B9C"/>
    <w:rsid w:val="004810FA"/>
    <w:rsid w:val="00481736"/>
    <w:rsid w:val="00481902"/>
    <w:rsid w:val="004819C9"/>
    <w:rsid w:val="00481C2C"/>
    <w:rsid w:val="00481E13"/>
    <w:rsid w:val="00481EA9"/>
    <w:rsid w:val="00481FD7"/>
    <w:rsid w:val="00483952"/>
    <w:rsid w:val="00483E49"/>
    <w:rsid w:val="00484918"/>
    <w:rsid w:val="00484FBF"/>
    <w:rsid w:val="00485761"/>
    <w:rsid w:val="00486D41"/>
    <w:rsid w:val="00487260"/>
    <w:rsid w:val="004872F8"/>
    <w:rsid w:val="00487A57"/>
    <w:rsid w:val="00490E03"/>
    <w:rsid w:val="00491AC9"/>
    <w:rsid w:val="00491DA4"/>
    <w:rsid w:val="0049383B"/>
    <w:rsid w:val="00494926"/>
    <w:rsid w:val="004966DD"/>
    <w:rsid w:val="0049675C"/>
    <w:rsid w:val="00496997"/>
    <w:rsid w:val="00496D56"/>
    <w:rsid w:val="00497DB3"/>
    <w:rsid w:val="004A2696"/>
    <w:rsid w:val="004A2ABF"/>
    <w:rsid w:val="004A2B8F"/>
    <w:rsid w:val="004A2F6D"/>
    <w:rsid w:val="004A3AB2"/>
    <w:rsid w:val="004A3AC9"/>
    <w:rsid w:val="004A3BF7"/>
    <w:rsid w:val="004A55CF"/>
    <w:rsid w:val="004A5CC7"/>
    <w:rsid w:val="004A611D"/>
    <w:rsid w:val="004A6398"/>
    <w:rsid w:val="004A6EBD"/>
    <w:rsid w:val="004B0537"/>
    <w:rsid w:val="004B39BA"/>
    <w:rsid w:val="004B4910"/>
    <w:rsid w:val="004B60EE"/>
    <w:rsid w:val="004B69BE"/>
    <w:rsid w:val="004B7E8F"/>
    <w:rsid w:val="004C02F7"/>
    <w:rsid w:val="004C05B4"/>
    <w:rsid w:val="004C0607"/>
    <w:rsid w:val="004C095A"/>
    <w:rsid w:val="004C1133"/>
    <w:rsid w:val="004C1C0C"/>
    <w:rsid w:val="004C2937"/>
    <w:rsid w:val="004C30FA"/>
    <w:rsid w:val="004C3869"/>
    <w:rsid w:val="004C39A3"/>
    <w:rsid w:val="004C41D6"/>
    <w:rsid w:val="004C5946"/>
    <w:rsid w:val="004C5F7C"/>
    <w:rsid w:val="004C7449"/>
    <w:rsid w:val="004D01C4"/>
    <w:rsid w:val="004D0204"/>
    <w:rsid w:val="004D092C"/>
    <w:rsid w:val="004D0BA1"/>
    <w:rsid w:val="004D142E"/>
    <w:rsid w:val="004D1864"/>
    <w:rsid w:val="004D19D2"/>
    <w:rsid w:val="004D1B73"/>
    <w:rsid w:val="004D1D6B"/>
    <w:rsid w:val="004D37CB"/>
    <w:rsid w:val="004D42BA"/>
    <w:rsid w:val="004D56B0"/>
    <w:rsid w:val="004D6A85"/>
    <w:rsid w:val="004D6DC1"/>
    <w:rsid w:val="004D739C"/>
    <w:rsid w:val="004E00C5"/>
    <w:rsid w:val="004E02A2"/>
    <w:rsid w:val="004E065D"/>
    <w:rsid w:val="004E142D"/>
    <w:rsid w:val="004E1C3A"/>
    <w:rsid w:val="004E25F6"/>
    <w:rsid w:val="004E2943"/>
    <w:rsid w:val="004E2B1E"/>
    <w:rsid w:val="004E2F57"/>
    <w:rsid w:val="004E338A"/>
    <w:rsid w:val="004E3C54"/>
    <w:rsid w:val="004E47B5"/>
    <w:rsid w:val="004E4941"/>
    <w:rsid w:val="004E5E64"/>
    <w:rsid w:val="004E677F"/>
    <w:rsid w:val="004E6A83"/>
    <w:rsid w:val="004E6AAE"/>
    <w:rsid w:val="004E6C52"/>
    <w:rsid w:val="004E7330"/>
    <w:rsid w:val="004E7A43"/>
    <w:rsid w:val="004E7DBA"/>
    <w:rsid w:val="004E7F39"/>
    <w:rsid w:val="004F149C"/>
    <w:rsid w:val="004F20A5"/>
    <w:rsid w:val="004F2BA1"/>
    <w:rsid w:val="004F582E"/>
    <w:rsid w:val="004F606F"/>
    <w:rsid w:val="004F6202"/>
    <w:rsid w:val="004F74C4"/>
    <w:rsid w:val="004F7DFE"/>
    <w:rsid w:val="004F7E73"/>
    <w:rsid w:val="00503E1D"/>
    <w:rsid w:val="00505EDE"/>
    <w:rsid w:val="0050646A"/>
    <w:rsid w:val="00507639"/>
    <w:rsid w:val="005079BC"/>
    <w:rsid w:val="00510D48"/>
    <w:rsid w:val="00512197"/>
    <w:rsid w:val="005127D5"/>
    <w:rsid w:val="0051304B"/>
    <w:rsid w:val="00513465"/>
    <w:rsid w:val="00514EF0"/>
    <w:rsid w:val="00515CDD"/>
    <w:rsid w:val="00515E7B"/>
    <w:rsid w:val="00516DEE"/>
    <w:rsid w:val="0051738D"/>
    <w:rsid w:val="005174EC"/>
    <w:rsid w:val="00517A13"/>
    <w:rsid w:val="00517B89"/>
    <w:rsid w:val="00517BC7"/>
    <w:rsid w:val="0052140F"/>
    <w:rsid w:val="00524172"/>
    <w:rsid w:val="00524C32"/>
    <w:rsid w:val="005252A7"/>
    <w:rsid w:val="00525CE0"/>
    <w:rsid w:val="00526449"/>
    <w:rsid w:val="00526A5C"/>
    <w:rsid w:val="005274EE"/>
    <w:rsid w:val="00527771"/>
    <w:rsid w:val="00527A55"/>
    <w:rsid w:val="0053044F"/>
    <w:rsid w:val="005308AC"/>
    <w:rsid w:val="005312C6"/>
    <w:rsid w:val="00531BA5"/>
    <w:rsid w:val="00531C66"/>
    <w:rsid w:val="00531C71"/>
    <w:rsid w:val="00531D58"/>
    <w:rsid w:val="0053280D"/>
    <w:rsid w:val="005336DD"/>
    <w:rsid w:val="005337FD"/>
    <w:rsid w:val="00533B56"/>
    <w:rsid w:val="00534030"/>
    <w:rsid w:val="005359FB"/>
    <w:rsid w:val="00536B56"/>
    <w:rsid w:val="005372BA"/>
    <w:rsid w:val="00537511"/>
    <w:rsid w:val="00537C0C"/>
    <w:rsid w:val="00540574"/>
    <w:rsid w:val="0054153A"/>
    <w:rsid w:val="00541EDB"/>
    <w:rsid w:val="0054216C"/>
    <w:rsid w:val="005423AF"/>
    <w:rsid w:val="00542449"/>
    <w:rsid w:val="00543144"/>
    <w:rsid w:val="00543218"/>
    <w:rsid w:val="0054357F"/>
    <w:rsid w:val="0054389D"/>
    <w:rsid w:val="00543D8D"/>
    <w:rsid w:val="00543EB7"/>
    <w:rsid w:val="00544B37"/>
    <w:rsid w:val="0054791F"/>
    <w:rsid w:val="00547D66"/>
    <w:rsid w:val="00550E38"/>
    <w:rsid w:val="00550F0D"/>
    <w:rsid w:val="00551607"/>
    <w:rsid w:val="00552E00"/>
    <w:rsid w:val="0055395A"/>
    <w:rsid w:val="00555932"/>
    <w:rsid w:val="00556456"/>
    <w:rsid w:val="00556838"/>
    <w:rsid w:val="00556921"/>
    <w:rsid w:val="00556B2E"/>
    <w:rsid w:val="00557026"/>
    <w:rsid w:val="00557393"/>
    <w:rsid w:val="00557A7C"/>
    <w:rsid w:val="00560066"/>
    <w:rsid w:val="00560215"/>
    <w:rsid w:val="0056039E"/>
    <w:rsid w:val="00560E76"/>
    <w:rsid w:val="005618D4"/>
    <w:rsid w:val="0056332E"/>
    <w:rsid w:val="0056425B"/>
    <w:rsid w:val="00564DEB"/>
    <w:rsid w:val="00565530"/>
    <w:rsid w:val="00565F00"/>
    <w:rsid w:val="00571000"/>
    <w:rsid w:val="0057130E"/>
    <w:rsid w:val="0057141D"/>
    <w:rsid w:val="00571A97"/>
    <w:rsid w:val="00572407"/>
    <w:rsid w:val="005724D1"/>
    <w:rsid w:val="00572DAA"/>
    <w:rsid w:val="00573372"/>
    <w:rsid w:val="005743D3"/>
    <w:rsid w:val="0057452A"/>
    <w:rsid w:val="00574A00"/>
    <w:rsid w:val="00574FB1"/>
    <w:rsid w:val="00575E6F"/>
    <w:rsid w:val="0057685A"/>
    <w:rsid w:val="005778AD"/>
    <w:rsid w:val="00580206"/>
    <w:rsid w:val="005819B0"/>
    <w:rsid w:val="00581CB6"/>
    <w:rsid w:val="00582094"/>
    <w:rsid w:val="00582898"/>
    <w:rsid w:val="0058309D"/>
    <w:rsid w:val="005830F1"/>
    <w:rsid w:val="0058592F"/>
    <w:rsid w:val="00586184"/>
    <w:rsid w:val="005865FB"/>
    <w:rsid w:val="005878BF"/>
    <w:rsid w:val="00590489"/>
    <w:rsid w:val="00592DF2"/>
    <w:rsid w:val="00592F86"/>
    <w:rsid w:val="005948CE"/>
    <w:rsid w:val="00596231"/>
    <w:rsid w:val="00596A33"/>
    <w:rsid w:val="00597803"/>
    <w:rsid w:val="005A017D"/>
    <w:rsid w:val="005A132F"/>
    <w:rsid w:val="005A1346"/>
    <w:rsid w:val="005A215A"/>
    <w:rsid w:val="005A21EE"/>
    <w:rsid w:val="005A2963"/>
    <w:rsid w:val="005A2BA8"/>
    <w:rsid w:val="005A346F"/>
    <w:rsid w:val="005A34BA"/>
    <w:rsid w:val="005A3BCB"/>
    <w:rsid w:val="005A48A4"/>
    <w:rsid w:val="005A5F74"/>
    <w:rsid w:val="005A63FC"/>
    <w:rsid w:val="005A69E9"/>
    <w:rsid w:val="005A717D"/>
    <w:rsid w:val="005A74E7"/>
    <w:rsid w:val="005B0AD7"/>
    <w:rsid w:val="005B3CAB"/>
    <w:rsid w:val="005B4187"/>
    <w:rsid w:val="005B443B"/>
    <w:rsid w:val="005B450B"/>
    <w:rsid w:val="005B4E79"/>
    <w:rsid w:val="005B5AFF"/>
    <w:rsid w:val="005B5C62"/>
    <w:rsid w:val="005B662B"/>
    <w:rsid w:val="005B6FED"/>
    <w:rsid w:val="005B7788"/>
    <w:rsid w:val="005B78C6"/>
    <w:rsid w:val="005B7C40"/>
    <w:rsid w:val="005B7EB7"/>
    <w:rsid w:val="005C09E4"/>
    <w:rsid w:val="005C0F3D"/>
    <w:rsid w:val="005C1C8F"/>
    <w:rsid w:val="005C1E5B"/>
    <w:rsid w:val="005C26E0"/>
    <w:rsid w:val="005C2B84"/>
    <w:rsid w:val="005C3A79"/>
    <w:rsid w:val="005C5952"/>
    <w:rsid w:val="005C609B"/>
    <w:rsid w:val="005C7A8C"/>
    <w:rsid w:val="005D075A"/>
    <w:rsid w:val="005D0A7C"/>
    <w:rsid w:val="005D117B"/>
    <w:rsid w:val="005D164F"/>
    <w:rsid w:val="005D1C7A"/>
    <w:rsid w:val="005D2216"/>
    <w:rsid w:val="005D24F0"/>
    <w:rsid w:val="005D2654"/>
    <w:rsid w:val="005D37E8"/>
    <w:rsid w:val="005D4A0D"/>
    <w:rsid w:val="005D6C34"/>
    <w:rsid w:val="005D6CD9"/>
    <w:rsid w:val="005D7A04"/>
    <w:rsid w:val="005D7F91"/>
    <w:rsid w:val="005E0674"/>
    <w:rsid w:val="005E1B47"/>
    <w:rsid w:val="005E24EC"/>
    <w:rsid w:val="005E2A7F"/>
    <w:rsid w:val="005E2C40"/>
    <w:rsid w:val="005E2D82"/>
    <w:rsid w:val="005E32CF"/>
    <w:rsid w:val="005E361E"/>
    <w:rsid w:val="005E37F7"/>
    <w:rsid w:val="005E39D0"/>
    <w:rsid w:val="005E3E33"/>
    <w:rsid w:val="005E3F07"/>
    <w:rsid w:val="005E47B3"/>
    <w:rsid w:val="005E4A15"/>
    <w:rsid w:val="005E58A9"/>
    <w:rsid w:val="005E62BF"/>
    <w:rsid w:val="005E6723"/>
    <w:rsid w:val="005E6DDF"/>
    <w:rsid w:val="005E71E7"/>
    <w:rsid w:val="005E7579"/>
    <w:rsid w:val="005E7995"/>
    <w:rsid w:val="005F008B"/>
    <w:rsid w:val="005F05EC"/>
    <w:rsid w:val="005F0A79"/>
    <w:rsid w:val="005F0A81"/>
    <w:rsid w:val="005F0E73"/>
    <w:rsid w:val="005F186D"/>
    <w:rsid w:val="005F40BA"/>
    <w:rsid w:val="005F4238"/>
    <w:rsid w:val="005F4A7E"/>
    <w:rsid w:val="005F4F79"/>
    <w:rsid w:val="005F6C24"/>
    <w:rsid w:val="005F700E"/>
    <w:rsid w:val="005F7152"/>
    <w:rsid w:val="005F7B07"/>
    <w:rsid w:val="00600A54"/>
    <w:rsid w:val="006019FD"/>
    <w:rsid w:val="00601A47"/>
    <w:rsid w:val="00602A5E"/>
    <w:rsid w:val="006053B3"/>
    <w:rsid w:val="0060633A"/>
    <w:rsid w:val="006065D8"/>
    <w:rsid w:val="006066ED"/>
    <w:rsid w:val="006074B9"/>
    <w:rsid w:val="00610326"/>
    <w:rsid w:val="00610DB5"/>
    <w:rsid w:val="0061206B"/>
    <w:rsid w:val="00612951"/>
    <w:rsid w:val="00615B21"/>
    <w:rsid w:val="00617081"/>
    <w:rsid w:val="006179D1"/>
    <w:rsid w:val="006209A7"/>
    <w:rsid w:val="00621389"/>
    <w:rsid w:val="00622C1A"/>
    <w:rsid w:val="00623593"/>
    <w:rsid w:val="00623F0D"/>
    <w:rsid w:val="006263E9"/>
    <w:rsid w:val="00627BD0"/>
    <w:rsid w:val="00630700"/>
    <w:rsid w:val="006328E0"/>
    <w:rsid w:val="00632D3B"/>
    <w:rsid w:val="00633976"/>
    <w:rsid w:val="00634282"/>
    <w:rsid w:val="00634E57"/>
    <w:rsid w:val="006354E1"/>
    <w:rsid w:val="006358B6"/>
    <w:rsid w:val="006365C5"/>
    <w:rsid w:val="006368AA"/>
    <w:rsid w:val="006368F3"/>
    <w:rsid w:val="00640B8A"/>
    <w:rsid w:val="006413AA"/>
    <w:rsid w:val="00641AB1"/>
    <w:rsid w:val="006420F2"/>
    <w:rsid w:val="00644515"/>
    <w:rsid w:val="006462AA"/>
    <w:rsid w:val="0064691D"/>
    <w:rsid w:val="00650FAB"/>
    <w:rsid w:val="00650FEB"/>
    <w:rsid w:val="00652481"/>
    <w:rsid w:val="006539CF"/>
    <w:rsid w:val="0065485B"/>
    <w:rsid w:val="00656503"/>
    <w:rsid w:val="0065685E"/>
    <w:rsid w:val="00657449"/>
    <w:rsid w:val="00661018"/>
    <w:rsid w:val="0066194C"/>
    <w:rsid w:val="006619D8"/>
    <w:rsid w:val="00661A57"/>
    <w:rsid w:val="0066334F"/>
    <w:rsid w:val="006633BB"/>
    <w:rsid w:val="006654A9"/>
    <w:rsid w:val="00665746"/>
    <w:rsid w:val="00665D45"/>
    <w:rsid w:val="00665FD5"/>
    <w:rsid w:val="00666799"/>
    <w:rsid w:val="00666815"/>
    <w:rsid w:val="00666C0E"/>
    <w:rsid w:val="00666F3D"/>
    <w:rsid w:val="006672C2"/>
    <w:rsid w:val="00667833"/>
    <w:rsid w:val="006709CE"/>
    <w:rsid w:val="00671072"/>
    <w:rsid w:val="00671BF8"/>
    <w:rsid w:val="00671C4E"/>
    <w:rsid w:val="00672598"/>
    <w:rsid w:val="00672601"/>
    <w:rsid w:val="00673001"/>
    <w:rsid w:val="006730AE"/>
    <w:rsid w:val="0067340C"/>
    <w:rsid w:val="00673662"/>
    <w:rsid w:val="0067437C"/>
    <w:rsid w:val="00674544"/>
    <w:rsid w:val="006752F7"/>
    <w:rsid w:val="00675961"/>
    <w:rsid w:val="00675FE3"/>
    <w:rsid w:val="006762D3"/>
    <w:rsid w:val="00676986"/>
    <w:rsid w:val="00676AE8"/>
    <w:rsid w:val="0067711E"/>
    <w:rsid w:val="006773D0"/>
    <w:rsid w:val="00677491"/>
    <w:rsid w:val="006777F5"/>
    <w:rsid w:val="00680D7E"/>
    <w:rsid w:val="006811B9"/>
    <w:rsid w:val="00682321"/>
    <w:rsid w:val="006832F1"/>
    <w:rsid w:val="006840C8"/>
    <w:rsid w:val="006845F1"/>
    <w:rsid w:val="006846D7"/>
    <w:rsid w:val="00685DC5"/>
    <w:rsid w:val="00686546"/>
    <w:rsid w:val="006870D2"/>
    <w:rsid w:val="00690487"/>
    <w:rsid w:val="00690521"/>
    <w:rsid w:val="006909B3"/>
    <w:rsid w:val="00691AB5"/>
    <w:rsid w:val="00691E2E"/>
    <w:rsid w:val="00692499"/>
    <w:rsid w:val="0069256F"/>
    <w:rsid w:val="0069260A"/>
    <w:rsid w:val="00693746"/>
    <w:rsid w:val="00693E06"/>
    <w:rsid w:val="0069437F"/>
    <w:rsid w:val="00694C66"/>
    <w:rsid w:val="00694EB7"/>
    <w:rsid w:val="00695B5F"/>
    <w:rsid w:val="0069641C"/>
    <w:rsid w:val="00696555"/>
    <w:rsid w:val="00696A38"/>
    <w:rsid w:val="00697267"/>
    <w:rsid w:val="00697397"/>
    <w:rsid w:val="006976EB"/>
    <w:rsid w:val="00697CDB"/>
    <w:rsid w:val="006A077E"/>
    <w:rsid w:val="006A07BC"/>
    <w:rsid w:val="006A0B85"/>
    <w:rsid w:val="006A210A"/>
    <w:rsid w:val="006A3180"/>
    <w:rsid w:val="006A4167"/>
    <w:rsid w:val="006A41AB"/>
    <w:rsid w:val="006A5A23"/>
    <w:rsid w:val="006A6583"/>
    <w:rsid w:val="006A6610"/>
    <w:rsid w:val="006A6B0D"/>
    <w:rsid w:val="006A6EF3"/>
    <w:rsid w:val="006A717F"/>
    <w:rsid w:val="006A76E2"/>
    <w:rsid w:val="006B040C"/>
    <w:rsid w:val="006B06B4"/>
    <w:rsid w:val="006B06C1"/>
    <w:rsid w:val="006B0786"/>
    <w:rsid w:val="006B2299"/>
    <w:rsid w:val="006B22CD"/>
    <w:rsid w:val="006B24FB"/>
    <w:rsid w:val="006B27D9"/>
    <w:rsid w:val="006B28D4"/>
    <w:rsid w:val="006B339C"/>
    <w:rsid w:val="006B39CE"/>
    <w:rsid w:val="006B3F32"/>
    <w:rsid w:val="006B4683"/>
    <w:rsid w:val="006B58FC"/>
    <w:rsid w:val="006B5AB5"/>
    <w:rsid w:val="006B5D84"/>
    <w:rsid w:val="006B77EA"/>
    <w:rsid w:val="006B7942"/>
    <w:rsid w:val="006B7F87"/>
    <w:rsid w:val="006C0067"/>
    <w:rsid w:val="006C0AA7"/>
    <w:rsid w:val="006C144E"/>
    <w:rsid w:val="006C2915"/>
    <w:rsid w:val="006C3488"/>
    <w:rsid w:val="006C371E"/>
    <w:rsid w:val="006C3755"/>
    <w:rsid w:val="006C3BF0"/>
    <w:rsid w:val="006C3C06"/>
    <w:rsid w:val="006C4987"/>
    <w:rsid w:val="006C4EE4"/>
    <w:rsid w:val="006C5664"/>
    <w:rsid w:val="006C62CD"/>
    <w:rsid w:val="006C6429"/>
    <w:rsid w:val="006C6890"/>
    <w:rsid w:val="006C7369"/>
    <w:rsid w:val="006C7E08"/>
    <w:rsid w:val="006D33AB"/>
    <w:rsid w:val="006D33FC"/>
    <w:rsid w:val="006D3802"/>
    <w:rsid w:val="006D4AF0"/>
    <w:rsid w:val="006D502F"/>
    <w:rsid w:val="006D5426"/>
    <w:rsid w:val="006D6834"/>
    <w:rsid w:val="006D6E27"/>
    <w:rsid w:val="006D7236"/>
    <w:rsid w:val="006D7746"/>
    <w:rsid w:val="006D7996"/>
    <w:rsid w:val="006E0409"/>
    <w:rsid w:val="006E0875"/>
    <w:rsid w:val="006E0F21"/>
    <w:rsid w:val="006E148D"/>
    <w:rsid w:val="006E212C"/>
    <w:rsid w:val="006E2521"/>
    <w:rsid w:val="006E3303"/>
    <w:rsid w:val="006E443B"/>
    <w:rsid w:val="006E450D"/>
    <w:rsid w:val="006E4671"/>
    <w:rsid w:val="006E4877"/>
    <w:rsid w:val="006E4B06"/>
    <w:rsid w:val="006E4BAC"/>
    <w:rsid w:val="006E4D91"/>
    <w:rsid w:val="006E558A"/>
    <w:rsid w:val="006E571B"/>
    <w:rsid w:val="006E5B6F"/>
    <w:rsid w:val="006E6E9C"/>
    <w:rsid w:val="006E6F5B"/>
    <w:rsid w:val="006E702C"/>
    <w:rsid w:val="006F2D33"/>
    <w:rsid w:val="006F2DD3"/>
    <w:rsid w:val="006F300B"/>
    <w:rsid w:val="006F40F2"/>
    <w:rsid w:val="006F43FD"/>
    <w:rsid w:val="006F4781"/>
    <w:rsid w:val="006F680D"/>
    <w:rsid w:val="006F6851"/>
    <w:rsid w:val="006F6F40"/>
    <w:rsid w:val="006F7964"/>
    <w:rsid w:val="00700CAB"/>
    <w:rsid w:val="00700D9B"/>
    <w:rsid w:val="00701315"/>
    <w:rsid w:val="007013B5"/>
    <w:rsid w:val="00701A1C"/>
    <w:rsid w:val="0070205F"/>
    <w:rsid w:val="00703140"/>
    <w:rsid w:val="00703A00"/>
    <w:rsid w:val="00703E18"/>
    <w:rsid w:val="007043AB"/>
    <w:rsid w:val="00704418"/>
    <w:rsid w:val="00704CBD"/>
    <w:rsid w:val="007053B2"/>
    <w:rsid w:val="00705BEB"/>
    <w:rsid w:val="00705DAF"/>
    <w:rsid w:val="00705F27"/>
    <w:rsid w:val="00706564"/>
    <w:rsid w:val="00710796"/>
    <w:rsid w:val="00710AF1"/>
    <w:rsid w:val="00711D01"/>
    <w:rsid w:val="00711DDF"/>
    <w:rsid w:val="00712733"/>
    <w:rsid w:val="00712781"/>
    <w:rsid w:val="007132A9"/>
    <w:rsid w:val="00713DB1"/>
    <w:rsid w:val="00714337"/>
    <w:rsid w:val="0071457E"/>
    <w:rsid w:val="00714BBC"/>
    <w:rsid w:val="00717078"/>
    <w:rsid w:val="00717207"/>
    <w:rsid w:val="00717392"/>
    <w:rsid w:val="00720FFC"/>
    <w:rsid w:val="007210FC"/>
    <w:rsid w:val="007211B8"/>
    <w:rsid w:val="00721287"/>
    <w:rsid w:val="00722B31"/>
    <w:rsid w:val="007237CB"/>
    <w:rsid w:val="00723B31"/>
    <w:rsid w:val="00724133"/>
    <w:rsid w:val="007241E8"/>
    <w:rsid w:val="007246EB"/>
    <w:rsid w:val="00724C7F"/>
    <w:rsid w:val="00725796"/>
    <w:rsid w:val="00725ACE"/>
    <w:rsid w:val="00725AEE"/>
    <w:rsid w:val="00727360"/>
    <w:rsid w:val="0073021E"/>
    <w:rsid w:val="0073038E"/>
    <w:rsid w:val="007319F0"/>
    <w:rsid w:val="00732EA3"/>
    <w:rsid w:val="00733515"/>
    <w:rsid w:val="0073361F"/>
    <w:rsid w:val="0073400E"/>
    <w:rsid w:val="00734DA1"/>
    <w:rsid w:val="00736556"/>
    <w:rsid w:val="00737963"/>
    <w:rsid w:val="00737E00"/>
    <w:rsid w:val="00737FBA"/>
    <w:rsid w:val="007407B4"/>
    <w:rsid w:val="00741385"/>
    <w:rsid w:val="00741B7D"/>
    <w:rsid w:val="00741E34"/>
    <w:rsid w:val="007421C9"/>
    <w:rsid w:val="0074239E"/>
    <w:rsid w:val="007425FC"/>
    <w:rsid w:val="00742B25"/>
    <w:rsid w:val="00742F29"/>
    <w:rsid w:val="00743D22"/>
    <w:rsid w:val="007440EC"/>
    <w:rsid w:val="0074479B"/>
    <w:rsid w:val="00744859"/>
    <w:rsid w:val="007465B3"/>
    <w:rsid w:val="00747427"/>
    <w:rsid w:val="0074770D"/>
    <w:rsid w:val="00747A88"/>
    <w:rsid w:val="00750BFD"/>
    <w:rsid w:val="00751011"/>
    <w:rsid w:val="00751740"/>
    <w:rsid w:val="00751868"/>
    <w:rsid w:val="00752847"/>
    <w:rsid w:val="00752A49"/>
    <w:rsid w:val="007537CA"/>
    <w:rsid w:val="00754093"/>
    <w:rsid w:val="00754264"/>
    <w:rsid w:val="007553C1"/>
    <w:rsid w:val="00755703"/>
    <w:rsid w:val="007559AE"/>
    <w:rsid w:val="007563F2"/>
    <w:rsid w:val="0075799E"/>
    <w:rsid w:val="0076049A"/>
    <w:rsid w:val="0076235B"/>
    <w:rsid w:val="0076286B"/>
    <w:rsid w:val="00763210"/>
    <w:rsid w:val="007646BF"/>
    <w:rsid w:val="00764F69"/>
    <w:rsid w:val="0076541E"/>
    <w:rsid w:val="007654A3"/>
    <w:rsid w:val="0076619F"/>
    <w:rsid w:val="00770136"/>
    <w:rsid w:val="007711FB"/>
    <w:rsid w:val="00772221"/>
    <w:rsid w:val="00772361"/>
    <w:rsid w:val="00773054"/>
    <w:rsid w:val="007731C2"/>
    <w:rsid w:val="00773BEE"/>
    <w:rsid w:val="00774E42"/>
    <w:rsid w:val="007751B4"/>
    <w:rsid w:val="00775F3C"/>
    <w:rsid w:val="007766FB"/>
    <w:rsid w:val="007767AF"/>
    <w:rsid w:val="00776CAD"/>
    <w:rsid w:val="00776CCB"/>
    <w:rsid w:val="00780A93"/>
    <w:rsid w:val="00781B9F"/>
    <w:rsid w:val="00781D14"/>
    <w:rsid w:val="007827DE"/>
    <w:rsid w:val="00783074"/>
    <w:rsid w:val="007840F9"/>
    <w:rsid w:val="00785459"/>
    <w:rsid w:val="00786002"/>
    <w:rsid w:val="007871EC"/>
    <w:rsid w:val="0078777A"/>
    <w:rsid w:val="007906F9"/>
    <w:rsid w:val="00790725"/>
    <w:rsid w:val="0079085F"/>
    <w:rsid w:val="00790DC8"/>
    <w:rsid w:val="00791259"/>
    <w:rsid w:val="00791FD6"/>
    <w:rsid w:val="007932BA"/>
    <w:rsid w:val="00793CF1"/>
    <w:rsid w:val="007948DD"/>
    <w:rsid w:val="007954A5"/>
    <w:rsid w:val="007959C3"/>
    <w:rsid w:val="00795F72"/>
    <w:rsid w:val="00796051"/>
    <w:rsid w:val="00796960"/>
    <w:rsid w:val="0079770E"/>
    <w:rsid w:val="00797B89"/>
    <w:rsid w:val="00797BFA"/>
    <w:rsid w:val="00797F07"/>
    <w:rsid w:val="007A02E5"/>
    <w:rsid w:val="007A086A"/>
    <w:rsid w:val="007A0E9A"/>
    <w:rsid w:val="007A1072"/>
    <w:rsid w:val="007A1147"/>
    <w:rsid w:val="007A3B39"/>
    <w:rsid w:val="007A3D38"/>
    <w:rsid w:val="007A4531"/>
    <w:rsid w:val="007A467C"/>
    <w:rsid w:val="007A4B20"/>
    <w:rsid w:val="007A687B"/>
    <w:rsid w:val="007A7EE8"/>
    <w:rsid w:val="007B070E"/>
    <w:rsid w:val="007B0A57"/>
    <w:rsid w:val="007B0AB9"/>
    <w:rsid w:val="007B124E"/>
    <w:rsid w:val="007B12B2"/>
    <w:rsid w:val="007B20CA"/>
    <w:rsid w:val="007B21D2"/>
    <w:rsid w:val="007B237D"/>
    <w:rsid w:val="007B3A71"/>
    <w:rsid w:val="007B3BEB"/>
    <w:rsid w:val="007B3D30"/>
    <w:rsid w:val="007B4646"/>
    <w:rsid w:val="007B4E70"/>
    <w:rsid w:val="007B5205"/>
    <w:rsid w:val="007B5B8D"/>
    <w:rsid w:val="007B63AA"/>
    <w:rsid w:val="007B7BB9"/>
    <w:rsid w:val="007B7DDC"/>
    <w:rsid w:val="007C0142"/>
    <w:rsid w:val="007C0AD9"/>
    <w:rsid w:val="007C1F39"/>
    <w:rsid w:val="007C205E"/>
    <w:rsid w:val="007C2441"/>
    <w:rsid w:val="007C2CB4"/>
    <w:rsid w:val="007C3736"/>
    <w:rsid w:val="007C4F59"/>
    <w:rsid w:val="007C4FA7"/>
    <w:rsid w:val="007C505C"/>
    <w:rsid w:val="007C6E70"/>
    <w:rsid w:val="007C7BCB"/>
    <w:rsid w:val="007D04D5"/>
    <w:rsid w:val="007D14CA"/>
    <w:rsid w:val="007D150C"/>
    <w:rsid w:val="007D1546"/>
    <w:rsid w:val="007D1C1E"/>
    <w:rsid w:val="007D31EB"/>
    <w:rsid w:val="007D3266"/>
    <w:rsid w:val="007D3FB3"/>
    <w:rsid w:val="007D6000"/>
    <w:rsid w:val="007D68BC"/>
    <w:rsid w:val="007D7D3F"/>
    <w:rsid w:val="007E04F2"/>
    <w:rsid w:val="007E0736"/>
    <w:rsid w:val="007E0CFD"/>
    <w:rsid w:val="007E1426"/>
    <w:rsid w:val="007E15F6"/>
    <w:rsid w:val="007E1790"/>
    <w:rsid w:val="007E25B3"/>
    <w:rsid w:val="007E323F"/>
    <w:rsid w:val="007E3EA9"/>
    <w:rsid w:val="007E3F75"/>
    <w:rsid w:val="007E40DF"/>
    <w:rsid w:val="007E4F32"/>
    <w:rsid w:val="007E52B6"/>
    <w:rsid w:val="007E5B27"/>
    <w:rsid w:val="007E5F1B"/>
    <w:rsid w:val="007E63C0"/>
    <w:rsid w:val="007E7717"/>
    <w:rsid w:val="007E7DF2"/>
    <w:rsid w:val="007E7E46"/>
    <w:rsid w:val="007F0154"/>
    <w:rsid w:val="007F0DD3"/>
    <w:rsid w:val="007F1CF3"/>
    <w:rsid w:val="007F24C1"/>
    <w:rsid w:val="007F256E"/>
    <w:rsid w:val="007F2DE0"/>
    <w:rsid w:val="007F31F8"/>
    <w:rsid w:val="007F3586"/>
    <w:rsid w:val="007F3A64"/>
    <w:rsid w:val="007F53F2"/>
    <w:rsid w:val="007F55A5"/>
    <w:rsid w:val="007F7806"/>
    <w:rsid w:val="008016D2"/>
    <w:rsid w:val="00801BD8"/>
    <w:rsid w:val="00802126"/>
    <w:rsid w:val="008022C7"/>
    <w:rsid w:val="00802688"/>
    <w:rsid w:val="008028FB"/>
    <w:rsid w:val="00802BCC"/>
    <w:rsid w:val="00802E52"/>
    <w:rsid w:val="00803E44"/>
    <w:rsid w:val="008042E0"/>
    <w:rsid w:val="00804EE3"/>
    <w:rsid w:val="0080532D"/>
    <w:rsid w:val="00805E56"/>
    <w:rsid w:val="008062E0"/>
    <w:rsid w:val="008072AF"/>
    <w:rsid w:val="00807BB4"/>
    <w:rsid w:val="00810029"/>
    <w:rsid w:val="00811454"/>
    <w:rsid w:val="008114AD"/>
    <w:rsid w:val="00811602"/>
    <w:rsid w:val="0081199F"/>
    <w:rsid w:val="00812439"/>
    <w:rsid w:val="00812CAA"/>
    <w:rsid w:val="00814C44"/>
    <w:rsid w:val="008157F9"/>
    <w:rsid w:val="008158E5"/>
    <w:rsid w:val="008168D9"/>
    <w:rsid w:val="00816DAD"/>
    <w:rsid w:val="008174A7"/>
    <w:rsid w:val="00817FA1"/>
    <w:rsid w:val="0082163E"/>
    <w:rsid w:val="00821F76"/>
    <w:rsid w:val="00821F82"/>
    <w:rsid w:val="00822636"/>
    <w:rsid w:val="00823EF1"/>
    <w:rsid w:val="0082405B"/>
    <w:rsid w:val="00824ABD"/>
    <w:rsid w:val="0082576E"/>
    <w:rsid w:val="008259A0"/>
    <w:rsid w:val="0082626D"/>
    <w:rsid w:val="008267CA"/>
    <w:rsid w:val="00826B4E"/>
    <w:rsid w:val="0082764C"/>
    <w:rsid w:val="0083031D"/>
    <w:rsid w:val="00830F33"/>
    <w:rsid w:val="00831688"/>
    <w:rsid w:val="00832341"/>
    <w:rsid w:val="00833BE8"/>
    <w:rsid w:val="0083456F"/>
    <w:rsid w:val="008346F7"/>
    <w:rsid w:val="00834E9F"/>
    <w:rsid w:val="00836A95"/>
    <w:rsid w:val="00837243"/>
    <w:rsid w:val="00837676"/>
    <w:rsid w:val="00837C2B"/>
    <w:rsid w:val="00840AC6"/>
    <w:rsid w:val="00841791"/>
    <w:rsid w:val="0084268C"/>
    <w:rsid w:val="00842ED8"/>
    <w:rsid w:val="00842FAC"/>
    <w:rsid w:val="008443F7"/>
    <w:rsid w:val="00844A24"/>
    <w:rsid w:val="00844A9A"/>
    <w:rsid w:val="00844B9C"/>
    <w:rsid w:val="008457A8"/>
    <w:rsid w:val="008457FD"/>
    <w:rsid w:val="008458E2"/>
    <w:rsid w:val="00846AD7"/>
    <w:rsid w:val="00847297"/>
    <w:rsid w:val="008472D5"/>
    <w:rsid w:val="008479D1"/>
    <w:rsid w:val="008479DA"/>
    <w:rsid w:val="00847C60"/>
    <w:rsid w:val="00847FE6"/>
    <w:rsid w:val="0085060A"/>
    <w:rsid w:val="00850C06"/>
    <w:rsid w:val="00850C26"/>
    <w:rsid w:val="00850CDA"/>
    <w:rsid w:val="008512F7"/>
    <w:rsid w:val="00851601"/>
    <w:rsid w:val="00852522"/>
    <w:rsid w:val="008528AD"/>
    <w:rsid w:val="00852BA0"/>
    <w:rsid w:val="00852E50"/>
    <w:rsid w:val="008537CF"/>
    <w:rsid w:val="00854B7F"/>
    <w:rsid w:val="00855141"/>
    <w:rsid w:val="00855BE4"/>
    <w:rsid w:val="00856563"/>
    <w:rsid w:val="008565A3"/>
    <w:rsid w:val="00856AE2"/>
    <w:rsid w:val="00860882"/>
    <w:rsid w:val="00860A38"/>
    <w:rsid w:val="00860AFC"/>
    <w:rsid w:val="008615A0"/>
    <w:rsid w:val="008615A9"/>
    <w:rsid w:val="00861E33"/>
    <w:rsid w:val="0086272F"/>
    <w:rsid w:val="00862EC4"/>
    <w:rsid w:val="00862ED3"/>
    <w:rsid w:val="00862F07"/>
    <w:rsid w:val="0086499E"/>
    <w:rsid w:val="00865ED6"/>
    <w:rsid w:val="0086608B"/>
    <w:rsid w:val="00866A71"/>
    <w:rsid w:val="00867213"/>
    <w:rsid w:val="00867D1A"/>
    <w:rsid w:val="008707D6"/>
    <w:rsid w:val="00872582"/>
    <w:rsid w:val="00873FE9"/>
    <w:rsid w:val="00875313"/>
    <w:rsid w:val="0087695D"/>
    <w:rsid w:val="00877064"/>
    <w:rsid w:val="00880D68"/>
    <w:rsid w:val="00881003"/>
    <w:rsid w:val="00881777"/>
    <w:rsid w:val="008820FC"/>
    <w:rsid w:val="00883640"/>
    <w:rsid w:val="008844D5"/>
    <w:rsid w:val="0088477E"/>
    <w:rsid w:val="008848FB"/>
    <w:rsid w:val="00884BBD"/>
    <w:rsid w:val="00884EBC"/>
    <w:rsid w:val="0088528F"/>
    <w:rsid w:val="0088563E"/>
    <w:rsid w:val="00885A49"/>
    <w:rsid w:val="00886030"/>
    <w:rsid w:val="00886635"/>
    <w:rsid w:val="00886745"/>
    <w:rsid w:val="008874BF"/>
    <w:rsid w:val="00887622"/>
    <w:rsid w:val="00887C24"/>
    <w:rsid w:val="00887D98"/>
    <w:rsid w:val="00890501"/>
    <w:rsid w:val="0089149D"/>
    <w:rsid w:val="00892E1D"/>
    <w:rsid w:val="0089348E"/>
    <w:rsid w:val="0089356A"/>
    <w:rsid w:val="00893B5D"/>
    <w:rsid w:val="00894D5E"/>
    <w:rsid w:val="00895190"/>
    <w:rsid w:val="0089573E"/>
    <w:rsid w:val="008969B4"/>
    <w:rsid w:val="0089743C"/>
    <w:rsid w:val="00897A2E"/>
    <w:rsid w:val="00897CA9"/>
    <w:rsid w:val="008A0003"/>
    <w:rsid w:val="008A1154"/>
    <w:rsid w:val="008A238C"/>
    <w:rsid w:val="008A2798"/>
    <w:rsid w:val="008A2CFE"/>
    <w:rsid w:val="008A2E3C"/>
    <w:rsid w:val="008A447E"/>
    <w:rsid w:val="008A493F"/>
    <w:rsid w:val="008A5D1D"/>
    <w:rsid w:val="008A6068"/>
    <w:rsid w:val="008A625C"/>
    <w:rsid w:val="008B00E2"/>
    <w:rsid w:val="008B0267"/>
    <w:rsid w:val="008B0CD4"/>
    <w:rsid w:val="008B1681"/>
    <w:rsid w:val="008B2F94"/>
    <w:rsid w:val="008B3065"/>
    <w:rsid w:val="008B47B7"/>
    <w:rsid w:val="008B4C13"/>
    <w:rsid w:val="008B6155"/>
    <w:rsid w:val="008B6E95"/>
    <w:rsid w:val="008B6F76"/>
    <w:rsid w:val="008B763D"/>
    <w:rsid w:val="008B7C4C"/>
    <w:rsid w:val="008B7F1D"/>
    <w:rsid w:val="008C05A5"/>
    <w:rsid w:val="008C1989"/>
    <w:rsid w:val="008C20E5"/>
    <w:rsid w:val="008C2FD9"/>
    <w:rsid w:val="008C312A"/>
    <w:rsid w:val="008C3B3A"/>
    <w:rsid w:val="008C3E69"/>
    <w:rsid w:val="008C43CA"/>
    <w:rsid w:val="008C4E6F"/>
    <w:rsid w:val="008C5958"/>
    <w:rsid w:val="008C797B"/>
    <w:rsid w:val="008D0624"/>
    <w:rsid w:val="008D2188"/>
    <w:rsid w:val="008D2612"/>
    <w:rsid w:val="008D2808"/>
    <w:rsid w:val="008D2D6D"/>
    <w:rsid w:val="008D3248"/>
    <w:rsid w:val="008D35B7"/>
    <w:rsid w:val="008D4AF3"/>
    <w:rsid w:val="008D4B55"/>
    <w:rsid w:val="008D549D"/>
    <w:rsid w:val="008D628C"/>
    <w:rsid w:val="008D75D8"/>
    <w:rsid w:val="008D768F"/>
    <w:rsid w:val="008E0BE4"/>
    <w:rsid w:val="008E1427"/>
    <w:rsid w:val="008E1C42"/>
    <w:rsid w:val="008E1CE4"/>
    <w:rsid w:val="008E2173"/>
    <w:rsid w:val="008E2875"/>
    <w:rsid w:val="008E2C74"/>
    <w:rsid w:val="008E3CDF"/>
    <w:rsid w:val="008E3DC0"/>
    <w:rsid w:val="008E44CD"/>
    <w:rsid w:val="008E4C52"/>
    <w:rsid w:val="008E5466"/>
    <w:rsid w:val="008E55B2"/>
    <w:rsid w:val="008E56A5"/>
    <w:rsid w:val="008E5734"/>
    <w:rsid w:val="008E57B3"/>
    <w:rsid w:val="008E5B4A"/>
    <w:rsid w:val="008E73B9"/>
    <w:rsid w:val="008F0D91"/>
    <w:rsid w:val="008F1D52"/>
    <w:rsid w:val="008F205A"/>
    <w:rsid w:val="008F22DA"/>
    <w:rsid w:val="008F2C4D"/>
    <w:rsid w:val="008F35F0"/>
    <w:rsid w:val="008F36C0"/>
    <w:rsid w:val="008F42C9"/>
    <w:rsid w:val="008F4491"/>
    <w:rsid w:val="008F5051"/>
    <w:rsid w:val="008F5D62"/>
    <w:rsid w:val="008F7CA6"/>
    <w:rsid w:val="008F7D6D"/>
    <w:rsid w:val="00900542"/>
    <w:rsid w:val="00900774"/>
    <w:rsid w:val="009008FB"/>
    <w:rsid w:val="00900A66"/>
    <w:rsid w:val="00901122"/>
    <w:rsid w:val="00901247"/>
    <w:rsid w:val="00901BDA"/>
    <w:rsid w:val="00901DB9"/>
    <w:rsid w:val="009043A1"/>
    <w:rsid w:val="0090528D"/>
    <w:rsid w:val="00906058"/>
    <w:rsid w:val="00906F92"/>
    <w:rsid w:val="0090726F"/>
    <w:rsid w:val="00907891"/>
    <w:rsid w:val="009104C8"/>
    <w:rsid w:val="00910D90"/>
    <w:rsid w:val="009116E1"/>
    <w:rsid w:val="00912403"/>
    <w:rsid w:val="00913184"/>
    <w:rsid w:val="00913794"/>
    <w:rsid w:val="00914DD7"/>
    <w:rsid w:val="0091536A"/>
    <w:rsid w:val="00915E36"/>
    <w:rsid w:val="00917263"/>
    <w:rsid w:val="00917A92"/>
    <w:rsid w:val="00920AA2"/>
    <w:rsid w:val="009211C5"/>
    <w:rsid w:val="00921C6F"/>
    <w:rsid w:val="009224D4"/>
    <w:rsid w:val="00922A8E"/>
    <w:rsid w:val="00922E62"/>
    <w:rsid w:val="0092322D"/>
    <w:rsid w:val="0092333E"/>
    <w:rsid w:val="00923884"/>
    <w:rsid w:val="009245C6"/>
    <w:rsid w:val="00924C95"/>
    <w:rsid w:val="00924CD0"/>
    <w:rsid w:val="0092519C"/>
    <w:rsid w:val="00925468"/>
    <w:rsid w:val="00926437"/>
    <w:rsid w:val="00926B71"/>
    <w:rsid w:val="00926E69"/>
    <w:rsid w:val="00927DEE"/>
    <w:rsid w:val="00930555"/>
    <w:rsid w:val="00930744"/>
    <w:rsid w:val="00931A6F"/>
    <w:rsid w:val="00931AFE"/>
    <w:rsid w:val="00933A32"/>
    <w:rsid w:val="009357FC"/>
    <w:rsid w:val="00936070"/>
    <w:rsid w:val="00936609"/>
    <w:rsid w:val="00937273"/>
    <w:rsid w:val="00937496"/>
    <w:rsid w:val="009378D1"/>
    <w:rsid w:val="00937F66"/>
    <w:rsid w:val="0094028D"/>
    <w:rsid w:val="0094118A"/>
    <w:rsid w:val="00941380"/>
    <w:rsid w:val="00941D48"/>
    <w:rsid w:val="0094207D"/>
    <w:rsid w:val="009420A3"/>
    <w:rsid w:val="009420AF"/>
    <w:rsid w:val="00942462"/>
    <w:rsid w:val="00942D3E"/>
    <w:rsid w:val="00943062"/>
    <w:rsid w:val="009434AF"/>
    <w:rsid w:val="009435F3"/>
    <w:rsid w:val="009436D3"/>
    <w:rsid w:val="00944415"/>
    <w:rsid w:val="00944BBA"/>
    <w:rsid w:val="009459C0"/>
    <w:rsid w:val="00945D31"/>
    <w:rsid w:val="0094600B"/>
    <w:rsid w:val="00946CB9"/>
    <w:rsid w:val="00947525"/>
    <w:rsid w:val="0094791D"/>
    <w:rsid w:val="00950A38"/>
    <w:rsid w:val="0095359E"/>
    <w:rsid w:val="0095373A"/>
    <w:rsid w:val="00953997"/>
    <w:rsid w:val="00953EC1"/>
    <w:rsid w:val="0095466E"/>
    <w:rsid w:val="009552C3"/>
    <w:rsid w:val="00955CB9"/>
    <w:rsid w:val="00955E6D"/>
    <w:rsid w:val="00960C7F"/>
    <w:rsid w:val="00960D87"/>
    <w:rsid w:val="00960FBD"/>
    <w:rsid w:val="00961052"/>
    <w:rsid w:val="00961181"/>
    <w:rsid w:val="0096164D"/>
    <w:rsid w:val="009617D2"/>
    <w:rsid w:val="00962718"/>
    <w:rsid w:val="0096318D"/>
    <w:rsid w:val="00963335"/>
    <w:rsid w:val="009633BA"/>
    <w:rsid w:val="0096340E"/>
    <w:rsid w:val="009637E1"/>
    <w:rsid w:val="00963B9C"/>
    <w:rsid w:val="00963ED0"/>
    <w:rsid w:val="009656FE"/>
    <w:rsid w:val="00966BC9"/>
    <w:rsid w:val="00966E91"/>
    <w:rsid w:val="00967622"/>
    <w:rsid w:val="00970C24"/>
    <w:rsid w:val="009714ED"/>
    <w:rsid w:val="00971CBB"/>
    <w:rsid w:val="00971D0A"/>
    <w:rsid w:val="00971D24"/>
    <w:rsid w:val="00972A36"/>
    <w:rsid w:val="00973149"/>
    <w:rsid w:val="00974F8D"/>
    <w:rsid w:val="00975131"/>
    <w:rsid w:val="00976C10"/>
    <w:rsid w:val="0097740A"/>
    <w:rsid w:val="0097748A"/>
    <w:rsid w:val="00977BC5"/>
    <w:rsid w:val="009807D9"/>
    <w:rsid w:val="00980FFA"/>
    <w:rsid w:val="009816F7"/>
    <w:rsid w:val="00981992"/>
    <w:rsid w:val="00981AEE"/>
    <w:rsid w:val="00981D77"/>
    <w:rsid w:val="00982E10"/>
    <w:rsid w:val="00982F52"/>
    <w:rsid w:val="009834DC"/>
    <w:rsid w:val="00983D2F"/>
    <w:rsid w:val="00984896"/>
    <w:rsid w:val="00984A9E"/>
    <w:rsid w:val="00984C10"/>
    <w:rsid w:val="009853B0"/>
    <w:rsid w:val="00985CE1"/>
    <w:rsid w:val="00986839"/>
    <w:rsid w:val="00986A14"/>
    <w:rsid w:val="00987082"/>
    <w:rsid w:val="00987BD5"/>
    <w:rsid w:val="00990585"/>
    <w:rsid w:val="00990903"/>
    <w:rsid w:val="00992558"/>
    <w:rsid w:val="00992D64"/>
    <w:rsid w:val="00993709"/>
    <w:rsid w:val="009944F8"/>
    <w:rsid w:val="00994568"/>
    <w:rsid w:val="0099481E"/>
    <w:rsid w:val="00994887"/>
    <w:rsid w:val="009957A0"/>
    <w:rsid w:val="0099618A"/>
    <w:rsid w:val="00996F74"/>
    <w:rsid w:val="00997666"/>
    <w:rsid w:val="009A14CA"/>
    <w:rsid w:val="009A1F30"/>
    <w:rsid w:val="009A22F3"/>
    <w:rsid w:val="009A2D46"/>
    <w:rsid w:val="009A38B8"/>
    <w:rsid w:val="009A6F75"/>
    <w:rsid w:val="009A71AB"/>
    <w:rsid w:val="009A7546"/>
    <w:rsid w:val="009A7DF7"/>
    <w:rsid w:val="009B0341"/>
    <w:rsid w:val="009B13CC"/>
    <w:rsid w:val="009B2300"/>
    <w:rsid w:val="009B278C"/>
    <w:rsid w:val="009B2E4D"/>
    <w:rsid w:val="009B3565"/>
    <w:rsid w:val="009B4EA9"/>
    <w:rsid w:val="009B4EAE"/>
    <w:rsid w:val="009B5C76"/>
    <w:rsid w:val="009B5FAF"/>
    <w:rsid w:val="009B60B8"/>
    <w:rsid w:val="009B71BD"/>
    <w:rsid w:val="009B779D"/>
    <w:rsid w:val="009C02A4"/>
    <w:rsid w:val="009C178A"/>
    <w:rsid w:val="009C3E54"/>
    <w:rsid w:val="009C4422"/>
    <w:rsid w:val="009C47C2"/>
    <w:rsid w:val="009C49DE"/>
    <w:rsid w:val="009C4D40"/>
    <w:rsid w:val="009C78A9"/>
    <w:rsid w:val="009C7ADD"/>
    <w:rsid w:val="009C7C91"/>
    <w:rsid w:val="009D057A"/>
    <w:rsid w:val="009D06E8"/>
    <w:rsid w:val="009D0E4A"/>
    <w:rsid w:val="009D1814"/>
    <w:rsid w:val="009D22DF"/>
    <w:rsid w:val="009D24DA"/>
    <w:rsid w:val="009D3A3F"/>
    <w:rsid w:val="009D3A75"/>
    <w:rsid w:val="009D3C45"/>
    <w:rsid w:val="009D3D2B"/>
    <w:rsid w:val="009D4D5C"/>
    <w:rsid w:val="009D52CE"/>
    <w:rsid w:val="009D6605"/>
    <w:rsid w:val="009D6AB4"/>
    <w:rsid w:val="009D70A7"/>
    <w:rsid w:val="009E07FF"/>
    <w:rsid w:val="009E0B50"/>
    <w:rsid w:val="009E33E6"/>
    <w:rsid w:val="009E36D0"/>
    <w:rsid w:val="009E3C63"/>
    <w:rsid w:val="009E3E1D"/>
    <w:rsid w:val="009E3E25"/>
    <w:rsid w:val="009E455A"/>
    <w:rsid w:val="009E4595"/>
    <w:rsid w:val="009E4671"/>
    <w:rsid w:val="009E46B6"/>
    <w:rsid w:val="009E4BD0"/>
    <w:rsid w:val="009E57E5"/>
    <w:rsid w:val="009E735D"/>
    <w:rsid w:val="009E74CF"/>
    <w:rsid w:val="009E7522"/>
    <w:rsid w:val="009F0430"/>
    <w:rsid w:val="009F078D"/>
    <w:rsid w:val="009F0DA3"/>
    <w:rsid w:val="009F2702"/>
    <w:rsid w:val="009F2953"/>
    <w:rsid w:val="009F29EF"/>
    <w:rsid w:val="009F35AE"/>
    <w:rsid w:val="009F3F03"/>
    <w:rsid w:val="009F42FC"/>
    <w:rsid w:val="009F4DC2"/>
    <w:rsid w:val="009F693B"/>
    <w:rsid w:val="009F73A4"/>
    <w:rsid w:val="009F7B89"/>
    <w:rsid w:val="00A00A02"/>
    <w:rsid w:val="00A018B6"/>
    <w:rsid w:val="00A01ECE"/>
    <w:rsid w:val="00A038FF"/>
    <w:rsid w:val="00A03DA7"/>
    <w:rsid w:val="00A045A2"/>
    <w:rsid w:val="00A048A4"/>
    <w:rsid w:val="00A052CF"/>
    <w:rsid w:val="00A07932"/>
    <w:rsid w:val="00A07B74"/>
    <w:rsid w:val="00A10033"/>
    <w:rsid w:val="00A1003A"/>
    <w:rsid w:val="00A1053F"/>
    <w:rsid w:val="00A11676"/>
    <w:rsid w:val="00A11793"/>
    <w:rsid w:val="00A119DB"/>
    <w:rsid w:val="00A12561"/>
    <w:rsid w:val="00A13062"/>
    <w:rsid w:val="00A142A8"/>
    <w:rsid w:val="00A14390"/>
    <w:rsid w:val="00A14402"/>
    <w:rsid w:val="00A14DCE"/>
    <w:rsid w:val="00A150E8"/>
    <w:rsid w:val="00A16338"/>
    <w:rsid w:val="00A168BC"/>
    <w:rsid w:val="00A16F94"/>
    <w:rsid w:val="00A17483"/>
    <w:rsid w:val="00A178BC"/>
    <w:rsid w:val="00A17D6C"/>
    <w:rsid w:val="00A20A35"/>
    <w:rsid w:val="00A214D7"/>
    <w:rsid w:val="00A22333"/>
    <w:rsid w:val="00A2255A"/>
    <w:rsid w:val="00A22961"/>
    <w:rsid w:val="00A23104"/>
    <w:rsid w:val="00A234E7"/>
    <w:rsid w:val="00A248F5"/>
    <w:rsid w:val="00A24E82"/>
    <w:rsid w:val="00A2577F"/>
    <w:rsid w:val="00A25C32"/>
    <w:rsid w:val="00A26267"/>
    <w:rsid w:val="00A26477"/>
    <w:rsid w:val="00A27540"/>
    <w:rsid w:val="00A2779E"/>
    <w:rsid w:val="00A30AEB"/>
    <w:rsid w:val="00A31CB9"/>
    <w:rsid w:val="00A31F9E"/>
    <w:rsid w:val="00A32691"/>
    <w:rsid w:val="00A366C9"/>
    <w:rsid w:val="00A371B4"/>
    <w:rsid w:val="00A37AC2"/>
    <w:rsid w:val="00A400B4"/>
    <w:rsid w:val="00A424EF"/>
    <w:rsid w:val="00A42946"/>
    <w:rsid w:val="00A42AA9"/>
    <w:rsid w:val="00A42D7F"/>
    <w:rsid w:val="00A44438"/>
    <w:rsid w:val="00A44440"/>
    <w:rsid w:val="00A446D4"/>
    <w:rsid w:val="00A448F7"/>
    <w:rsid w:val="00A44F74"/>
    <w:rsid w:val="00A4517C"/>
    <w:rsid w:val="00A45C76"/>
    <w:rsid w:val="00A460CF"/>
    <w:rsid w:val="00A46813"/>
    <w:rsid w:val="00A46F4A"/>
    <w:rsid w:val="00A504ED"/>
    <w:rsid w:val="00A5095E"/>
    <w:rsid w:val="00A50B65"/>
    <w:rsid w:val="00A510A0"/>
    <w:rsid w:val="00A5122E"/>
    <w:rsid w:val="00A515EC"/>
    <w:rsid w:val="00A52EBD"/>
    <w:rsid w:val="00A55035"/>
    <w:rsid w:val="00A556FF"/>
    <w:rsid w:val="00A55ADA"/>
    <w:rsid w:val="00A55C86"/>
    <w:rsid w:val="00A567A1"/>
    <w:rsid w:val="00A569D0"/>
    <w:rsid w:val="00A56A35"/>
    <w:rsid w:val="00A57252"/>
    <w:rsid w:val="00A57B84"/>
    <w:rsid w:val="00A57DCF"/>
    <w:rsid w:val="00A60D3A"/>
    <w:rsid w:val="00A60E9C"/>
    <w:rsid w:val="00A61B40"/>
    <w:rsid w:val="00A63CAF"/>
    <w:rsid w:val="00A63CDE"/>
    <w:rsid w:val="00A63DE7"/>
    <w:rsid w:val="00A640D4"/>
    <w:rsid w:val="00A64998"/>
    <w:rsid w:val="00A64E26"/>
    <w:rsid w:val="00A65A33"/>
    <w:rsid w:val="00A66139"/>
    <w:rsid w:val="00A66793"/>
    <w:rsid w:val="00A66C16"/>
    <w:rsid w:val="00A67564"/>
    <w:rsid w:val="00A675E9"/>
    <w:rsid w:val="00A67841"/>
    <w:rsid w:val="00A67CA6"/>
    <w:rsid w:val="00A67ED7"/>
    <w:rsid w:val="00A70466"/>
    <w:rsid w:val="00A70961"/>
    <w:rsid w:val="00A70A98"/>
    <w:rsid w:val="00A70AAA"/>
    <w:rsid w:val="00A70FDA"/>
    <w:rsid w:val="00A71D4F"/>
    <w:rsid w:val="00A72E1D"/>
    <w:rsid w:val="00A7361D"/>
    <w:rsid w:val="00A74E22"/>
    <w:rsid w:val="00A75845"/>
    <w:rsid w:val="00A768A6"/>
    <w:rsid w:val="00A768E0"/>
    <w:rsid w:val="00A77852"/>
    <w:rsid w:val="00A778E5"/>
    <w:rsid w:val="00A812B4"/>
    <w:rsid w:val="00A821A9"/>
    <w:rsid w:val="00A849A5"/>
    <w:rsid w:val="00A84DC1"/>
    <w:rsid w:val="00A859BF"/>
    <w:rsid w:val="00A86855"/>
    <w:rsid w:val="00A87334"/>
    <w:rsid w:val="00A87A9C"/>
    <w:rsid w:val="00A9127F"/>
    <w:rsid w:val="00A914EF"/>
    <w:rsid w:val="00A91505"/>
    <w:rsid w:val="00A925CF"/>
    <w:rsid w:val="00A92732"/>
    <w:rsid w:val="00A9350A"/>
    <w:rsid w:val="00A94715"/>
    <w:rsid w:val="00A953C9"/>
    <w:rsid w:val="00A95890"/>
    <w:rsid w:val="00A971A9"/>
    <w:rsid w:val="00A9723D"/>
    <w:rsid w:val="00AA1498"/>
    <w:rsid w:val="00AA1632"/>
    <w:rsid w:val="00AA20A1"/>
    <w:rsid w:val="00AA3B20"/>
    <w:rsid w:val="00AA3CFC"/>
    <w:rsid w:val="00AA474D"/>
    <w:rsid w:val="00AA47A2"/>
    <w:rsid w:val="00AA50D0"/>
    <w:rsid w:val="00AA546B"/>
    <w:rsid w:val="00AA58CF"/>
    <w:rsid w:val="00AA5E49"/>
    <w:rsid w:val="00AA62CC"/>
    <w:rsid w:val="00AA6AC7"/>
    <w:rsid w:val="00AA7451"/>
    <w:rsid w:val="00AA768C"/>
    <w:rsid w:val="00AB0947"/>
    <w:rsid w:val="00AB1E23"/>
    <w:rsid w:val="00AB2515"/>
    <w:rsid w:val="00AB2A8B"/>
    <w:rsid w:val="00AB4431"/>
    <w:rsid w:val="00AB4AA7"/>
    <w:rsid w:val="00AB5291"/>
    <w:rsid w:val="00AC0859"/>
    <w:rsid w:val="00AC1538"/>
    <w:rsid w:val="00AC2334"/>
    <w:rsid w:val="00AC35DA"/>
    <w:rsid w:val="00AC3917"/>
    <w:rsid w:val="00AC3B7E"/>
    <w:rsid w:val="00AC4903"/>
    <w:rsid w:val="00AC4A53"/>
    <w:rsid w:val="00AC528B"/>
    <w:rsid w:val="00AC5BB7"/>
    <w:rsid w:val="00AC6C15"/>
    <w:rsid w:val="00AD0A21"/>
    <w:rsid w:val="00AD1469"/>
    <w:rsid w:val="00AD1571"/>
    <w:rsid w:val="00AD16A0"/>
    <w:rsid w:val="00AD1898"/>
    <w:rsid w:val="00AD2FFC"/>
    <w:rsid w:val="00AD301E"/>
    <w:rsid w:val="00AD39E9"/>
    <w:rsid w:val="00AD3E25"/>
    <w:rsid w:val="00AD5294"/>
    <w:rsid w:val="00AE0323"/>
    <w:rsid w:val="00AE1E34"/>
    <w:rsid w:val="00AE1FD7"/>
    <w:rsid w:val="00AE2951"/>
    <w:rsid w:val="00AE42E6"/>
    <w:rsid w:val="00AE48E6"/>
    <w:rsid w:val="00AE4984"/>
    <w:rsid w:val="00AE5593"/>
    <w:rsid w:val="00AE55A2"/>
    <w:rsid w:val="00AE63B2"/>
    <w:rsid w:val="00AE66FF"/>
    <w:rsid w:val="00AE6C2A"/>
    <w:rsid w:val="00AF109D"/>
    <w:rsid w:val="00AF287F"/>
    <w:rsid w:val="00AF35D1"/>
    <w:rsid w:val="00AF4F29"/>
    <w:rsid w:val="00AF5D26"/>
    <w:rsid w:val="00AF5F08"/>
    <w:rsid w:val="00AF655D"/>
    <w:rsid w:val="00AF6997"/>
    <w:rsid w:val="00AF6B94"/>
    <w:rsid w:val="00AF6EAD"/>
    <w:rsid w:val="00AF73D4"/>
    <w:rsid w:val="00B00411"/>
    <w:rsid w:val="00B0053E"/>
    <w:rsid w:val="00B00B30"/>
    <w:rsid w:val="00B01FE5"/>
    <w:rsid w:val="00B038BA"/>
    <w:rsid w:val="00B04FE6"/>
    <w:rsid w:val="00B05A16"/>
    <w:rsid w:val="00B05EC4"/>
    <w:rsid w:val="00B072E2"/>
    <w:rsid w:val="00B07B34"/>
    <w:rsid w:val="00B1082C"/>
    <w:rsid w:val="00B10945"/>
    <w:rsid w:val="00B10A91"/>
    <w:rsid w:val="00B10ACE"/>
    <w:rsid w:val="00B10F23"/>
    <w:rsid w:val="00B118C2"/>
    <w:rsid w:val="00B118F0"/>
    <w:rsid w:val="00B12399"/>
    <w:rsid w:val="00B12FC5"/>
    <w:rsid w:val="00B14DCC"/>
    <w:rsid w:val="00B152C2"/>
    <w:rsid w:val="00B15766"/>
    <w:rsid w:val="00B1610B"/>
    <w:rsid w:val="00B162E7"/>
    <w:rsid w:val="00B164A1"/>
    <w:rsid w:val="00B167F5"/>
    <w:rsid w:val="00B175FB"/>
    <w:rsid w:val="00B2030F"/>
    <w:rsid w:val="00B20B8A"/>
    <w:rsid w:val="00B21726"/>
    <w:rsid w:val="00B21787"/>
    <w:rsid w:val="00B21C68"/>
    <w:rsid w:val="00B22DEC"/>
    <w:rsid w:val="00B23173"/>
    <w:rsid w:val="00B2600B"/>
    <w:rsid w:val="00B260FD"/>
    <w:rsid w:val="00B2639C"/>
    <w:rsid w:val="00B2650E"/>
    <w:rsid w:val="00B2758B"/>
    <w:rsid w:val="00B313A2"/>
    <w:rsid w:val="00B31B1F"/>
    <w:rsid w:val="00B31E47"/>
    <w:rsid w:val="00B31FC7"/>
    <w:rsid w:val="00B32A8E"/>
    <w:rsid w:val="00B34BFC"/>
    <w:rsid w:val="00B35DAA"/>
    <w:rsid w:val="00B35E30"/>
    <w:rsid w:val="00B35F9E"/>
    <w:rsid w:val="00B3701B"/>
    <w:rsid w:val="00B40FD2"/>
    <w:rsid w:val="00B41503"/>
    <w:rsid w:val="00B415B2"/>
    <w:rsid w:val="00B41EB3"/>
    <w:rsid w:val="00B4280F"/>
    <w:rsid w:val="00B44937"/>
    <w:rsid w:val="00B45163"/>
    <w:rsid w:val="00B45C79"/>
    <w:rsid w:val="00B4735F"/>
    <w:rsid w:val="00B50620"/>
    <w:rsid w:val="00B512F7"/>
    <w:rsid w:val="00B52DDD"/>
    <w:rsid w:val="00B547F8"/>
    <w:rsid w:val="00B54D11"/>
    <w:rsid w:val="00B54ED2"/>
    <w:rsid w:val="00B568BF"/>
    <w:rsid w:val="00B56D23"/>
    <w:rsid w:val="00B56D96"/>
    <w:rsid w:val="00B570BA"/>
    <w:rsid w:val="00B57985"/>
    <w:rsid w:val="00B602F8"/>
    <w:rsid w:val="00B611BD"/>
    <w:rsid w:val="00B61D15"/>
    <w:rsid w:val="00B61DA8"/>
    <w:rsid w:val="00B61F9B"/>
    <w:rsid w:val="00B64261"/>
    <w:rsid w:val="00B647DC"/>
    <w:rsid w:val="00B65090"/>
    <w:rsid w:val="00B65746"/>
    <w:rsid w:val="00B65DDC"/>
    <w:rsid w:val="00B65DDE"/>
    <w:rsid w:val="00B67576"/>
    <w:rsid w:val="00B704FC"/>
    <w:rsid w:val="00B70BA8"/>
    <w:rsid w:val="00B712D6"/>
    <w:rsid w:val="00B71436"/>
    <w:rsid w:val="00B72045"/>
    <w:rsid w:val="00B721C3"/>
    <w:rsid w:val="00B739C3"/>
    <w:rsid w:val="00B73C02"/>
    <w:rsid w:val="00B7473B"/>
    <w:rsid w:val="00B754B5"/>
    <w:rsid w:val="00B75F6F"/>
    <w:rsid w:val="00B765FA"/>
    <w:rsid w:val="00B76885"/>
    <w:rsid w:val="00B7761B"/>
    <w:rsid w:val="00B77C11"/>
    <w:rsid w:val="00B8131F"/>
    <w:rsid w:val="00B821DA"/>
    <w:rsid w:val="00B8373E"/>
    <w:rsid w:val="00B83A78"/>
    <w:rsid w:val="00B8452F"/>
    <w:rsid w:val="00B84F09"/>
    <w:rsid w:val="00B853DF"/>
    <w:rsid w:val="00B858BC"/>
    <w:rsid w:val="00B85EE8"/>
    <w:rsid w:val="00B8667E"/>
    <w:rsid w:val="00B86975"/>
    <w:rsid w:val="00B870BE"/>
    <w:rsid w:val="00B91934"/>
    <w:rsid w:val="00B9197D"/>
    <w:rsid w:val="00B92731"/>
    <w:rsid w:val="00B92A1A"/>
    <w:rsid w:val="00B93324"/>
    <w:rsid w:val="00B934E1"/>
    <w:rsid w:val="00B9367E"/>
    <w:rsid w:val="00B93B58"/>
    <w:rsid w:val="00B94E74"/>
    <w:rsid w:val="00B9587A"/>
    <w:rsid w:val="00B95BC9"/>
    <w:rsid w:val="00B968DC"/>
    <w:rsid w:val="00B96D01"/>
    <w:rsid w:val="00B972DE"/>
    <w:rsid w:val="00BA0F75"/>
    <w:rsid w:val="00BA1463"/>
    <w:rsid w:val="00BA17CD"/>
    <w:rsid w:val="00BA1FFC"/>
    <w:rsid w:val="00BA27A1"/>
    <w:rsid w:val="00BA2AE5"/>
    <w:rsid w:val="00BA33FC"/>
    <w:rsid w:val="00BA3C71"/>
    <w:rsid w:val="00BA4789"/>
    <w:rsid w:val="00BA5C3E"/>
    <w:rsid w:val="00BA7AC5"/>
    <w:rsid w:val="00BB0020"/>
    <w:rsid w:val="00BB066D"/>
    <w:rsid w:val="00BB0941"/>
    <w:rsid w:val="00BB0A75"/>
    <w:rsid w:val="00BB16AE"/>
    <w:rsid w:val="00BB1B67"/>
    <w:rsid w:val="00BB1BDA"/>
    <w:rsid w:val="00BB1C83"/>
    <w:rsid w:val="00BB25DF"/>
    <w:rsid w:val="00BB3222"/>
    <w:rsid w:val="00BB34FE"/>
    <w:rsid w:val="00BB3898"/>
    <w:rsid w:val="00BB38A8"/>
    <w:rsid w:val="00BB3E3E"/>
    <w:rsid w:val="00BB5419"/>
    <w:rsid w:val="00BB5DD2"/>
    <w:rsid w:val="00BB6268"/>
    <w:rsid w:val="00BB666A"/>
    <w:rsid w:val="00BC0427"/>
    <w:rsid w:val="00BC0F42"/>
    <w:rsid w:val="00BC1534"/>
    <w:rsid w:val="00BC2E58"/>
    <w:rsid w:val="00BC4163"/>
    <w:rsid w:val="00BC5E7A"/>
    <w:rsid w:val="00BC7A78"/>
    <w:rsid w:val="00BD0196"/>
    <w:rsid w:val="00BD036C"/>
    <w:rsid w:val="00BD250A"/>
    <w:rsid w:val="00BD2D12"/>
    <w:rsid w:val="00BD3061"/>
    <w:rsid w:val="00BD3940"/>
    <w:rsid w:val="00BD4013"/>
    <w:rsid w:val="00BD52A1"/>
    <w:rsid w:val="00BD54E9"/>
    <w:rsid w:val="00BD5B07"/>
    <w:rsid w:val="00BD5F26"/>
    <w:rsid w:val="00BD6949"/>
    <w:rsid w:val="00BE2032"/>
    <w:rsid w:val="00BE28B7"/>
    <w:rsid w:val="00BE331C"/>
    <w:rsid w:val="00BE33E9"/>
    <w:rsid w:val="00BE3782"/>
    <w:rsid w:val="00BE487B"/>
    <w:rsid w:val="00BE4BB7"/>
    <w:rsid w:val="00BE5122"/>
    <w:rsid w:val="00BE5B65"/>
    <w:rsid w:val="00BE6524"/>
    <w:rsid w:val="00BE77D2"/>
    <w:rsid w:val="00BE7AE5"/>
    <w:rsid w:val="00BF0956"/>
    <w:rsid w:val="00BF0A47"/>
    <w:rsid w:val="00BF2A67"/>
    <w:rsid w:val="00BF3C52"/>
    <w:rsid w:val="00BF48A6"/>
    <w:rsid w:val="00BF4E1D"/>
    <w:rsid w:val="00BF4E93"/>
    <w:rsid w:val="00BF7C81"/>
    <w:rsid w:val="00C00399"/>
    <w:rsid w:val="00C0184A"/>
    <w:rsid w:val="00C0251A"/>
    <w:rsid w:val="00C026B7"/>
    <w:rsid w:val="00C03BE5"/>
    <w:rsid w:val="00C04BA7"/>
    <w:rsid w:val="00C05D12"/>
    <w:rsid w:val="00C06197"/>
    <w:rsid w:val="00C0641C"/>
    <w:rsid w:val="00C06EDA"/>
    <w:rsid w:val="00C06EF0"/>
    <w:rsid w:val="00C07A46"/>
    <w:rsid w:val="00C103D4"/>
    <w:rsid w:val="00C10FAA"/>
    <w:rsid w:val="00C111CF"/>
    <w:rsid w:val="00C11A90"/>
    <w:rsid w:val="00C1261B"/>
    <w:rsid w:val="00C12775"/>
    <w:rsid w:val="00C139C2"/>
    <w:rsid w:val="00C14910"/>
    <w:rsid w:val="00C14976"/>
    <w:rsid w:val="00C15A6D"/>
    <w:rsid w:val="00C160A3"/>
    <w:rsid w:val="00C1648A"/>
    <w:rsid w:val="00C16981"/>
    <w:rsid w:val="00C16EC7"/>
    <w:rsid w:val="00C17328"/>
    <w:rsid w:val="00C20B50"/>
    <w:rsid w:val="00C217FF"/>
    <w:rsid w:val="00C21807"/>
    <w:rsid w:val="00C22A40"/>
    <w:rsid w:val="00C22E2B"/>
    <w:rsid w:val="00C23831"/>
    <w:rsid w:val="00C23B6F"/>
    <w:rsid w:val="00C23BC0"/>
    <w:rsid w:val="00C23D94"/>
    <w:rsid w:val="00C253A3"/>
    <w:rsid w:val="00C2545F"/>
    <w:rsid w:val="00C256A7"/>
    <w:rsid w:val="00C26414"/>
    <w:rsid w:val="00C26426"/>
    <w:rsid w:val="00C26E7C"/>
    <w:rsid w:val="00C30612"/>
    <w:rsid w:val="00C3077C"/>
    <w:rsid w:val="00C310D8"/>
    <w:rsid w:val="00C3188B"/>
    <w:rsid w:val="00C31F41"/>
    <w:rsid w:val="00C32336"/>
    <w:rsid w:val="00C32FB1"/>
    <w:rsid w:val="00C34520"/>
    <w:rsid w:val="00C40878"/>
    <w:rsid w:val="00C40CBA"/>
    <w:rsid w:val="00C411A6"/>
    <w:rsid w:val="00C422FB"/>
    <w:rsid w:val="00C42F62"/>
    <w:rsid w:val="00C42F8A"/>
    <w:rsid w:val="00C44380"/>
    <w:rsid w:val="00C4477D"/>
    <w:rsid w:val="00C449F3"/>
    <w:rsid w:val="00C4727A"/>
    <w:rsid w:val="00C478A7"/>
    <w:rsid w:val="00C5007F"/>
    <w:rsid w:val="00C50180"/>
    <w:rsid w:val="00C504A0"/>
    <w:rsid w:val="00C51C0E"/>
    <w:rsid w:val="00C523D2"/>
    <w:rsid w:val="00C523F6"/>
    <w:rsid w:val="00C527FC"/>
    <w:rsid w:val="00C529D3"/>
    <w:rsid w:val="00C5309B"/>
    <w:rsid w:val="00C53834"/>
    <w:rsid w:val="00C54F60"/>
    <w:rsid w:val="00C5566E"/>
    <w:rsid w:val="00C55B7E"/>
    <w:rsid w:val="00C55DC6"/>
    <w:rsid w:val="00C567F7"/>
    <w:rsid w:val="00C56FAB"/>
    <w:rsid w:val="00C56FE4"/>
    <w:rsid w:val="00C57758"/>
    <w:rsid w:val="00C57E78"/>
    <w:rsid w:val="00C57F57"/>
    <w:rsid w:val="00C606E0"/>
    <w:rsid w:val="00C61336"/>
    <w:rsid w:val="00C6238B"/>
    <w:rsid w:val="00C6286D"/>
    <w:rsid w:val="00C62DB9"/>
    <w:rsid w:val="00C63569"/>
    <w:rsid w:val="00C63B31"/>
    <w:rsid w:val="00C63D63"/>
    <w:rsid w:val="00C6475B"/>
    <w:rsid w:val="00C650BD"/>
    <w:rsid w:val="00C6515F"/>
    <w:rsid w:val="00C6716E"/>
    <w:rsid w:val="00C673A1"/>
    <w:rsid w:val="00C71D0D"/>
    <w:rsid w:val="00C72622"/>
    <w:rsid w:val="00C7311C"/>
    <w:rsid w:val="00C74822"/>
    <w:rsid w:val="00C75185"/>
    <w:rsid w:val="00C759B3"/>
    <w:rsid w:val="00C761FC"/>
    <w:rsid w:val="00C76A8E"/>
    <w:rsid w:val="00C7734A"/>
    <w:rsid w:val="00C8015E"/>
    <w:rsid w:val="00C80317"/>
    <w:rsid w:val="00C8043A"/>
    <w:rsid w:val="00C8057D"/>
    <w:rsid w:val="00C80A91"/>
    <w:rsid w:val="00C818AB"/>
    <w:rsid w:val="00C81989"/>
    <w:rsid w:val="00C81DBF"/>
    <w:rsid w:val="00C82CC8"/>
    <w:rsid w:val="00C84EE5"/>
    <w:rsid w:val="00C85526"/>
    <w:rsid w:val="00C8632E"/>
    <w:rsid w:val="00C86E4E"/>
    <w:rsid w:val="00C87572"/>
    <w:rsid w:val="00C8759E"/>
    <w:rsid w:val="00C90378"/>
    <w:rsid w:val="00C909A3"/>
    <w:rsid w:val="00C90D31"/>
    <w:rsid w:val="00C91375"/>
    <w:rsid w:val="00C91B0D"/>
    <w:rsid w:val="00C93E17"/>
    <w:rsid w:val="00C93EFD"/>
    <w:rsid w:val="00C95329"/>
    <w:rsid w:val="00C956C1"/>
    <w:rsid w:val="00C95851"/>
    <w:rsid w:val="00C95981"/>
    <w:rsid w:val="00C95A07"/>
    <w:rsid w:val="00C95EBA"/>
    <w:rsid w:val="00CA0DE7"/>
    <w:rsid w:val="00CA1252"/>
    <w:rsid w:val="00CA1F3D"/>
    <w:rsid w:val="00CA2AB7"/>
    <w:rsid w:val="00CA2F5C"/>
    <w:rsid w:val="00CA4BF8"/>
    <w:rsid w:val="00CA58AB"/>
    <w:rsid w:val="00CA5FB5"/>
    <w:rsid w:val="00CA6A9A"/>
    <w:rsid w:val="00CB13B0"/>
    <w:rsid w:val="00CB15BA"/>
    <w:rsid w:val="00CB2025"/>
    <w:rsid w:val="00CB34F4"/>
    <w:rsid w:val="00CB4226"/>
    <w:rsid w:val="00CB524C"/>
    <w:rsid w:val="00CB5846"/>
    <w:rsid w:val="00CB73E6"/>
    <w:rsid w:val="00CB7F53"/>
    <w:rsid w:val="00CC0A74"/>
    <w:rsid w:val="00CC0DF6"/>
    <w:rsid w:val="00CC175B"/>
    <w:rsid w:val="00CC1BA5"/>
    <w:rsid w:val="00CC2249"/>
    <w:rsid w:val="00CC2708"/>
    <w:rsid w:val="00CC4DBC"/>
    <w:rsid w:val="00CC5CC9"/>
    <w:rsid w:val="00CD047D"/>
    <w:rsid w:val="00CD0D5F"/>
    <w:rsid w:val="00CD0F24"/>
    <w:rsid w:val="00CD1541"/>
    <w:rsid w:val="00CD1B47"/>
    <w:rsid w:val="00CD3E6A"/>
    <w:rsid w:val="00CD4188"/>
    <w:rsid w:val="00CD46EA"/>
    <w:rsid w:val="00CD48D3"/>
    <w:rsid w:val="00CD4AB0"/>
    <w:rsid w:val="00CD4CAD"/>
    <w:rsid w:val="00CD4FCC"/>
    <w:rsid w:val="00CD5153"/>
    <w:rsid w:val="00CD54CA"/>
    <w:rsid w:val="00CD5B5D"/>
    <w:rsid w:val="00CD5C78"/>
    <w:rsid w:val="00CD5F1F"/>
    <w:rsid w:val="00CE0032"/>
    <w:rsid w:val="00CE021D"/>
    <w:rsid w:val="00CE0C08"/>
    <w:rsid w:val="00CE1927"/>
    <w:rsid w:val="00CE214C"/>
    <w:rsid w:val="00CE275D"/>
    <w:rsid w:val="00CE2E06"/>
    <w:rsid w:val="00CE39B9"/>
    <w:rsid w:val="00CE3D59"/>
    <w:rsid w:val="00CE4057"/>
    <w:rsid w:val="00CE411B"/>
    <w:rsid w:val="00CE4985"/>
    <w:rsid w:val="00CE4B0B"/>
    <w:rsid w:val="00CE4CC6"/>
    <w:rsid w:val="00CE6897"/>
    <w:rsid w:val="00CE68C8"/>
    <w:rsid w:val="00CE6D65"/>
    <w:rsid w:val="00CE761E"/>
    <w:rsid w:val="00CF0000"/>
    <w:rsid w:val="00CF087B"/>
    <w:rsid w:val="00CF08DF"/>
    <w:rsid w:val="00CF0D8C"/>
    <w:rsid w:val="00CF120B"/>
    <w:rsid w:val="00CF1E6E"/>
    <w:rsid w:val="00CF2D9C"/>
    <w:rsid w:val="00CF2EAB"/>
    <w:rsid w:val="00CF3838"/>
    <w:rsid w:val="00CF3CF4"/>
    <w:rsid w:val="00CF45F9"/>
    <w:rsid w:val="00CF49C3"/>
    <w:rsid w:val="00CF4A5B"/>
    <w:rsid w:val="00CF5053"/>
    <w:rsid w:val="00CF50BA"/>
    <w:rsid w:val="00CF6311"/>
    <w:rsid w:val="00CF6ADF"/>
    <w:rsid w:val="00CF7719"/>
    <w:rsid w:val="00CF7AD1"/>
    <w:rsid w:val="00D00107"/>
    <w:rsid w:val="00D00469"/>
    <w:rsid w:val="00D00963"/>
    <w:rsid w:val="00D01288"/>
    <w:rsid w:val="00D0160B"/>
    <w:rsid w:val="00D024D9"/>
    <w:rsid w:val="00D03110"/>
    <w:rsid w:val="00D03320"/>
    <w:rsid w:val="00D03F2B"/>
    <w:rsid w:val="00D04C89"/>
    <w:rsid w:val="00D056E0"/>
    <w:rsid w:val="00D059DA"/>
    <w:rsid w:val="00D05BEF"/>
    <w:rsid w:val="00D05E51"/>
    <w:rsid w:val="00D0661D"/>
    <w:rsid w:val="00D067F1"/>
    <w:rsid w:val="00D07902"/>
    <w:rsid w:val="00D07E32"/>
    <w:rsid w:val="00D103B2"/>
    <w:rsid w:val="00D10714"/>
    <w:rsid w:val="00D124AA"/>
    <w:rsid w:val="00D13789"/>
    <w:rsid w:val="00D13F08"/>
    <w:rsid w:val="00D152CF"/>
    <w:rsid w:val="00D1587C"/>
    <w:rsid w:val="00D15DC1"/>
    <w:rsid w:val="00D1601D"/>
    <w:rsid w:val="00D17874"/>
    <w:rsid w:val="00D1796B"/>
    <w:rsid w:val="00D179A8"/>
    <w:rsid w:val="00D202DA"/>
    <w:rsid w:val="00D20C01"/>
    <w:rsid w:val="00D2154F"/>
    <w:rsid w:val="00D21FC6"/>
    <w:rsid w:val="00D249A3"/>
    <w:rsid w:val="00D274C1"/>
    <w:rsid w:val="00D276B0"/>
    <w:rsid w:val="00D30C38"/>
    <w:rsid w:val="00D30F67"/>
    <w:rsid w:val="00D313C7"/>
    <w:rsid w:val="00D316DB"/>
    <w:rsid w:val="00D328F4"/>
    <w:rsid w:val="00D32C46"/>
    <w:rsid w:val="00D32D82"/>
    <w:rsid w:val="00D332B8"/>
    <w:rsid w:val="00D345C5"/>
    <w:rsid w:val="00D345DB"/>
    <w:rsid w:val="00D34CD3"/>
    <w:rsid w:val="00D34FB7"/>
    <w:rsid w:val="00D354CB"/>
    <w:rsid w:val="00D35928"/>
    <w:rsid w:val="00D36014"/>
    <w:rsid w:val="00D364A1"/>
    <w:rsid w:val="00D36A12"/>
    <w:rsid w:val="00D36ECE"/>
    <w:rsid w:val="00D3771B"/>
    <w:rsid w:val="00D41402"/>
    <w:rsid w:val="00D41C1E"/>
    <w:rsid w:val="00D428F3"/>
    <w:rsid w:val="00D42A07"/>
    <w:rsid w:val="00D42A17"/>
    <w:rsid w:val="00D43995"/>
    <w:rsid w:val="00D44D6D"/>
    <w:rsid w:val="00D46213"/>
    <w:rsid w:val="00D4666D"/>
    <w:rsid w:val="00D4697C"/>
    <w:rsid w:val="00D47BDB"/>
    <w:rsid w:val="00D5294F"/>
    <w:rsid w:val="00D52F51"/>
    <w:rsid w:val="00D5359F"/>
    <w:rsid w:val="00D537D0"/>
    <w:rsid w:val="00D5459D"/>
    <w:rsid w:val="00D549F5"/>
    <w:rsid w:val="00D564F6"/>
    <w:rsid w:val="00D57032"/>
    <w:rsid w:val="00D57095"/>
    <w:rsid w:val="00D577A1"/>
    <w:rsid w:val="00D601BB"/>
    <w:rsid w:val="00D6058F"/>
    <w:rsid w:val="00D60F6A"/>
    <w:rsid w:val="00D61591"/>
    <w:rsid w:val="00D63634"/>
    <w:rsid w:val="00D6396D"/>
    <w:rsid w:val="00D64F54"/>
    <w:rsid w:val="00D6625F"/>
    <w:rsid w:val="00D66302"/>
    <w:rsid w:val="00D66FC8"/>
    <w:rsid w:val="00D67374"/>
    <w:rsid w:val="00D674B3"/>
    <w:rsid w:val="00D700F9"/>
    <w:rsid w:val="00D70876"/>
    <w:rsid w:val="00D70BB2"/>
    <w:rsid w:val="00D724D9"/>
    <w:rsid w:val="00D728C7"/>
    <w:rsid w:val="00D736C5"/>
    <w:rsid w:val="00D73A35"/>
    <w:rsid w:val="00D73D02"/>
    <w:rsid w:val="00D7414F"/>
    <w:rsid w:val="00D745A3"/>
    <w:rsid w:val="00D754A4"/>
    <w:rsid w:val="00D7593F"/>
    <w:rsid w:val="00D763A5"/>
    <w:rsid w:val="00D76530"/>
    <w:rsid w:val="00D77383"/>
    <w:rsid w:val="00D7774F"/>
    <w:rsid w:val="00D80456"/>
    <w:rsid w:val="00D80D20"/>
    <w:rsid w:val="00D816E7"/>
    <w:rsid w:val="00D81937"/>
    <w:rsid w:val="00D81BA8"/>
    <w:rsid w:val="00D82F3C"/>
    <w:rsid w:val="00D83290"/>
    <w:rsid w:val="00D8646C"/>
    <w:rsid w:val="00D90675"/>
    <w:rsid w:val="00D917A8"/>
    <w:rsid w:val="00D91C7D"/>
    <w:rsid w:val="00D91E1E"/>
    <w:rsid w:val="00D91EEE"/>
    <w:rsid w:val="00D91FFE"/>
    <w:rsid w:val="00D92D7F"/>
    <w:rsid w:val="00D92E96"/>
    <w:rsid w:val="00D9307A"/>
    <w:rsid w:val="00D93444"/>
    <w:rsid w:val="00D938DF"/>
    <w:rsid w:val="00D93AEB"/>
    <w:rsid w:val="00D9431F"/>
    <w:rsid w:val="00D95387"/>
    <w:rsid w:val="00D95A86"/>
    <w:rsid w:val="00D95BA7"/>
    <w:rsid w:val="00D97B39"/>
    <w:rsid w:val="00DA0E8C"/>
    <w:rsid w:val="00DA11E0"/>
    <w:rsid w:val="00DA126F"/>
    <w:rsid w:val="00DA18A9"/>
    <w:rsid w:val="00DA2073"/>
    <w:rsid w:val="00DA3A9C"/>
    <w:rsid w:val="00DA4B13"/>
    <w:rsid w:val="00DA5B64"/>
    <w:rsid w:val="00DA5FEC"/>
    <w:rsid w:val="00DA7F90"/>
    <w:rsid w:val="00DB0033"/>
    <w:rsid w:val="00DB01CB"/>
    <w:rsid w:val="00DB04D6"/>
    <w:rsid w:val="00DB0B63"/>
    <w:rsid w:val="00DB2BFD"/>
    <w:rsid w:val="00DB2FA2"/>
    <w:rsid w:val="00DB3A27"/>
    <w:rsid w:val="00DB4551"/>
    <w:rsid w:val="00DB5AC2"/>
    <w:rsid w:val="00DB5B9A"/>
    <w:rsid w:val="00DB67F9"/>
    <w:rsid w:val="00DC0CB3"/>
    <w:rsid w:val="00DC0F83"/>
    <w:rsid w:val="00DC1521"/>
    <w:rsid w:val="00DC1C6A"/>
    <w:rsid w:val="00DC222C"/>
    <w:rsid w:val="00DC2782"/>
    <w:rsid w:val="00DC29A8"/>
    <w:rsid w:val="00DC3F81"/>
    <w:rsid w:val="00DC5669"/>
    <w:rsid w:val="00DC6737"/>
    <w:rsid w:val="00DD03B1"/>
    <w:rsid w:val="00DD09A9"/>
    <w:rsid w:val="00DD0D8C"/>
    <w:rsid w:val="00DD0FEB"/>
    <w:rsid w:val="00DD1479"/>
    <w:rsid w:val="00DD171E"/>
    <w:rsid w:val="00DD1A2E"/>
    <w:rsid w:val="00DD277E"/>
    <w:rsid w:val="00DD357D"/>
    <w:rsid w:val="00DD47EE"/>
    <w:rsid w:val="00DD491A"/>
    <w:rsid w:val="00DD49C0"/>
    <w:rsid w:val="00DD49D4"/>
    <w:rsid w:val="00DD50C7"/>
    <w:rsid w:val="00DD5566"/>
    <w:rsid w:val="00DD5C59"/>
    <w:rsid w:val="00DD6116"/>
    <w:rsid w:val="00DE0425"/>
    <w:rsid w:val="00DE0922"/>
    <w:rsid w:val="00DE2740"/>
    <w:rsid w:val="00DE2D9F"/>
    <w:rsid w:val="00DE3C6F"/>
    <w:rsid w:val="00DE3FBD"/>
    <w:rsid w:val="00DE46BE"/>
    <w:rsid w:val="00DE4930"/>
    <w:rsid w:val="00DE5E5A"/>
    <w:rsid w:val="00DE64E7"/>
    <w:rsid w:val="00DF04C0"/>
    <w:rsid w:val="00DF080D"/>
    <w:rsid w:val="00DF15C0"/>
    <w:rsid w:val="00DF19BE"/>
    <w:rsid w:val="00DF23FA"/>
    <w:rsid w:val="00DF27D3"/>
    <w:rsid w:val="00DF2FEA"/>
    <w:rsid w:val="00DF35BB"/>
    <w:rsid w:val="00DF3C13"/>
    <w:rsid w:val="00DF41D1"/>
    <w:rsid w:val="00DF4797"/>
    <w:rsid w:val="00DF4F40"/>
    <w:rsid w:val="00DF5136"/>
    <w:rsid w:val="00DF5F21"/>
    <w:rsid w:val="00DF62CD"/>
    <w:rsid w:val="00DF62F5"/>
    <w:rsid w:val="00DF665A"/>
    <w:rsid w:val="00DF68FB"/>
    <w:rsid w:val="00DF6AC5"/>
    <w:rsid w:val="00DF74C6"/>
    <w:rsid w:val="00E0010A"/>
    <w:rsid w:val="00E00186"/>
    <w:rsid w:val="00E0020A"/>
    <w:rsid w:val="00E0032C"/>
    <w:rsid w:val="00E00631"/>
    <w:rsid w:val="00E007C6"/>
    <w:rsid w:val="00E00E18"/>
    <w:rsid w:val="00E00EC9"/>
    <w:rsid w:val="00E01953"/>
    <w:rsid w:val="00E022F3"/>
    <w:rsid w:val="00E04726"/>
    <w:rsid w:val="00E04998"/>
    <w:rsid w:val="00E058F6"/>
    <w:rsid w:val="00E0601B"/>
    <w:rsid w:val="00E0681A"/>
    <w:rsid w:val="00E06D10"/>
    <w:rsid w:val="00E07B10"/>
    <w:rsid w:val="00E1024C"/>
    <w:rsid w:val="00E10444"/>
    <w:rsid w:val="00E10A60"/>
    <w:rsid w:val="00E10BD9"/>
    <w:rsid w:val="00E10D21"/>
    <w:rsid w:val="00E131E9"/>
    <w:rsid w:val="00E138A0"/>
    <w:rsid w:val="00E148C2"/>
    <w:rsid w:val="00E1556A"/>
    <w:rsid w:val="00E16E5A"/>
    <w:rsid w:val="00E16FE3"/>
    <w:rsid w:val="00E17023"/>
    <w:rsid w:val="00E17708"/>
    <w:rsid w:val="00E20AC2"/>
    <w:rsid w:val="00E20C3D"/>
    <w:rsid w:val="00E2220B"/>
    <w:rsid w:val="00E2286E"/>
    <w:rsid w:val="00E23E3B"/>
    <w:rsid w:val="00E24A15"/>
    <w:rsid w:val="00E24DD2"/>
    <w:rsid w:val="00E24EC8"/>
    <w:rsid w:val="00E24EE6"/>
    <w:rsid w:val="00E2539A"/>
    <w:rsid w:val="00E25522"/>
    <w:rsid w:val="00E25569"/>
    <w:rsid w:val="00E26995"/>
    <w:rsid w:val="00E26E43"/>
    <w:rsid w:val="00E27927"/>
    <w:rsid w:val="00E27B55"/>
    <w:rsid w:val="00E307E9"/>
    <w:rsid w:val="00E3113F"/>
    <w:rsid w:val="00E3243F"/>
    <w:rsid w:val="00E3365C"/>
    <w:rsid w:val="00E3449E"/>
    <w:rsid w:val="00E3467A"/>
    <w:rsid w:val="00E3499D"/>
    <w:rsid w:val="00E3534E"/>
    <w:rsid w:val="00E3562B"/>
    <w:rsid w:val="00E35670"/>
    <w:rsid w:val="00E3749B"/>
    <w:rsid w:val="00E37622"/>
    <w:rsid w:val="00E37C9F"/>
    <w:rsid w:val="00E37D7F"/>
    <w:rsid w:val="00E37D98"/>
    <w:rsid w:val="00E40506"/>
    <w:rsid w:val="00E40BE7"/>
    <w:rsid w:val="00E40FDD"/>
    <w:rsid w:val="00E41663"/>
    <w:rsid w:val="00E41A76"/>
    <w:rsid w:val="00E42A8C"/>
    <w:rsid w:val="00E43AE9"/>
    <w:rsid w:val="00E43BF4"/>
    <w:rsid w:val="00E4456A"/>
    <w:rsid w:val="00E454D0"/>
    <w:rsid w:val="00E45AD8"/>
    <w:rsid w:val="00E46D3C"/>
    <w:rsid w:val="00E47F33"/>
    <w:rsid w:val="00E51571"/>
    <w:rsid w:val="00E53E73"/>
    <w:rsid w:val="00E5437C"/>
    <w:rsid w:val="00E54815"/>
    <w:rsid w:val="00E55BE4"/>
    <w:rsid w:val="00E56059"/>
    <w:rsid w:val="00E56494"/>
    <w:rsid w:val="00E565B9"/>
    <w:rsid w:val="00E57705"/>
    <w:rsid w:val="00E57A38"/>
    <w:rsid w:val="00E60194"/>
    <w:rsid w:val="00E60767"/>
    <w:rsid w:val="00E61D53"/>
    <w:rsid w:val="00E62686"/>
    <w:rsid w:val="00E62719"/>
    <w:rsid w:val="00E62B58"/>
    <w:rsid w:val="00E631D8"/>
    <w:rsid w:val="00E633E9"/>
    <w:rsid w:val="00E64A06"/>
    <w:rsid w:val="00E64D23"/>
    <w:rsid w:val="00E64D8F"/>
    <w:rsid w:val="00E6559C"/>
    <w:rsid w:val="00E6570A"/>
    <w:rsid w:val="00E6587E"/>
    <w:rsid w:val="00E663F2"/>
    <w:rsid w:val="00E670A0"/>
    <w:rsid w:val="00E70834"/>
    <w:rsid w:val="00E70AAA"/>
    <w:rsid w:val="00E7111F"/>
    <w:rsid w:val="00E74427"/>
    <w:rsid w:val="00E75386"/>
    <w:rsid w:val="00E76843"/>
    <w:rsid w:val="00E76A28"/>
    <w:rsid w:val="00E76F3A"/>
    <w:rsid w:val="00E774F1"/>
    <w:rsid w:val="00E77CFC"/>
    <w:rsid w:val="00E77E3A"/>
    <w:rsid w:val="00E80CC3"/>
    <w:rsid w:val="00E81736"/>
    <w:rsid w:val="00E8306C"/>
    <w:rsid w:val="00E8342A"/>
    <w:rsid w:val="00E83DCF"/>
    <w:rsid w:val="00E862CF"/>
    <w:rsid w:val="00E87B76"/>
    <w:rsid w:val="00E9051D"/>
    <w:rsid w:val="00E90C16"/>
    <w:rsid w:val="00E91B98"/>
    <w:rsid w:val="00E9210A"/>
    <w:rsid w:val="00E92206"/>
    <w:rsid w:val="00E924B5"/>
    <w:rsid w:val="00E928AE"/>
    <w:rsid w:val="00E92AF4"/>
    <w:rsid w:val="00E92BAA"/>
    <w:rsid w:val="00E92DA4"/>
    <w:rsid w:val="00E93A44"/>
    <w:rsid w:val="00E9565D"/>
    <w:rsid w:val="00E964F7"/>
    <w:rsid w:val="00E97B57"/>
    <w:rsid w:val="00E97C49"/>
    <w:rsid w:val="00EA0922"/>
    <w:rsid w:val="00EA0B89"/>
    <w:rsid w:val="00EA1CBB"/>
    <w:rsid w:val="00EA2333"/>
    <w:rsid w:val="00EA3305"/>
    <w:rsid w:val="00EA3757"/>
    <w:rsid w:val="00EA7392"/>
    <w:rsid w:val="00EA78B7"/>
    <w:rsid w:val="00EA7CB0"/>
    <w:rsid w:val="00EB00A7"/>
    <w:rsid w:val="00EB1B3A"/>
    <w:rsid w:val="00EB373B"/>
    <w:rsid w:val="00EB374D"/>
    <w:rsid w:val="00EB38DA"/>
    <w:rsid w:val="00EB5CE4"/>
    <w:rsid w:val="00EB6C6B"/>
    <w:rsid w:val="00EC16DC"/>
    <w:rsid w:val="00EC2158"/>
    <w:rsid w:val="00EC2AE6"/>
    <w:rsid w:val="00EC4281"/>
    <w:rsid w:val="00EC45EB"/>
    <w:rsid w:val="00EC469C"/>
    <w:rsid w:val="00EC48D8"/>
    <w:rsid w:val="00EC4992"/>
    <w:rsid w:val="00EC5E50"/>
    <w:rsid w:val="00EC72F8"/>
    <w:rsid w:val="00EC7355"/>
    <w:rsid w:val="00EC7781"/>
    <w:rsid w:val="00EC78AC"/>
    <w:rsid w:val="00ED09E9"/>
    <w:rsid w:val="00ED1495"/>
    <w:rsid w:val="00ED2806"/>
    <w:rsid w:val="00ED305F"/>
    <w:rsid w:val="00ED3214"/>
    <w:rsid w:val="00ED334A"/>
    <w:rsid w:val="00ED44A8"/>
    <w:rsid w:val="00ED515E"/>
    <w:rsid w:val="00ED5429"/>
    <w:rsid w:val="00ED5A35"/>
    <w:rsid w:val="00ED7135"/>
    <w:rsid w:val="00ED7B26"/>
    <w:rsid w:val="00EE020E"/>
    <w:rsid w:val="00EE12FE"/>
    <w:rsid w:val="00EE2267"/>
    <w:rsid w:val="00EE38CB"/>
    <w:rsid w:val="00EE394B"/>
    <w:rsid w:val="00EE43B6"/>
    <w:rsid w:val="00EE4649"/>
    <w:rsid w:val="00EE5C02"/>
    <w:rsid w:val="00EE5D6B"/>
    <w:rsid w:val="00EE6451"/>
    <w:rsid w:val="00EE6A55"/>
    <w:rsid w:val="00EF0AA3"/>
    <w:rsid w:val="00EF0E07"/>
    <w:rsid w:val="00EF1584"/>
    <w:rsid w:val="00EF1E37"/>
    <w:rsid w:val="00EF1EEE"/>
    <w:rsid w:val="00EF2F59"/>
    <w:rsid w:val="00EF384C"/>
    <w:rsid w:val="00EF3B40"/>
    <w:rsid w:val="00EF3FCE"/>
    <w:rsid w:val="00EF4D0C"/>
    <w:rsid w:val="00EF55A3"/>
    <w:rsid w:val="00EF5E8A"/>
    <w:rsid w:val="00F002D0"/>
    <w:rsid w:val="00F00D9A"/>
    <w:rsid w:val="00F0287F"/>
    <w:rsid w:val="00F02E96"/>
    <w:rsid w:val="00F03084"/>
    <w:rsid w:val="00F030D1"/>
    <w:rsid w:val="00F04850"/>
    <w:rsid w:val="00F05EAE"/>
    <w:rsid w:val="00F0682B"/>
    <w:rsid w:val="00F07014"/>
    <w:rsid w:val="00F0766B"/>
    <w:rsid w:val="00F07A00"/>
    <w:rsid w:val="00F07A7D"/>
    <w:rsid w:val="00F10160"/>
    <w:rsid w:val="00F10520"/>
    <w:rsid w:val="00F10C97"/>
    <w:rsid w:val="00F1179E"/>
    <w:rsid w:val="00F122A3"/>
    <w:rsid w:val="00F127CE"/>
    <w:rsid w:val="00F12CE6"/>
    <w:rsid w:val="00F12DE0"/>
    <w:rsid w:val="00F13A4E"/>
    <w:rsid w:val="00F13C6D"/>
    <w:rsid w:val="00F14AFF"/>
    <w:rsid w:val="00F14B50"/>
    <w:rsid w:val="00F14D6E"/>
    <w:rsid w:val="00F16AE2"/>
    <w:rsid w:val="00F201D2"/>
    <w:rsid w:val="00F216F8"/>
    <w:rsid w:val="00F23008"/>
    <w:rsid w:val="00F23451"/>
    <w:rsid w:val="00F23AE4"/>
    <w:rsid w:val="00F23EB0"/>
    <w:rsid w:val="00F242A7"/>
    <w:rsid w:val="00F249D0"/>
    <w:rsid w:val="00F24A58"/>
    <w:rsid w:val="00F2564A"/>
    <w:rsid w:val="00F25FBA"/>
    <w:rsid w:val="00F261E8"/>
    <w:rsid w:val="00F26682"/>
    <w:rsid w:val="00F27B91"/>
    <w:rsid w:val="00F31D7A"/>
    <w:rsid w:val="00F31F82"/>
    <w:rsid w:val="00F32EC7"/>
    <w:rsid w:val="00F34470"/>
    <w:rsid w:val="00F34C03"/>
    <w:rsid w:val="00F369D5"/>
    <w:rsid w:val="00F36ADC"/>
    <w:rsid w:val="00F370AB"/>
    <w:rsid w:val="00F374ED"/>
    <w:rsid w:val="00F400DE"/>
    <w:rsid w:val="00F40998"/>
    <w:rsid w:val="00F40E01"/>
    <w:rsid w:val="00F414CC"/>
    <w:rsid w:val="00F41654"/>
    <w:rsid w:val="00F42392"/>
    <w:rsid w:val="00F4395F"/>
    <w:rsid w:val="00F43F9B"/>
    <w:rsid w:val="00F44806"/>
    <w:rsid w:val="00F44B35"/>
    <w:rsid w:val="00F4577D"/>
    <w:rsid w:val="00F45861"/>
    <w:rsid w:val="00F45FEF"/>
    <w:rsid w:val="00F464BE"/>
    <w:rsid w:val="00F466E2"/>
    <w:rsid w:val="00F46D91"/>
    <w:rsid w:val="00F504BD"/>
    <w:rsid w:val="00F504F9"/>
    <w:rsid w:val="00F50AE8"/>
    <w:rsid w:val="00F50C2A"/>
    <w:rsid w:val="00F51BA4"/>
    <w:rsid w:val="00F52384"/>
    <w:rsid w:val="00F52404"/>
    <w:rsid w:val="00F524D8"/>
    <w:rsid w:val="00F526B2"/>
    <w:rsid w:val="00F52C5A"/>
    <w:rsid w:val="00F52DE1"/>
    <w:rsid w:val="00F53802"/>
    <w:rsid w:val="00F5495B"/>
    <w:rsid w:val="00F54998"/>
    <w:rsid w:val="00F55596"/>
    <w:rsid w:val="00F55D02"/>
    <w:rsid w:val="00F567B9"/>
    <w:rsid w:val="00F56F0D"/>
    <w:rsid w:val="00F56F0E"/>
    <w:rsid w:val="00F60792"/>
    <w:rsid w:val="00F61E75"/>
    <w:rsid w:val="00F630D3"/>
    <w:rsid w:val="00F63D92"/>
    <w:rsid w:val="00F63FDA"/>
    <w:rsid w:val="00F64011"/>
    <w:rsid w:val="00F641F3"/>
    <w:rsid w:val="00F64984"/>
    <w:rsid w:val="00F64D23"/>
    <w:rsid w:val="00F64FBF"/>
    <w:rsid w:val="00F65A72"/>
    <w:rsid w:val="00F6786D"/>
    <w:rsid w:val="00F67942"/>
    <w:rsid w:val="00F70BF8"/>
    <w:rsid w:val="00F70EC3"/>
    <w:rsid w:val="00F724BD"/>
    <w:rsid w:val="00F73499"/>
    <w:rsid w:val="00F73DB8"/>
    <w:rsid w:val="00F74496"/>
    <w:rsid w:val="00F746D6"/>
    <w:rsid w:val="00F74A4A"/>
    <w:rsid w:val="00F75B34"/>
    <w:rsid w:val="00F76D00"/>
    <w:rsid w:val="00F770E4"/>
    <w:rsid w:val="00F8112E"/>
    <w:rsid w:val="00F82D96"/>
    <w:rsid w:val="00F830EC"/>
    <w:rsid w:val="00F8322A"/>
    <w:rsid w:val="00F834ED"/>
    <w:rsid w:val="00F83AF8"/>
    <w:rsid w:val="00F840A9"/>
    <w:rsid w:val="00F84CDF"/>
    <w:rsid w:val="00F84EA4"/>
    <w:rsid w:val="00F856A0"/>
    <w:rsid w:val="00F85977"/>
    <w:rsid w:val="00F861DB"/>
    <w:rsid w:val="00F901CB"/>
    <w:rsid w:val="00F916C3"/>
    <w:rsid w:val="00F919D6"/>
    <w:rsid w:val="00F91FC9"/>
    <w:rsid w:val="00F92B48"/>
    <w:rsid w:val="00F92F46"/>
    <w:rsid w:val="00F94170"/>
    <w:rsid w:val="00F9467A"/>
    <w:rsid w:val="00F94F32"/>
    <w:rsid w:val="00F95603"/>
    <w:rsid w:val="00F95C05"/>
    <w:rsid w:val="00F96296"/>
    <w:rsid w:val="00F96E65"/>
    <w:rsid w:val="00F97B49"/>
    <w:rsid w:val="00FA00CA"/>
    <w:rsid w:val="00FA0405"/>
    <w:rsid w:val="00FA0B90"/>
    <w:rsid w:val="00FA13B4"/>
    <w:rsid w:val="00FA1E19"/>
    <w:rsid w:val="00FA1FD1"/>
    <w:rsid w:val="00FA2221"/>
    <w:rsid w:val="00FA23B6"/>
    <w:rsid w:val="00FA4664"/>
    <w:rsid w:val="00FA4747"/>
    <w:rsid w:val="00FA4A38"/>
    <w:rsid w:val="00FA51FF"/>
    <w:rsid w:val="00FA6087"/>
    <w:rsid w:val="00FA7F8F"/>
    <w:rsid w:val="00FB249A"/>
    <w:rsid w:val="00FB28F8"/>
    <w:rsid w:val="00FB2E10"/>
    <w:rsid w:val="00FB2E68"/>
    <w:rsid w:val="00FB48BB"/>
    <w:rsid w:val="00FB4A5F"/>
    <w:rsid w:val="00FB4AB9"/>
    <w:rsid w:val="00FB4B07"/>
    <w:rsid w:val="00FB5C2A"/>
    <w:rsid w:val="00FB674F"/>
    <w:rsid w:val="00FB76F2"/>
    <w:rsid w:val="00FC17BD"/>
    <w:rsid w:val="00FC1D6F"/>
    <w:rsid w:val="00FC438B"/>
    <w:rsid w:val="00FC4626"/>
    <w:rsid w:val="00FC4C49"/>
    <w:rsid w:val="00FC5CD1"/>
    <w:rsid w:val="00FC650C"/>
    <w:rsid w:val="00FC67EA"/>
    <w:rsid w:val="00FC7111"/>
    <w:rsid w:val="00FC7AC8"/>
    <w:rsid w:val="00FC7ED1"/>
    <w:rsid w:val="00FC7FB0"/>
    <w:rsid w:val="00FD1A6E"/>
    <w:rsid w:val="00FD1C12"/>
    <w:rsid w:val="00FD2148"/>
    <w:rsid w:val="00FD3631"/>
    <w:rsid w:val="00FD3881"/>
    <w:rsid w:val="00FD46BA"/>
    <w:rsid w:val="00FD549C"/>
    <w:rsid w:val="00FD5DA6"/>
    <w:rsid w:val="00FD6AE0"/>
    <w:rsid w:val="00FD6AF5"/>
    <w:rsid w:val="00FD740D"/>
    <w:rsid w:val="00FD75B8"/>
    <w:rsid w:val="00FD7DD4"/>
    <w:rsid w:val="00FE10FF"/>
    <w:rsid w:val="00FE1A94"/>
    <w:rsid w:val="00FE1B36"/>
    <w:rsid w:val="00FE2606"/>
    <w:rsid w:val="00FE34BD"/>
    <w:rsid w:val="00FE34F4"/>
    <w:rsid w:val="00FE50C7"/>
    <w:rsid w:val="00FE541A"/>
    <w:rsid w:val="00FE5EF8"/>
    <w:rsid w:val="00FE61CF"/>
    <w:rsid w:val="00FE6984"/>
    <w:rsid w:val="00FE71FE"/>
    <w:rsid w:val="00FE78C5"/>
    <w:rsid w:val="00FE7CED"/>
    <w:rsid w:val="00FF0164"/>
    <w:rsid w:val="00FF017E"/>
    <w:rsid w:val="00FF0335"/>
    <w:rsid w:val="00FF03BC"/>
    <w:rsid w:val="00FF04C8"/>
    <w:rsid w:val="00FF0684"/>
    <w:rsid w:val="00FF07C2"/>
    <w:rsid w:val="00FF14FE"/>
    <w:rsid w:val="00FF27A3"/>
    <w:rsid w:val="00FF2D18"/>
    <w:rsid w:val="00FF3616"/>
    <w:rsid w:val="00FF3E87"/>
    <w:rsid w:val="00FF45D4"/>
    <w:rsid w:val="00FF4CE3"/>
    <w:rsid w:val="00FF5BE4"/>
    <w:rsid w:val="00FF701B"/>
    <w:rsid w:val="00FF7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BD7E72"/>
  <w15:chartTrackingRefBased/>
  <w15:docId w15:val="{9BEAEDD1-5A69-4041-98E6-6A1391036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D38"/>
    <w:rPr>
      <w:rFonts w:ascii="Times New Roman" w:hAnsi="Times New Roman"/>
      <w:sz w:val="24"/>
    </w:rPr>
  </w:style>
  <w:style w:type="paragraph" w:styleId="Heading1">
    <w:name w:val="heading 1"/>
    <w:basedOn w:val="Normal"/>
    <w:next w:val="Normal"/>
    <w:link w:val="Heading1Char"/>
    <w:uiPriority w:val="9"/>
    <w:qFormat/>
    <w:rsid w:val="00CA1252"/>
    <w:pPr>
      <w:keepNext/>
      <w:keepLines/>
      <w:spacing w:before="24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8D549D"/>
    <w:pPr>
      <w:keepNext/>
      <w:keepLines/>
      <w:spacing w:before="40"/>
      <w:outlineLvl w:val="1"/>
    </w:pPr>
    <w:rPr>
      <w:rFonts w:eastAsiaTheme="majorEastAsia" w:cstheme="majorBidi"/>
      <w:i/>
      <w:szCs w:val="26"/>
    </w:rPr>
  </w:style>
  <w:style w:type="paragraph" w:styleId="Heading3">
    <w:name w:val="heading 3"/>
    <w:basedOn w:val="Normal"/>
    <w:next w:val="Normal"/>
    <w:link w:val="Heading3Char"/>
    <w:uiPriority w:val="9"/>
    <w:unhideWhenUsed/>
    <w:qFormat/>
    <w:rsid w:val="00B765FA"/>
    <w:pPr>
      <w:keepNext/>
      <w:keepLines/>
      <w:spacing w:before="40"/>
      <w:outlineLvl w:val="2"/>
    </w:pPr>
    <w:rPr>
      <w:rFonts w:eastAsiaTheme="majorEastAsia"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TESTYLE1CommonCollege">
    <w:name w:val="NATE STYLE 1_CommonCollege"/>
    <w:basedOn w:val="Normal"/>
    <w:link w:val="NATESTYLE1CommonCollegeChar"/>
    <w:qFormat/>
    <w:rsid w:val="00B2600B"/>
    <w:rPr>
      <w:rFonts w:cs="Times New Roman"/>
      <w:szCs w:val="24"/>
    </w:rPr>
  </w:style>
  <w:style w:type="character" w:customStyle="1" w:styleId="NATESTYLE1CommonCollegeChar">
    <w:name w:val="NATE STYLE 1_CommonCollege Char"/>
    <w:basedOn w:val="DefaultParagraphFont"/>
    <w:link w:val="NATESTYLE1CommonCollege"/>
    <w:rsid w:val="00B2600B"/>
    <w:rPr>
      <w:rFonts w:ascii="Times New Roman" w:hAnsi="Times New Roman" w:cs="Times New Roman"/>
      <w:sz w:val="24"/>
      <w:szCs w:val="24"/>
    </w:rPr>
  </w:style>
  <w:style w:type="character" w:styleId="LineNumber">
    <w:name w:val="line number"/>
    <w:basedOn w:val="DefaultParagraphFont"/>
    <w:uiPriority w:val="99"/>
    <w:semiHidden/>
    <w:unhideWhenUsed/>
    <w:rsid w:val="006F4781"/>
  </w:style>
  <w:style w:type="character" w:customStyle="1" w:styleId="Heading1Char">
    <w:name w:val="Heading 1 Char"/>
    <w:basedOn w:val="DefaultParagraphFont"/>
    <w:link w:val="Heading1"/>
    <w:uiPriority w:val="9"/>
    <w:rsid w:val="00CA1252"/>
    <w:rPr>
      <w:rFonts w:ascii="Times New Roman" w:eastAsiaTheme="majorEastAsia" w:hAnsi="Times New Roman" w:cstheme="majorBidi"/>
      <w:b/>
      <w:sz w:val="24"/>
      <w:szCs w:val="32"/>
    </w:rPr>
  </w:style>
  <w:style w:type="character" w:customStyle="1" w:styleId="Heading3Char">
    <w:name w:val="Heading 3 Char"/>
    <w:basedOn w:val="DefaultParagraphFont"/>
    <w:link w:val="Heading3"/>
    <w:uiPriority w:val="9"/>
    <w:rsid w:val="00B765FA"/>
    <w:rPr>
      <w:rFonts w:ascii="Times New Roman" w:eastAsiaTheme="majorEastAsia" w:hAnsi="Times New Roman" w:cstheme="majorBidi"/>
      <w:i/>
      <w:sz w:val="24"/>
      <w:szCs w:val="24"/>
    </w:rPr>
  </w:style>
  <w:style w:type="paragraph" w:styleId="Header">
    <w:name w:val="header"/>
    <w:basedOn w:val="Normal"/>
    <w:link w:val="HeaderChar"/>
    <w:uiPriority w:val="99"/>
    <w:unhideWhenUsed/>
    <w:rsid w:val="00781B9F"/>
    <w:pPr>
      <w:tabs>
        <w:tab w:val="center" w:pos="4680"/>
        <w:tab w:val="right" w:pos="9360"/>
      </w:tabs>
      <w:spacing w:line="240" w:lineRule="auto"/>
    </w:pPr>
  </w:style>
  <w:style w:type="character" w:customStyle="1" w:styleId="HeaderChar">
    <w:name w:val="Header Char"/>
    <w:basedOn w:val="DefaultParagraphFont"/>
    <w:link w:val="Header"/>
    <w:uiPriority w:val="99"/>
    <w:rsid w:val="00781B9F"/>
  </w:style>
  <w:style w:type="paragraph" w:styleId="Footer">
    <w:name w:val="footer"/>
    <w:basedOn w:val="Normal"/>
    <w:link w:val="FooterChar"/>
    <w:uiPriority w:val="99"/>
    <w:unhideWhenUsed/>
    <w:rsid w:val="00781B9F"/>
    <w:pPr>
      <w:tabs>
        <w:tab w:val="center" w:pos="4680"/>
        <w:tab w:val="right" w:pos="9360"/>
      </w:tabs>
      <w:spacing w:line="240" w:lineRule="auto"/>
    </w:pPr>
  </w:style>
  <w:style w:type="character" w:customStyle="1" w:styleId="FooterChar">
    <w:name w:val="Footer Char"/>
    <w:basedOn w:val="DefaultParagraphFont"/>
    <w:link w:val="Footer"/>
    <w:uiPriority w:val="99"/>
    <w:rsid w:val="00781B9F"/>
  </w:style>
  <w:style w:type="character" w:styleId="PlaceholderText">
    <w:name w:val="Placeholder Text"/>
    <w:basedOn w:val="DefaultParagraphFont"/>
    <w:uiPriority w:val="99"/>
    <w:semiHidden/>
    <w:rsid w:val="00A64998"/>
    <w:rPr>
      <w:color w:val="808080"/>
    </w:rPr>
  </w:style>
  <w:style w:type="paragraph" w:customStyle="1" w:styleId="Default">
    <w:name w:val="Default"/>
    <w:rsid w:val="00D5294F"/>
    <w:pPr>
      <w:autoSpaceDE w:val="0"/>
      <w:autoSpaceDN w:val="0"/>
      <w:adjustRightInd w:val="0"/>
      <w:spacing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CC2708"/>
    <w:rPr>
      <w:sz w:val="16"/>
      <w:szCs w:val="16"/>
    </w:rPr>
  </w:style>
  <w:style w:type="paragraph" w:styleId="BalloonText">
    <w:name w:val="Balloon Text"/>
    <w:basedOn w:val="Normal"/>
    <w:link w:val="BalloonTextChar"/>
    <w:uiPriority w:val="99"/>
    <w:semiHidden/>
    <w:unhideWhenUsed/>
    <w:rsid w:val="007959C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59C3"/>
    <w:rPr>
      <w:rFonts w:ascii="Segoe UI" w:hAnsi="Segoe UI" w:cs="Segoe UI"/>
      <w:sz w:val="18"/>
      <w:szCs w:val="18"/>
    </w:rPr>
  </w:style>
  <w:style w:type="paragraph" w:styleId="CommentText">
    <w:name w:val="annotation text"/>
    <w:basedOn w:val="Normal"/>
    <w:link w:val="CommentTextChar"/>
    <w:uiPriority w:val="99"/>
    <w:unhideWhenUsed/>
    <w:rsid w:val="00001EBB"/>
    <w:pPr>
      <w:spacing w:line="240" w:lineRule="auto"/>
    </w:pPr>
    <w:rPr>
      <w:sz w:val="20"/>
      <w:szCs w:val="20"/>
    </w:rPr>
  </w:style>
  <w:style w:type="character" w:customStyle="1" w:styleId="CommentTextChar">
    <w:name w:val="Comment Text Char"/>
    <w:basedOn w:val="DefaultParagraphFont"/>
    <w:link w:val="CommentText"/>
    <w:uiPriority w:val="99"/>
    <w:rsid w:val="00001EBB"/>
    <w:rPr>
      <w:sz w:val="20"/>
      <w:szCs w:val="20"/>
    </w:rPr>
  </w:style>
  <w:style w:type="paragraph" w:styleId="CommentSubject">
    <w:name w:val="annotation subject"/>
    <w:basedOn w:val="CommentText"/>
    <w:next w:val="CommentText"/>
    <w:link w:val="CommentSubjectChar"/>
    <w:uiPriority w:val="99"/>
    <w:semiHidden/>
    <w:unhideWhenUsed/>
    <w:rsid w:val="00001EBB"/>
    <w:rPr>
      <w:b/>
      <w:bCs/>
    </w:rPr>
  </w:style>
  <w:style w:type="character" w:customStyle="1" w:styleId="CommentSubjectChar">
    <w:name w:val="Comment Subject Char"/>
    <w:basedOn w:val="CommentTextChar"/>
    <w:link w:val="CommentSubject"/>
    <w:uiPriority w:val="99"/>
    <w:semiHidden/>
    <w:rsid w:val="00001EBB"/>
    <w:rPr>
      <w:b/>
      <w:bCs/>
      <w:sz w:val="20"/>
      <w:szCs w:val="20"/>
    </w:rPr>
  </w:style>
  <w:style w:type="paragraph" w:styleId="Revision">
    <w:name w:val="Revision"/>
    <w:hidden/>
    <w:uiPriority w:val="99"/>
    <w:semiHidden/>
    <w:rsid w:val="00197D8D"/>
    <w:pPr>
      <w:spacing w:line="240" w:lineRule="auto"/>
    </w:pPr>
  </w:style>
  <w:style w:type="character" w:styleId="Hyperlink">
    <w:name w:val="Hyperlink"/>
    <w:basedOn w:val="DefaultParagraphFont"/>
    <w:uiPriority w:val="99"/>
    <w:unhideWhenUsed/>
    <w:rsid w:val="0096164D"/>
    <w:rPr>
      <w:color w:val="0563C1" w:themeColor="hyperlink"/>
      <w:u w:val="single"/>
    </w:rPr>
  </w:style>
  <w:style w:type="character" w:styleId="UnresolvedMention">
    <w:name w:val="Unresolved Mention"/>
    <w:basedOn w:val="DefaultParagraphFont"/>
    <w:uiPriority w:val="99"/>
    <w:semiHidden/>
    <w:unhideWhenUsed/>
    <w:rsid w:val="0096164D"/>
    <w:rPr>
      <w:color w:val="605E5C"/>
      <w:shd w:val="clear" w:color="auto" w:fill="E1DFDD"/>
    </w:rPr>
  </w:style>
  <w:style w:type="table" w:styleId="PlainTable4">
    <w:name w:val="Plain Table 4"/>
    <w:basedOn w:val="TableNormal"/>
    <w:uiPriority w:val="44"/>
    <w:rsid w:val="00822636"/>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393F89"/>
    <w:pPr>
      <w:ind w:left="720"/>
      <w:contextualSpacing/>
    </w:pPr>
  </w:style>
  <w:style w:type="paragraph" w:styleId="Bibliography">
    <w:name w:val="Bibliography"/>
    <w:basedOn w:val="Normal"/>
    <w:next w:val="Normal"/>
    <w:uiPriority w:val="37"/>
    <w:unhideWhenUsed/>
    <w:rsid w:val="008457FD"/>
    <w:pPr>
      <w:ind w:left="720" w:hanging="720"/>
    </w:pPr>
  </w:style>
  <w:style w:type="character" w:customStyle="1" w:styleId="Heading2Char">
    <w:name w:val="Heading 2 Char"/>
    <w:basedOn w:val="DefaultParagraphFont"/>
    <w:link w:val="Heading2"/>
    <w:uiPriority w:val="9"/>
    <w:rsid w:val="008D549D"/>
    <w:rPr>
      <w:rFonts w:ascii="Times New Roman" w:eastAsiaTheme="majorEastAsia" w:hAnsi="Times New Roman" w:cstheme="majorBidi"/>
      <w:i/>
      <w:sz w:val="24"/>
      <w:szCs w:val="26"/>
    </w:rPr>
  </w:style>
  <w:style w:type="character" w:customStyle="1" w:styleId="normaltextrun">
    <w:name w:val="normaltextrun"/>
    <w:basedOn w:val="DefaultParagraphFont"/>
    <w:rsid w:val="00080A91"/>
  </w:style>
  <w:style w:type="character" w:customStyle="1" w:styleId="eop">
    <w:name w:val="eop"/>
    <w:basedOn w:val="DefaultParagraphFont"/>
    <w:rsid w:val="00A72E1D"/>
  </w:style>
  <w:style w:type="character" w:customStyle="1" w:styleId="lrzxr">
    <w:name w:val="lrzxr"/>
    <w:basedOn w:val="DefaultParagraphFont"/>
    <w:rsid w:val="00DB5B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46383">
      <w:bodyDiv w:val="1"/>
      <w:marLeft w:val="0"/>
      <w:marRight w:val="0"/>
      <w:marTop w:val="0"/>
      <w:marBottom w:val="0"/>
      <w:divBdr>
        <w:top w:val="none" w:sz="0" w:space="0" w:color="auto"/>
        <w:left w:val="none" w:sz="0" w:space="0" w:color="auto"/>
        <w:bottom w:val="none" w:sz="0" w:space="0" w:color="auto"/>
        <w:right w:val="none" w:sz="0" w:space="0" w:color="auto"/>
      </w:divBdr>
    </w:div>
    <w:div w:id="451947452">
      <w:bodyDiv w:val="1"/>
      <w:marLeft w:val="0"/>
      <w:marRight w:val="0"/>
      <w:marTop w:val="0"/>
      <w:marBottom w:val="0"/>
      <w:divBdr>
        <w:top w:val="none" w:sz="0" w:space="0" w:color="auto"/>
        <w:left w:val="none" w:sz="0" w:space="0" w:color="auto"/>
        <w:bottom w:val="none" w:sz="0" w:space="0" w:color="auto"/>
        <w:right w:val="none" w:sz="0" w:space="0" w:color="auto"/>
      </w:divBdr>
    </w:div>
    <w:div w:id="698817819">
      <w:bodyDiv w:val="1"/>
      <w:marLeft w:val="0"/>
      <w:marRight w:val="0"/>
      <w:marTop w:val="0"/>
      <w:marBottom w:val="0"/>
      <w:divBdr>
        <w:top w:val="none" w:sz="0" w:space="0" w:color="auto"/>
        <w:left w:val="none" w:sz="0" w:space="0" w:color="auto"/>
        <w:bottom w:val="none" w:sz="0" w:space="0" w:color="auto"/>
        <w:right w:val="none" w:sz="0" w:space="0" w:color="auto"/>
      </w:divBdr>
    </w:div>
    <w:div w:id="871917779">
      <w:bodyDiv w:val="1"/>
      <w:marLeft w:val="0"/>
      <w:marRight w:val="0"/>
      <w:marTop w:val="0"/>
      <w:marBottom w:val="0"/>
      <w:divBdr>
        <w:top w:val="none" w:sz="0" w:space="0" w:color="auto"/>
        <w:left w:val="none" w:sz="0" w:space="0" w:color="auto"/>
        <w:bottom w:val="none" w:sz="0" w:space="0" w:color="auto"/>
        <w:right w:val="none" w:sz="0" w:space="0" w:color="auto"/>
      </w:divBdr>
    </w:div>
    <w:div w:id="1797259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32DBCDDD459AC4786E81789E596B9EF" ma:contentTypeVersion="14" ma:contentTypeDescription="Create a new document." ma:contentTypeScope="" ma:versionID="cf437cb61c1ed6b7efc8528ffd99b6d2">
  <xsd:schema xmlns:xsd="http://www.w3.org/2001/XMLSchema" xmlns:xs="http://www.w3.org/2001/XMLSchema" xmlns:p="http://schemas.microsoft.com/office/2006/metadata/properties" xmlns:ns3="5278094f-c022-4ceb-af6e-639ff0838eb9" xmlns:ns4="733ce1cc-cb7a-4045-837e-ed5f589eec0e" targetNamespace="http://schemas.microsoft.com/office/2006/metadata/properties" ma:root="true" ma:fieldsID="51b7dde1fae712c3360d90a1edf970a7" ns3:_="" ns4:_="">
    <xsd:import namespace="5278094f-c022-4ceb-af6e-639ff0838eb9"/>
    <xsd:import namespace="733ce1cc-cb7a-4045-837e-ed5f589eec0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78094f-c022-4ceb-af6e-639ff0838e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33ce1cc-cb7a-4045-837e-ed5f589eec0e"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C204FBE-2D2E-4FE6-8F34-B7D828A0893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1971659-D2DA-459F-8B26-D9C2CA2ACFDD}">
  <ds:schemaRefs>
    <ds:schemaRef ds:uri="http://schemas.openxmlformats.org/officeDocument/2006/bibliography"/>
  </ds:schemaRefs>
</ds:datastoreItem>
</file>

<file path=customXml/itemProps3.xml><?xml version="1.0" encoding="utf-8"?>
<ds:datastoreItem xmlns:ds="http://schemas.openxmlformats.org/officeDocument/2006/customXml" ds:itemID="{7D09C047-56CE-4644-AE8B-BACE96F55BF2}">
  <ds:schemaRefs>
    <ds:schemaRef ds:uri="http://schemas.microsoft.com/sharepoint/v3/contenttype/forms"/>
  </ds:schemaRefs>
</ds:datastoreItem>
</file>

<file path=customXml/itemProps4.xml><?xml version="1.0" encoding="utf-8"?>
<ds:datastoreItem xmlns:ds="http://schemas.openxmlformats.org/officeDocument/2006/customXml" ds:itemID="{A6C54244-399C-4402-A659-1CABCBE49A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78094f-c022-4ceb-af6e-639ff0838eb9"/>
    <ds:schemaRef ds:uri="733ce1cc-cb7a-4045-837e-ed5f589eec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40</Pages>
  <Words>37051</Words>
  <Characters>211193</Characters>
  <Application>Microsoft Office Word</Application>
  <DocSecurity>0</DocSecurity>
  <Lines>1759</Lines>
  <Paragraphs>495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Barrus</dc:creator>
  <cp:keywords/>
  <dc:description/>
  <cp:lastModifiedBy>Nathan Dorn</cp:lastModifiedBy>
  <cp:revision>9</cp:revision>
  <dcterms:created xsi:type="dcterms:W3CDTF">2024-02-16T17:43:00Z</dcterms:created>
  <dcterms:modified xsi:type="dcterms:W3CDTF">2024-02-16T17:55:00Z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34e60959-63a0-3709-b955-1a39dea78c05</vt:lpwstr>
  </property>
  <property fmtid="{D5CDD505-2E9C-101B-9397-08002B2CF9AE}" pid="4" name="Mendeley Citation Style_1">
    <vt:lpwstr>http://www.zotero.org/styles/oecologia</vt:lpwstr>
  </property>
  <property fmtid="{D5CDD505-2E9C-101B-9397-08002B2CF9AE}" pid="5" name="Mendeley Recent Style Id 0_1">
    <vt:lpwstr>http://www.zotero.org/styles/chicago-author-date</vt:lpwstr>
  </property>
  <property fmtid="{D5CDD505-2E9C-101B-9397-08002B2CF9AE}" pid="6" name="Mendeley Recent Style Name 0_1">
    <vt:lpwstr>Chicago Manual of Style 17th edition (author-date)</vt:lpwstr>
  </property>
  <property fmtid="{D5CDD505-2E9C-101B-9397-08002B2CF9AE}" pid="7" name="Mendeley Recent Style Id 1_1">
    <vt:lpwstr>http://www.zotero.org/styles/harvard-cite-them-right</vt:lpwstr>
  </property>
  <property fmtid="{D5CDD505-2E9C-101B-9397-08002B2CF9AE}" pid="8" name="Mendeley Recent Style Name 1_1">
    <vt:lpwstr>Cite Them Right 10th edition - Harvard</vt:lpwstr>
  </property>
  <property fmtid="{D5CDD505-2E9C-101B-9397-08002B2CF9AE}" pid="9" name="Mendeley Recent Style Id 2_1">
    <vt:lpwstr>http://www.zotero.org/styles/ecology</vt:lpwstr>
  </property>
  <property fmtid="{D5CDD505-2E9C-101B-9397-08002B2CF9AE}" pid="10" name="Mendeley Recent Style Name 2_1">
    <vt:lpwstr>Ecology</vt:lpwstr>
  </property>
  <property fmtid="{D5CDD505-2E9C-101B-9397-08002B2CF9AE}" pid="11" name="Mendeley Recent Style Id 3_1">
    <vt:lpwstr>http://www.zotero.org/styles/freshwater-biology</vt:lpwstr>
  </property>
  <property fmtid="{D5CDD505-2E9C-101B-9397-08002B2CF9AE}" pid="12" name="Mendeley Recent Style Name 3_1">
    <vt:lpwstr>Freshwater Biology</vt:lpwstr>
  </property>
  <property fmtid="{D5CDD505-2E9C-101B-9397-08002B2CF9AE}" pid="13" name="Mendeley Recent Style Id 4_1">
    <vt:lpwstr>http://www.zotero.org/styles/freshwater-science</vt:lpwstr>
  </property>
  <property fmtid="{D5CDD505-2E9C-101B-9397-08002B2CF9AE}" pid="14" name="Mendeley Recent Style Name 4_1">
    <vt:lpwstr>Freshwater Science</vt:lpwstr>
  </property>
  <property fmtid="{D5CDD505-2E9C-101B-9397-08002B2CF9AE}" pid="15" name="Mendeley Recent Style Id 5_1">
    <vt:lpwstr>http://www.zotero.org/styles/hydrobiologia</vt:lpwstr>
  </property>
  <property fmtid="{D5CDD505-2E9C-101B-9397-08002B2CF9AE}" pid="16" name="Mendeley Recent Style Name 5_1">
    <vt:lpwstr>Hydrobiologia</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http://www.zotero.org/styles/oecologia</vt:lpwstr>
  </property>
  <property fmtid="{D5CDD505-2E9C-101B-9397-08002B2CF9AE}" pid="24" name="Mendeley Recent Style Name 9_1">
    <vt:lpwstr>Oecologia</vt:lpwstr>
  </property>
  <property fmtid="{D5CDD505-2E9C-101B-9397-08002B2CF9AE}" pid="25" name="ContentTypeId">
    <vt:lpwstr>0x010100C32DBCDDD459AC4786E81789E596B9EF</vt:lpwstr>
  </property>
  <property fmtid="{D5CDD505-2E9C-101B-9397-08002B2CF9AE}" pid="26" name="ZOTERO_PREF_1">
    <vt:lpwstr>&lt;data data-version="3" zotero-version="6.0.30"&gt;&lt;session id="jA1NzBln"/&gt;&lt;style id="http://www.zotero.org/styles/functional-ecology" hasBibliography="1" bibliographyStyleHasBeenSet="1"/&gt;&lt;prefs&gt;&lt;pref name="fieldType" value="Field"/&gt;&lt;/prefs&gt;&lt;/data&gt;</vt:lpwstr>
  </property>
</Properties>
</file>