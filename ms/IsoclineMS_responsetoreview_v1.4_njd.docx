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35D5E0C2" w14:textId="0E813537" w:rsidR="00B7223A" w:rsidRPr="00BA28C6" w:rsidRDefault="00B7223A" w:rsidP="00BA28C6">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06FB608C" w14:textId="1946163C" w:rsidR="000E7D5C" w:rsidRPr="00916A44" w:rsidRDefault="000E7D5C" w:rsidP="00916A44">
      <w:pPr>
        <w:pStyle w:val="Heading2"/>
        <w:rPr>
          <w:rFonts w:cstheme="minorHAnsi"/>
        </w:rPr>
      </w:pPr>
    </w:p>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Default="00143B7D" w:rsidP="00CC60D3">
      <w:pPr>
        <w:spacing w:after="0"/>
      </w:pPr>
      <w:r w:rsidRPr="00143B7D">
        <w:t xml:space="preserve">Thank you for submitting your manuscript to Ecology. We appreciate the work you have accomplished. I am willing to consider a revised version for publication in the journal, assuming that you </w:t>
      </w:r>
      <w:proofErr w:type="gramStart"/>
      <w:r w:rsidRPr="00143B7D">
        <w:t>are able to</w:t>
      </w:r>
      <w:proofErr w:type="gramEnd"/>
      <w:r w:rsidRPr="00143B7D">
        <w:t xml:space="preserve">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w:t>
      </w:r>
      <w:proofErr w:type="gramStart"/>
      <w:r w:rsidRPr="00143B7D">
        <w:t>reviewer</w:t>
      </w:r>
      <w:proofErr w:type="gramEnd"/>
      <w:r w:rsidRPr="00143B7D">
        <w:t xml:space="preserve"> comments.</w:t>
      </w:r>
    </w:p>
    <w:p w14:paraId="5EA8139B" w14:textId="77777777" w:rsidR="001E77F1" w:rsidRPr="00CC5502" w:rsidRDefault="001E77F1" w:rsidP="00CC60D3">
      <w:pPr>
        <w:spacing w:after="0"/>
        <w:rPr>
          <w:rStyle w:val="Heading3Char"/>
          <w:rFonts w:asciiTheme="minorHAnsi" w:eastAsiaTheme="minorHAnsi" w:hAnsiTheme="minorHAnsi" w:cstheme="minorBidi"/>
          <w:b w:val="0"/>
          <w:color w:val="auto"/>
          <w:sz w:val="22"/>
          <w:szCs w:val="22"/>
        </w:rPr>
      </w:pP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37A19FB4" w14:textId="58BD2445" w:rsidR="00E068D1"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171ED1">
        <w:rPr>
          <w:bCs/>
          <w:color w:val="2F5496" w:themeColor="accent1" w:themeShade="BF"/>
        </w:rPr>
        <w:t>think, and hope you agree</w:t>
      </w:r>
      <w:r w:rsidR="009E20D0" w:rsidRPr="00772D19">
        <w:rPr>
          <w:bCs/>
          <w:color w:val="2F5496" w:themeColor="accent1" w:themeShade="BF"/>
        </w:rPr>
        <w:t xml:space="preserve"> that </w:t>
      </w:r>
      <w:r w:rsidR="002C5F5F">
        <w:rPr>
          <w:bCs/>
          <w:color w:val="2F5496" w:themeColor="accent1" w:themeShade="BF"/>
        </w:rPr>
        <w:t>the reviewer and editor comments ha</w:t>
      </w:r>
      <w:r w:rsidR="008532AC">
        <w:rPr>
          <w:bCs/>
          <w:color w:val="2F5496" w:themeColor="accent1" w:themeShade="BF"/>
        </w:rPr>
        <w:t>ve</w:t>
      </w:r>
      <w:r w:rsidR="00920D75">
        <w:rPr>
          <w:bCs/>
          <w:color w:val="2F5496" w:themeColor="accent1" w:themeShade="BF"/>
        </w:rPr>
        <w:t xml:space="preserve"> </w:t>
      </w:r>
      <w:r w:rsidR="00DA5579" w:rsidRPr="00772D19">
        <w:rPr>
          <w:bCs/>
          <w:color w:val="2F5496" w:themeColor="accent1" w:themeShade="BF"/>
        </w:rPr>
        <w:t xml:space="preserve">improved the manuscript. </w:t>
      </w:r>
    </w:p>
    <w:p w14:paraId="700BE7D5" w14:textId="192413F7" w:rsidR="00171ED1" w:rsidRDefault="004B5F9D" w:rsidP="0049451A">
      <w:pPr>
        <w:rPr>
          <w:bCs/>
          <w:color w:val="2F5496" w:themeColor="accent1" w:themeShade="BF"/>
        </w:rPr>
      </w:pPr>
      <w:r>
        <w:rPr>
          <w:bCs/>
          <w:color w:val="2F5496" w:themeColor="accent1" w:themeShade="BF"/>
        </w:rPr>
        <w:t xml:space="preserve">We are glad the reviewers recognized the novelty in the approach. </w:t>
      </w:r>
      <w:r w:rsidR="00171ED1">
        <w:rPr>
          <w:bCs/>
          <w:color w:val="2F5496" w:themeColor="accent1" w:themeShade="BF"/>
        </w:rPr>
        <w:t>B</w:t>
      </w:r>
      <w:r w:rsidR="00AF4751">
        <w:rPr>
          <w:bCs/>
          <w:color w:val="2F5496" w:themeColor="accent1" w:themeShade="BF"/>
        </w:rPr>
        <w:t>oth reviewers had concerns</w:t>
      </w:r>
      <w:r w:rsidR="00333D4A">
        <w:rPr>
          <w:bCs/>
          <w:color w:val="2F5496" w:themeColor="accent1" w:themeShade="BF"/>
        </w:rPr>
        <w:t xml:space="preserve"> about</w:t>
      </w:r>
      <w:r w:rsidR="00AF4751">
        <w:rPr>
          <w:bCs/>
          <w:color w:val="2F5496" w:themeColor="accent1" w:themeShade="BF"/>
        </w:rPr>
        <w:t xml:space="preserve"> the “generality” of the isocline</w:t>
      </w:r>
      <w:r w:rsidR="00171ED1">
        <w:rPr>
          <w:bCs/>
          <w:color w:val="2F5496" w:themeColor="accent1" w:themeShade="BF"/>
        </w:rPr>
        <w:t xml:space="preserve"> but for somewhat different reasons.</w:t>
      </w:r>
      <w:r w:rsidR="003A4E70">
        <w:rPr>
          <w:bCs/>
          <w:color w:val="2F5496" w:themeColor="accent1" w:themeShade="BF"/>
        </w:rPr>
        <w:t xml:space="preserve">  Both </w:t>
      </w:r>
      <w:r w:rsidR="00C667C7">
        <w:rPr>
          <w:bCs/>
          <w:color w:val="2F5496" w:themeColor="accent1" w:themeShade="BF"/>
        </w:rPr>
        <w:t xml:space="preserve">felt that other factors </w:t>
      </w:r>
      <w:r w:rsidR="000D711A">
        <w:rPr>
          <w:bCs/>
          <w:color w:val="2F5496" w:themeColor="accent1" w:themeShade="BF"/>
        </w:rPr>
        <w:t>might</w:t>
      </w:r>
      <w:r w:rsidR="00C667C7">
        <w:rPr>
          <w:bCs/>
          <w:color w:val="2F5496" w:themeColor="accent1" w:themeShade="BF"/>
        </w:rPr>
        <w:t xml:space="preserve"> affect the shape of the isocline </w:t>
      </w:r>
      <w:r w:rsidR="002C04A0">
        <w:rPr>
          <w:bCs/>
          <w:color w:val="2F5496" w:themeColor="accent1" w:themeShade="BF"/>
        </w:rPr>
        <w:t xml:space="preserve">and </w:t>
      </w:r>
      <w:r w:rsidR="00C667C7">
        <w:rPr>
          <w:bCs/>
          <w:color w:val="2F5496" w:themeColor="accent1" w:themeShade="BF"/>
        </w:rPr>
        <w:t>needed to be address</w:t>
      </w:r>
      <w:r w:rsidR="001E77F1">
        <w:rPr>
          <w:bCs/>
          <w:color w:val="2F5496" w:themeColor="accent1" w:themeShade="BF"/>
        </w:rPr>
        <w:t>ed</w:t>
      </w:r>
      <w:r w:rsidR="00C667C7">
        <w:rPr>
          <w:bCs/>
          <w:color w:val="2F5496" w:themeColor="accent1" w:themeShade="BF"/>
        </w:rPr>
        <w:t xml:space="preserve"> </w:t>
      </w:r>
      <w:r w:rsidR="001E698E">
        <w:rPr>
          <w:bCs/>
          <w:color w:val="2F5496" w:themeColor="accent1" w:themeShade="BF"/>
        </w:rPr>
        <w:t xml:space="preserve">before we could comment on its </w:t>
      </w:r>
      <w:r w:rsidR="003A6688">
        <w:rPr>
          <w:bCs/>
          <w:color w:val="2F5496" w:themeColor="accent1" w:themeShade="BF"/>
        </w:rPr>
        <w:t>generality</w:t>
      </w:r>
      <w:r w:rsidR="001E698E">
        <w:rPr>
          <w:bCs/>
          <w:color w:val="2F5496" w:themeColor="accent1" w:themeShade="BF"/>
        </w:rPr>
        <w:t>.</w:t>
      </w:r>
      <w:r w:rsidR="003A6688">
        <w:rPr>
          <w:bCs/>
          <w:color w:val="2F5496" w:themeColor="accent1" w:themeShade="BF"/>
        </w:rPr>
        <w:t xml:space="preserve"> </w:t>
      </w:r>
      <w:r w:rsidR="00607D08">
        <w:rPr>
          <w:bCs/>
          <w:color w:val="2F5496" w:themeColor="accent1" w:themeShade="BF"/>
        </w:rPr>
        <w:t>S</w:t>
      </w:r>
      <w:r w:rsidR="003A6688">
        <w:rPr>
          <w:bCs/>
          <w:color w:val="2F5496" w:themeColor="accent1" w:themeShade="BF"/>
        </w:rPr>
        <w:t xml:space="preserve">pecifically, they both commented about density-dependent vital rates </w:t>
      </w:r>
      <w:r w:rsidR="00B60682">
        <w:rPr>
          <w:bCs/>
          <w:color w:val="2F5496" w:themeColor="accent1" w:themeShade="BF"/>
        </w:rPr>
        <w:t>and how it could influence the isocline and</w:t>
      </w:r>
      <w:r w:rsidR="00376739">
        <w:rPr>
          <w:bCs/>
          <w:color w:val="2F5496" w:themeColor="accent1" w:themeShade="BF"/>
        </w:rPr>
        <w:t xml:space="preserve"> reviewer 1 wished us to better describe</w:t>
      </w:r>
      <w:r w:rsidR="00B60682">
        <w:rPr>
          <w:bCs/>
          <w:color w:val="2F5496" w:themeColor="accent1" w:themeShade="BF"/>
        </w:rPr>
        <w:t xml:space="preserve"> if the other studies </w:t>
      </w:r>
      <w:r w:rsidR="002C04A0">
        <w:rPr>
          <w:bCs/>
          <w:color w:val="2F5496" w:themeColor="accent1" w:themeShade="BF"/>
        </w:rPr>
        <w:t xml:space="preserve">of </w:t>
      </w:r>
      <w:r w:rsidR="001969E2">
        <w:rPr>
          <w:bCs/>
          <w:color w:val="2F5496" w:themeColor="accent1" w:themeShade="BF"/>
        </w:rPr>
        <w:t xml:space="preserve">size-dependent mortality </w:t>
      </w:r>
      <w:r w:rsidR="00B60682">
        <w:rPr>
          <w:bCs/>
          <w:color w:val="2F5496" w:themeColor="accent1" w:themeShade="BF"/>
        </w:rPr>
        <w:t xml:space="preserve">we </w:t>
      </w:r>
      <w:r w:rsidR="001969E2">
        <w:rPr>
          <w:bCs/>
          <w:color w:val="2F5496" w:themeColor="accent1" w:themeShade="BF"/>
        </w:rPr>
        <w:t>ci</w:t>
      </w:r>
      <w:r w:rsidR="00B60682">
        <w:rPr>
          <w:bCs/>
          <w:color w:val="2F5496" w:themeColor="accent1" w:themeShade="BF"/>
        </w:rPr>
        <w:t xml:space="preserve">ted </w:t>
      </w:r>
      <w:r w:rsidR="00376739">
        <w:rPr>
          <w:bCs/>
          <w:color w:val="2F5496" w:themeColor="accent1" w:themeShade="BF"/>
        </w:rPr>
        <w:t>had</w:t>
      </w:r>
      <w:r w:rsidR="00243630">
        <w:rPr>
          <w:bCs/>
          <w:color w:val="2F5496" w:themeColor="accent1" w:themeShade="BF"/>
        </w:rPr>
        <w:t xml:space="preserve"> used</w:t>
      </w:r>
      <w:r w:rsidR="00376739">
        <w:rPr>
          <w:bCs/>
          <w:color w:val="2F5496" w:themeColor="accent1" w:themeShade="BF"/>
        </w:rPr>
        <w:t xml:space="preserve"> similar density-</w:t>
      </w:r>
      <w:r w:rsidR="009A2C79">
        <w:rPr>
          <w:bCs/>
          <w:color w:val="2F5496" w:themeColor="accent1" w:themeShade="BF"/>
        </w:rPr>
        <w:t>independent vital rates.</w:t>
      </w:r>
      <w:r w:rsidR="00B450DF">
        <w:rPr>
          <w:bCs/>
          <w:color w:val="2F5496" w:themeColor="accent1" w:themeShade="BF"/>
        </w:rPr>
        <w:t xml:space="preserve">  </w:t>
      </w:r>
      <w:r w:rsidR="00BB4060">
        <w:rPr>
          <w:bCs/>
          <w:color w:val="2F5496" w:themeColor="accent1" w:themeShade="BF"/>
        </w:rPr>
        <w:t>W</w:t>
      </w:r>
      <w:r w:rsidR="00B450DF">
        <w:rPr>
          <w:bCs/>
          <w:color w:val="2F5496" w:themeColor="accent1" w:themeShade="BF"/>
        </w:rPr>
        <w:t xml:space="preserve">hile the concerns of the </w:t>
      </w:r>
      <w:r w:rsidR="00091071">
        <w:rPr>
          <w:bCs/>
          <w:color w:val="2F5496" w:themeColor="accent1" w:themeShade="BF"/>
        </w:rPr>
        <w:t xml:space="preserve">reviewers are warranted, we </w:t>
      </w:r>
      <w:commentRangeStart w:id="0"/>
      <w:r w:rsidR="00091071">
        <w:rPr>
          <w:bCs/>
          <w:color w:val="2F5496" w:themeColor="accent1" w:themeShade="BF"/>
        </w:rPr>
        <w:t>feel</w:t>
      </w:r>
      <w:commentRangeEnd w:id="0"/>
      <w:r w:rsidR="00171ED1">
        <w:rPr>
          <w:rStyle w:val="CommentReference"/>
        </w:rPr>
        <w:commentReference w:id="0"/>
      </w:r>
      <w:r w:rsidR="00091071">
        <w:rPr>
          <w:bCs/>
          <w:color w:val="2F5496" w:themeColor="accent1" w:themeShade="BF"/>
        </w:rPr>
        <w:t xml:space="preserve"> that density-dependent factors on the </w:t>
      </w:r>
      <w:r w:rsidR="00BB4060">
        <w:rPr>
          <w:bCs/>
          <w:color w:val="2F5496" w:themeColor="accent1" w:themeShade="BF"/>
        </w:rPr>
        <w:t>juvenile survival and growth rates</w:t>
      </w:r>
      <w:r w:rsidR="00091071">
        <w:rPr>
          <w:bCs/>
          <w:color w:val="2F5496" w:themeColor="accent1" w:themeShade="BF"/>
        </w:rPr>
        <w:t xml:space="preserve"> would not affect the </w:t>
      </w:r>
      <w:r w:rsidR="00425F06">
        <w:rPr>
          <w:bCs/>
          <w:color w:val="2F5496" w:themeColor="accent1" w:themeShade="BF"/>
        </w:rPr>
        <w:t>isocline but</w:t>
      </w:r>
      <w:r w:rsidR="00091071">
        <w:rPr>
          <w:bCs/>
          <w:color w:val="2F5496" w:themeColor="accent1" w:themeShade="BF"/>
        </w:rPr>
        <w:t xml:space="preserve"> would rather be an explanation for where </w:t>
      </w:r>
      <w:r w:rsidR="00243630">
        <w:rPr>
          <w:bCs/>
          <w:color w:val="2F5496" w:themeColor="accent1" w:themeShade="BF"/>
        </w:rPr>
        <w:t>the rates</w:t>
      </w:r>
      <w:r w:rsidR="00091071">
        <w:rPr>
          <w:bCs/>
          <w:color w:val="2F5496" w:themeColor="accent1" w:themeShade="BF"/>
        </w:rPr>
        <w:t xml:space="preserve"> fall </w:t>
      </w:r>
      <w:r w:rsidR="00607D08">
        <w:rPr>
          <w:bCs/>
          <w:color w:val="2F5496" w:themeColor="accent1" w:themeShade="BF"/>
        </w:rPr>
        <w:t>in</w:t>
      </w:r>
      <w:r w:rsidR="00091071">
        <w:rPr>
          <w:bCs/>
          <w:color w:val="2F5496" w:themeColor="accent1" w:themeShade="BF"/>
        </w:rPr>
        <w:t xml:space="preserve"> the stat</w:t>
      </w:r>
      <w:r w:rsidR="00920D75">
        <w:rPr>
          <w:bCs/>
          <w:color w:val="2F5496" w:themeColor="accent1" w:themeShade="BF"/>
        </w:rPr>
        <w:t>e</w:t>
      </w:r>
      <w:r w:rsidR="00091071">
        <w:rPr>
          <w:bCs/>
          <w:color w:val="2F5496" w:themeColor="accent1" w:themeShade="BF"/>
        </w:rPr>
        <w:t xml:space="preserve"> space</w:t>
      </w:r>
      <w:r w:rsidR="00607D08">
        <w:rPr>
          <w:bCs/>
          <w:color w:val="2F5496" w:themeColor="accent1" w:themeShade="BF"/>
        </w:rPr>
        <w:t xml:space="preserve"> (explained further below)</w:t>
      </w:r>
      <w:r w:rsidR="00091071">
        <w:rPr>
          <w:bCs/>
          <w:color w:val="2F5496" w:themeColor="accent1" w:themeShade="BF"/>
        </w:rPr>
        <w:t xml:space="preserve">.  </w:t>
      </w:r>
      <w:r w:rsidR="005B7EF8">
        <w:rPr>
          <w:bCs/>
          <w:color w:val="2F5496" w:themeColor="accent1" w:themeShade="BF"/>
        </w:rPr>
        <w:t>Life history and o</w:t>
      </w:r>
      <w:r w:rsidR="00091071">
        <w:rPr>
          <w:bCs/>
          <w:color w:val="2F5496" w:themeColor="accent1" w:themeShade="BF"/>
        </w:rPr>
        <w:t>ther vital rates</w:t>
      </w:r>
      <w:r w:rsidR="00607D08">
        <w:rPr>
          <w:bCs/>
          <w:color w:val="2F5496" w:themeColor="accent1" w:themeShade="BF"/>
        </w:rPr>
        <w:t xml:space="preserve"> affecting </w:t>
      </w:r>
      <w:r w:rsidR="00091071">
        <w:rPr>
          <w:bCs/>
          <w:color w:val="2F5496" w:themeColor="accent1" w:themeShade="BF"/>
        </w:rPr>
        <w:t xml:space="preserve">reproduction could affect the shape of the isocline as we </w:t>
      </w:r>
      <w:r w:rsidR="005B7EF8">
        <w:rPr>
          <w:bCs/>
          <w:color w:val="2F5496" w:themeColor="accent1" w:themeShade="BF"/>
        </w:rPr>
        <w:t>suggest</w:t>
      </w:r>
      <w:r w:rsidR="00744538">
        <w:rPr>
          <w:bCs/>
          <w:color w:val="2F5496" w:themeColor="accent1" w:themeShade="BF"/>
        </w:rPr>
        <w:t>ed</w:t>
      </w:r>
      <w:r w:rsidR="005B7EF8">
        <w:rPr>
          <w:bCs/>
          <w:color w:val="2F5496" w:themeColor="accent1" w:themeShade="BF"/>
        </w:rPr>
        <w:t xml:space="preserve"> and </w:t>
      </w:r>
      <w:r w:rsidR="00091071">
        <w:rPr>
          <w:bCs/>
          <w:color w:val="2F5496" w:themeColor="accent1" w:themeShade="BF"/>
        </w:rPr>
        <w:t>demonstrate in the</w:t>
      </w:r>
      <w:r w:rsidR="005B7EF8">
        <w:rPr>
          <w:bCs/>
          <w:color w:val="2F5496" w:themeColor="accent1" w:themeShade="BF"/>
        </w:rPr>
        <w:t xml:space="preserve"> case study</w:t>
      </w:r>
      <w:r w:rsidR="00091071">
        <w:rPr>
          <w:bCs/>
          <w:color w:val="2F5496" w:themeColor="accent1" w:themeShade="BF"/>
        </w:rPr>
        <w:t xml:space="preserve">.  </w:t>
      </w:r>
      <w:r w:rsidR="00920D75">
        <w:rPr>
          <w:bCs/>
          <w:color w:val="2F5496" w:themeColor="accent1" w:themeShade="BF"/>
        </w:rPr>
        <w:t>Given</w:t>
      </w:r>
      <w:r w:rsidR="00BE4438">
        <w:rPr>
          <w:bCs/>
          <w:color w:val="2F5496" w:themeColor="accent1" w:themeShade="BF"/>
        </w:rPr>
        <w:t xml:space="preserve"> the plethora of literature since the 1980s that have studied how growth rates mediate stage specific survival rates on recruitment</w:t>
      </w:r>
      <w:r w:rsidR="00A26979">
        <w:rPr>
          <w:bCs/>
          <w:color w:val="2F5496" w:themeColor="accent1" w:themeShade="BF"/>
        </w:rPr>
        <w:t>,</w:t>
      </w:r>
      <w:r w:rsidR="00BE4438">
        <w:rPr>
          <w:bCs/>
          <w:color w:val="2F5496" w:themeColor="accent1" w:themeShade="BF"/>
        </w:rPr>
        <w:t xml:space="preserve"> </w:t>
      </w:r>
      <w:r w:rsidR="00A26979">
        <w:rPr>
          <w:bCs/>
          <w:color w:val="2F5496" w:themeColor="accent1" w:themeShade="BF"/>
        </w:rPr>
        <w:t>a</w:t>
      </w:r>
      <w:r w:rsidR="00BE4438">
        <w:rPr>
          <w:bCs/>
          <w:color w:val="2F5496" w:themeColor="accent1" w:themeShade="BF"/>
        </w:rPr>
        <w:t xml:space="preserve"> negative sloped isocline is </w:t>
      </w:r>
      <w:r w:rsidR="00A26979">
        <w:rPr>
          <w:bCs/>
          <w:color w:val="2F5496" w:themeColor="accent1" w:themeShade="BF"/>
        </w:rPr>
        <w:t xml:space="preserve">a qualitative expectation </w:t>
      </w:r>
      <w:r w:rsidR="0004146E">
        <w:rPr>
          <w:bCs/>
          <w:color w:val="2F5496" w:themeColor="accent1" w:themeShade="BF"/>
        </w:rPr>
        <w:t>and</w:t>
      </w:r>
      <w:r w:rsidR="00BE4438">
        <w:rPr>
          <w:bCs/>
          <w:color w:val="2F5496" w:themeColor="accent1" w:themeShade="BF"/>
        </w:rPr>
        <w:t xml:space="preserve"> still should be a general result to populations </w:t>
      </w:r>
      <w:r w:rsidR="00761710">
        <w:rPr>
          <w:bCs/>
          <w:color w:val="2F5496" w:themeColor="accent1" w:themeShade="BF"/>
        </w:rPr>
        <w:t>facing stage or size dependent survival</w:t>
      </w:r>
      <w:r w:rsidR="00EA75DC">
        <w:rPr>
          <w:bCs/>
          <w:color w:val="2F5496" w:themeColor="accent1" w:themeShade="BF"/>
        </w:rPr>
        <w:t xml:space="preserve"> </w:t>
      </w:r>
      <w:r w:rsidR="0004146E">
        <w:rPr>
          <w:bCs/>
          <w:color w:val="2F5496" w:themeColor="accent1" w:themeShade="BF"/>
        </w:rPr>
        <w:t>under</w:t>
      </w:r>
      <w:r w:rsidR="00EA75DC">
        <w:rPr>
          <w:bCs/>
          <w:color w:val="2F5496" w:themeColor="accent1" w:themeShade="BF"/>
        </w:rPr>
        <w:t xml:space="preserve"> variable growth rates</w:t>
      </w:r>
      <w:r w:rsidR="00173D5B">
        <w:rPr>
          <w:bCs/>
          <w:color w:val="2F5496" w:themeColor="accent1" w:themeShade="BF"/>
        </w:rPr>
        <w:t xml:space="preserve"> for which Reviewer 1</w:t>
      </w:r>
      <w:r w:rsidR="00171ED1">
        <w:rPr>
          <w:bCs/>
          <w:color w:val="2F5496" w:themeColor="accent1" w:themeShade="BF"/>
        </w:rPr>
        <w:t xml:space="preserve"> implicitly</w:t>
      </w:r>
      <w:r w:rsidR="00173D5B">
        <w:rPr>
          <w:bCs/>
          <w:color w:val="2F5496" w:themeColor="accent1" w:themeShade="BF"/>
        </w:rPr>
        <w:t xml:space="preserve"> agree</w:t>
      </w:r>
      <w:r w:rsidR="00171ED1">
        <w:rPr>
          <w:bCs/>
          <w:color w:val="2F5496" w:themeColor="accent1" w:themeShade="BF"/>
        </w:rPr>
        <w:t xml:space="preserve">d (and was surprised that this type of tradeoff had not been shown already in the literature).  We note that Reviewer 2 was not sure this was a general expectation, but hopefully our responses about the breadth of the older literature will help here.  </w:t>
      </w:r>
    </w:p>
    <w:p w14:paraId="719BD25B" w14:textId="745F9307" w:rsidR="0069728F" w:rsidRDefault="007B0C95" w:rsidP="0049451A">
      <w:pPr>
        <w:rPr>
          <w:bCs/>
          <w:color w:val="2F5496" w:themeColor="accent1" w:themeShade="BF"/>
        </w:rPr>
      </w:pPr>
      <w:r>
        <w:rPr>
          <w:bCs/>
          <w:color w:val="2F5496" w:themeColor="accent1" w:themeShade="BF"/>
        </w:rPr>
        <w:t>The cases we picked for Figure 1 were intended to represent the</w:t>
      </w:r>
      <w:r w:rsidR="001B2A2C">
        <w:rPr>
          <w:bCs/>
          <w:color w:val="2F5496" w:themeColor="accent1" w:themeShade="BF"/>
        </w:rPr>
        <w:t xml:space="preserve"> breadth of the literature that have </w:t>
      </w:r>
      <w:r w:rsidR="00DB1ADD">
        <w:rPr>
          <w:bCs/>
          <w:color w:val="2F5496" w:themeColor="accent1" w:themeShade="BF"/>
        </w:rPr>
        <w:t>studied question</w:t>
      </w:r>
      <w:r w:rsidR="00744538">
        <w:rPr>
          <w:bCs/>
          <w:color w:val="2F5496" w:themeColor="accent1" w:themeShade="BF"/>
        </w:rPr>
        <w:t>s</w:t>
      </w:r>
      <w:r w:rsidR="00DB1ADD">
        <w:rPr>
          <w:bCs/>
          <w:color w:val="2F5496" w:themeColor="accent1" w:themeShade="BF"/>
        </w:rPr>
        <w:t xml:space="preserve"> regarding size-dependent survival driven by consumers </w:t>
      </w:r>
      <w:r w:rsidR="00171ED1">
        <w:rPr>
          <w:bCs/>
          <w:color w:val="2F5496" w:themeColor="accent1" w:themeShade="BF"/>
        </w:rPr>
        <w:t>and</w:t>
      </w:r>
      <w:r w:rsidR="00DB1ADD">
        <w:rPr>
          <w:bCs/>
          <w:color w:val="2F5496" w:themeColor="accent1" w:themeShade="BF"/>
        </w:rPr>
        <w:t xml:space="preserve"> variable growth rates</w:t>
      </w:r>
      <w:r w:rsidR="00171ED1">
        <w:rPr>
          <w:bCs/>
          <w:color w:val="2F5496" w:themeColor="accent1" w:themeShade="BF"/>
        </w:rPr>
        <w:t xml:space="preserve"> (driven by the environment)</w:t>
      </w:r>
      <w:r w:rsidR="00DB1ADD">
        <w:rPr>
          <w:bCs/>
          <w:color w:val="2F5496" w:themeColor="accent1" w:themeShade="BF"/>
        </w:rPr>
        <w:t>.</w:t>
      </w:r>
      <w:r w:rsidR="00BB4060">
        <w:rPr>
          <w:bCs/>
          <w:color w:val="2F5496" w:themeColor="accent1" w:themeShade="BF"/>
        </w:rPr>
        <w:t xml:space="preserve"> </w:t>
      </w:r>
      <w:r w:rsidR="004B5F9D">
        <w:rPr>
          <w:bCs/>
          <w:color w:val="2F5496" w:themeColor="accent1" w:themeShade="BF"/>
        </w:rPr>
        <w:t xml:space="preserve">The three cases we selected are cases which have </w:t>
      </w:r>
      <w:r w:rsidR="00ED4A54">
        <w:rPr>
          <w:bCs/>
          <w:color w:val="2F5496" w:themeColor="accent1" w:themeShade="BF"/>
        </w:rPr>
        <w:t>extreme differences in recruitment (qualitative in a sense; failure or success)</w:t>
      </w:r>
      <w:r w:rsidR="00C61174">
        <w:rPr>
          <w:bCs/>
          <w:color w:val="2F5496" w:themeColor="accent1" w:themeShade="BF"/>
        </w:rPr>
        <w:t xml:space="preserve"> and do not incorporate density-dependent </w:t>
      </w:r>
      <w:proofErr w:type="gramStart"/>
      <w:r w:rsidR="00C61174">
        <w:rPr>
          <w:bCs/>
          <w:color w:val="2F5496" w:themeColor="accent1" w:themeShade="BF"/>
        </w:rPr>
        <w:lastRenderedPageBreak/>
        <w:t>feedbacks</w:t>
      </w:r>
      <w:proofErr w:type="gramEnd"/>
      <w:r w:rsidR="00C61174">
        <w:rPr>
          <w:bCs/>
          <w:color w:val="2F5496" w:themeColor="accent1" w:themeShade="BF"/>
        </w:rPr>
        <w:t xml:space="preserve"> except perhaps in the process of predation (</w:t>
      </w:r>
      <w:r w:rsidR="00CA23B1">
        <w:rPr>
          <w:bCs/>
          <w:color w:val="2F5496" w:themeColor="accent1" w:themeShade="BF"/>
        </w:rPr>
        <w:t xml:space="preserve">functional responses). </w:t>
      </w:r>
      <w:r w:rsidR="00DB1ADD">
        <w:rPr>
          <w:bCs/>
          <w:color w:val="2F5496" w:themeColor="accent1" w:themeShade="BF"/>
        </w:rPr>
        <w:t xml:space="preserve"> </w:t>
      </w:r>
      <w:r w:rsidR="00DF07BB">
        <w:rPr>
          <w:bCs/>
          <w:color w:val="2F5496" w:themeColor="accent1" w:themeShade="BF"/>
        </w:rPr>
        <w:t xml:space="preserve">Furthermore, part of the concerns about generality may have come from our word choice, we wrote in a few places (e.g., lines xxx-xxx) “this is the first to explore these concepts in a population dynamic perspective. We realize that the term “population dynamic” is a bit imprecise </w:t>
      </w:r>
      <w:r w:rsidR="00BB147B">
        <w:rPr>
          <w:bCs/>
          <w:color w:val="2F5496" w:themeColor="accent1" w:themeShade="BF"/>
        </w:rPr>
        <w:t>because we meant “population growth”</w:t>
      </w:r>
      <w:r w:rsidR="00DF07BB">
        <w:rPr>
          <w:bCs/>
          <w:color w:val="2F5496" w:themeColor="accent1" w:themeShade="BF"/>
        </w:rPr>
        <w:t xml:space="preserve">. </w:t>
      </w:r>
      <w:r w:rsidR="00CB2624">
        <w:rPr>
          <w:bCs/>
          <w:color w:val="2F5496" w:themeColor="accent1" w:themeShade="BF"/>
        </w:rPr>
        <w:t>From our literature</w:t>
      </w:r>
      <w:r w:rsidR="00BB147B">
        <w:rPr>
          <w:bCs/>
          <w:color w:val="2F5496" w:themeColor="accent1" w:themeShade="BF"/>
        </w:rPr>
        <w:t xml:space="preserve"> search,</w:t>
      </w:r>
      <w:r w:rsidR="00CB2624">
        <w:rPr>
          <w:bCs/>
          <w:color w:val="2F5496" w:themeColor="accent1" w:themeShade="BF"/>
        </w:rPr>
        <w:t xml:space="preserve"> we </w:t>
      </w:r>
      <w:r w:rsidR="00BB147B">
        <w:rPr>
          <w:bCs/>
          <w:color w:val="2F5496" w:themeColor="accent1" w:themeShade="BF"/>
        </w:rPr>
        <w:t xml:space="preserve">found no </w:t>
      </w:r>
      <w:r w:rsidR="00CB2624">
        <w:rPr>
          <w:bCs/>
          <w:color w:val="2F5496" w:themeColor="accent1" w:themeShade="BF"/>
        </w:rPr>
        <w:t>studies</w:t>
      </w:r>
      <w:r w:rsidR="00BB147B">
        <w:rPr>
          <w:bCs/>
          <w:color w:val="2F5496" w:themeColor="accent1" w:themeShade="BF"/>
        </w:rPr>
        <w:t xml:space="preserve"> exploring how the interaction between stage or size-dependent survival interact with growth rates affects</w:t>
      </w:r>
      <w:r w:rsidR="00CB2624">
        <w:rPr>
          <w:bCs/>
          <w:color w:val="2F5496" w:themeColor="accent1" w:themeShade="BF"/>
        </w:rPr>
        <w:t xml:space="preserve"> population growth, </w:t>
      </w:r>
      <w:r w:rsidR="00BB147B">
        <w:rPr>
          <w:bCs/>
          <w:color w:val="2F5496" w:themeColor="accent1" w:themeShade="BF"/>
        </w:rPr>
        <w:t xml:space="preserve">but </w:t>
      </w:r>
      <w:r w:rsidR="00CB2624">
        <w:rPr>
          <w:bCs/>
          <w:color w:val="2F5496" w:themeColor="accent1" w:themeShade="BF"/>
        </w:rPr>
        <w:t xml:space="preserve">we did see studies exploring these aspects on recruitment, and even some </w:t>
      </w:r>
      <w:r w:rsidR="00171ED1">
        <w:rPr>
          <w:bCs/>
          <w:color w:val="2F5496" w:themeColor="accent1" w:themeShade="BF"/>
        </w:rPr>
        <w:t>affecting changes</w:t>
      </w:r>
      <w:r w:rsidR="00BB147B">
        <w:rPr>
          <w:bCs/>
          <w:color w:val="2F5496" w:themeColor="accent1" w:themeShade="BF"/>
        </w:rPr>
        <w:t xml:space="preserve"> in</w:t>
      </w:r>
      <w:r w:rsidR="00CB2624">
        <w:rPr>
          <w:bCs/>
          <w:color w:val="2F5496" w:themeColor="accent1" w:themeShade="BF"/>
        </w:rPr>
        <w:t xml:space="preserve"> equilibrium densities.</w:t>
      </w:r>
    </w:p>
    <w:p w14:paraId="734362C8" w14:textId="0BED6890" w:rsidR="00BB4060" w:rsidRDefault="00BB4060" w:rsidP="00BB4060">
      <w:pPr>
        <w:rPr>
          <w:bCs/>
          <w:color w:val="2F5496" w:themeColor="accent1" w:themeShade="BF"/>
        </w:rPr>
      </w:pPr>
      <w:r>
        <w:rPr>
          <w:bCs/>
          <w:color w:val="2F5496" w:themeColor="accent1" w:themeShade="BF"/>
        </w:rPr>
        <w:t>In response to both</w:t>
      </w:r>
      <w:r w:rsidR="00375DEE">
        <w:rPr>
          <w:bCs/>
          <w:color w:val="2F5496" w:themeColor="accent1" w:themeShade="BF"/>
        </w:rPr>
        <w:t>,</w:t>
      </w:r>
      <w:r>
        <w:rPr>
          <w:bCs/>
          <w:color w:val="2F5496" w:themeColor="accent1" w:themeShade="BF"/>
        </w:rPr>
        <w:t xml:space="preserve"> we agree that </w:t>
      </w:r>
      <w:r w:rsidR="00173D5B">
        <w:rPr>
          <w:bCs/>
          <w:color w:val="2F5496" w:themeColor="accent1" w:themeShade="BF"/>
        </w:rPr>
        <w:t xml:space="preserve">using </w:t>
      </w:r>
      <w:r>
        <w:rPr>
          <w:bCs/>
          <w:color w:val="2F5496" w:themeColor="accent1" w:themeShade="BF"/>
        </w:rPr>
        <w:t>a more general set of demographic models could</w:t>
      </w:r>
      <w:r w:rsidR="00173D5B">
        <w:rPr>
          <w:bCs/>
          <w:color w:val="2F5496" w:themeColor="accent1" w:themeShade="BF"/>
        </w:rPr>
        <w:t xml:space="preserve"> make predictions about</w:t>
      </w:r>
      <w:r>
        <w:rPr>
          <w:bCs/>
          <w:color w:val="2F5496" w:themeColor="accent1" w:themeShade="BF"/>
        </w:rPr>
        <w:t xml:space="preserve"> the factors that affect the shape of the isocline</w:t>
      </w:r>
      <w:r w:rsidR="00173D5B">
        <w:rPr>
          <w:bCs/>
          <w:color w:val="2F5496" w:themeColor="accent1" w:themeShade="BF"/>
        </w:rPr>
        <w:t>, but</w:t>
      </w:r>
      <w:r w:rsidR="00171ED1">
        <w:rPr>
          <w:bCs/>
          <w:color w:val="2F5496" w:themeColor="accent1" w:themeShade="BF"/>
        </w:rPr>
        <w:t xml:space="preserve"> that</w:t>
      </w:r>
      <w:r w:rsidR="00173D5B">
        <w:rPr>
          <w:bCs/>
          <w:color w:val="2F5496" w:themeColor="accent1" w:themeShade="BF"/>
        </w:rPr>
        <w:t xml:space="preserve"> would</w:t>
      </w:r>
      <w:r>
        <w:rPr>
          <w:bCs/>
          <w:color w:val="2F5496" w:themeColor="accent1" w:themeShade="BF"/>
        </w:rPr>
        <w:t xml:space="preserve"> be</w:t>
      </w:r>
      <w:r w:rsidR="008532AC">
        <w:rPr>
          <w:bCs/>
          <w:color w:val="2F5496" w:themeColor="accent1" w:themeShade="BF"/>
        </w:rPr>
        <w:t xml:space="preserve"> the</w:t>
      </w:r>
      <w:r>
        <w:rPr>
          <w:bCs/>
          <w:color w:val="2F5496" w:themeColor="accent1" w:themeShade="BF"/>
        </w:rPr>
        <w:t xml:space="preserve"> basis for </w:t>
      </w:r>
      <w:r w:rsidR="00171ED1">
        <w:rPr>
          <w:bCs/>
          <w:color w:val="2F5496" w:themeColor="accent1" w:themeShade="BF"/>
        </w:rPr>
        <w:t>a different paper;</w:t>
      </w:r>
      <w:r>
        <w:rPr>
          <w:bCs/>
          <w:color w:val="2F5496" w:themeColor="accent1" w:themeShade="BF"/>
        </w:rPr>
        <w:t xml:space="preserve"> </w:t>
      </w:r>
      <w:r w:rsidR="00171ED1">
        <w:rPr>
          <w:bCs/>
          <w:color w:val="2F5496" w:themeColor="accent1" w:themeShade="BF"/>
        </w:rPr>
        <w:t xml:space="preserve">it’s </w:t>
      </w:r>
      <w:r>
        <w:rPr>
          <w:bCs/>
          <w:color w:val="2F5496" w:themeColor="accent1" w:themeShade="BF"/>
        </w:rPr>
        <w:t xml:space="preserve">beyond the scope of this paper. </w:t>
      </w:r>
      <w:r w:rsidR="00375DEE">
        <w:rPr>
          <w:bCs/>
          <w:color w:val="2F5496" w:themeColor="accent1" w:themeShade="BF"/>
        </w:rPr>
        <w:t xml:space="preserve"> In the subsection of the discussion titled growth</w:t>
      </w:r>
      <w:r w:rsidR="00171ED1">
        <w:rPr>
          <w:bCs/>
          <w:color w:val="2F5496" w:themeColor="accent1" w:themeShade="BF"/>
        </w:rPr>
        <w:t>-</w:t>
      </w:r>
      <w:r w:rsidR="00375DEE">
        <w:rPr>
          <w:bCs/>
          <w:color w:val="2F5496" w:themeColor="accent1" w:themeShade="BF"/>
        </w:rPr>
        <w:t>survival isocline (lines XXX-XXX) and in the part of the introduction where we describe a demographic isocline (Lines XXX-XXX), we address density-dependence and how it might</w:t>
      </w:r>
      <w:r w:rsidR="00AD3094">
        <w:rPr>
          <w:bCs/>
          <w:color w:val="2F5496" w:themeColor="accent1" w:themeShade="BF"/>
        </w:rPr>
        <w:t xml:space="preserve"> (when acting on reproduction rates)</w:t>
      </w:r>
      <w:r w:rsidR="00375DEE">
        <w:rPr>
          <w:bCs/>
          <w:color w:val="2F5496" w:themeColor="accent1" w:themeShade="BF"/>
        </w:rPr>
        <w:t xml:space="preserve"> or might not </w:t>
      </w:r>
      <w:r w:rsidR="00AD3094">
        <w:rPr>
          <w:bCs/>
          <w:color w:val="2F5496" w:themeColor="accent1" w:themeShade="BF"/>
        </w:rPr>
        <w:t xml:space="preserve">(when acting on juvenile survival and growth) </w:t>
      </w:r>
      <w:r w:rsidR="00375DEE">
        <w:rPr>
          <w:bCs/>
          <w:color w:val="2F5496" w:themeColor="accent1" w:themeShade="BF"/>
        </w:rPr>
        <w:t>affect the shape of th</w:t>
      </w:r>
      <w:r w:rsidR="00171ED1">
        <w:rPr>
          <w:bCs/>
          <w:color w:val="2F5496" w:themeColor="accent1" w:themeShade="BF"/>
        </w:rPr>
        <w:t>is theoretical</w:t>
      </w:r>
      <w:r w:rsidR="00375DEE">
        <w:rPr>
          <w:bCs/>
          <w:color w:val="2F5496" w:themeColor="accent1" w:themeShade="BF"/>
        </w:rPr>
        <w:t xml:space="preserve"> isocline.  Furthermore, in the same part in the discussion (lines XXX-XXX), we also</w:t>
      </w:r>
      <w:r w:rsidR="00AD3094">
        <w:rPr>
          <w:bCs/>
          <w:color w:val="2F5496" w:themeColor="accent1" w:themeShade="BF"/>
        </w:rPr>
        <w:t xml:space="preserve"> point out </w:t>
      </w:r>
      <w:r w:rsidR="00171ED1">
        <w:rPr>
          <w:bCs/>
          <w:color w:val="2F5496" w:themeColor="accent1" w:themeShade="BF"/>
        </w:rPr>
        <w:t>environmental factors</w:t>
      </w:r>
      <w:r w:rsidR="00AD3094">
        <w:rPr>
          <w:bCs/>
          <w:color w:val="2F5496" w:themeColor="accent1" w:themeShade="BF"/>
        </w:rPr>
        <w:t xml:space="preserve"> that could potentially change the shape of the isocline</w:t>
      </w:r>
      <w:r w:rsidR="00FB3D03">
        <w:rPr>
          <w:bCs/>
          <w:color w:val="2F5496" w:themeColor="accent1" w:themeShade="BF"/>
        </w:rPr>
        <w:t xml:space="preserve">.  We also </w:t>
      </w:r>
      <w:proofErr w:type="gramStart"/>
      <w:r w:rsidR="00FB3D03">
        <w:rPr>
          <w:bCs/>
          <w:color w:val="2F5496" w:themeColor="accent1" w:themeShade="BF"/>
        </w:rPr>
        <w:t>refer</w:t>
      </w:r>
      <w:proofErr w:type="gramEnd"/>
      <w:r w:rsidR="00FB3D03">
        <w:rPr>
          <w:bCs/>
          <w:color w:val="2F5496" w:themeColor="accent1" w:themeShade="BF"/>
        </w:rPr>
        <w:t xml:space="preserve"> the reader to our results that demonstrate that environmental conditions influencing reproduction (depth for </w:t>
      </w:r>
      <w:proofErr w:type="gramStart"/>
      <w:r w:rsidR="00FB3D03">
        <w:rPr>
          <w:bCs/>
          <w:color w:val="2F5496" w:themeColor="accent1" w:themeShade="BF"/>
        </w:rPr>
        <w:t>egg laying</w:t>
      </w:r>
      <w:proofErr w:type="gramEnd"/>
      <w:r w:rsidR="00FB3D03">
        <w:rPr>
          <w:bCs/>
          <w:color w:val="2F5496" w:themeColor="accent1" w:themeShade="BF"/>
        </w:rPr>
        <w:t xml:space="preserve">) can change the slope of the isocline. </w:t>
      </w:r>
      <w:r w:rsidR="00CB2624">
        <w:rPr>
          <w:bCs/>
          <w:color w:val="2F5496" w:themeColor="accent1" w:themeShade="BF"/>
        </w:rPr>
        <w:t xml:space="preserve">In response to the critiques about our </w:t>
      </w:r>
      <w:r w:rsidR="00171ED1">
        <w:rPr>
          <w:bCs/>
          <w:color w:val="2F5496" w:themeColor="accent1" w:themeShade="BF"/>
        </w:rPr>
        <w:t xml:space="preserve">potentially </w:t>
      </w:r>
      <w:r w:rsidR="00CB2624">
        <w:rPr>
          <w:bCs/>
          <w:color w:val="2F5496" w:themeColor="accent1" w:themeShade="BF"/>
        </w:rPr>
        <w:t xml:space="preserve">overreaching word choice, rather than </w:t>
      </w:r>
      <w:r w:rsidR="00171ED1">
        <w:rPr>
          <w:bCs/>
          <w:color w:val="2F5496" w:themeColor="accent1" w:themeShade="BF"/>
        </w:rPr>
        <w:t>write</w:t>
      </w:r>
      <w:r w:rsidR="00CB2624">
        <w:rPr>
          <w:bCs/>
          <w:color w:val="2F5496" w:themeColor="accent1" w:themeShade="BF"/>
        </w:rPr>
        <w:t xml:space="preserve"> population dynamics which could include recruitment and or equilibrium densities, we use “population growth” which is more precise.  Furthermore, even though we did not find any papers explicitly studying how the interaction of stage or size-dependent survival and juvenile growth rates influences population growth in our extensive literature searches, we recognize that it is possible that we may have missed a paper so we refrain from using </w:t>
      </w:r>
      <w:r w:rsidR="00BB147B">
        <w:rPr>
          <w:bCs/>
          <w:color w:val="2F5496" w:themeColor="accent1" w:themeShade="BF"/>
        </w:rPr>
        <w:t>the phrase</w:t>
      </w:r>
      <w:r w:rsidR="00CB2624">
        <w:rPr>
          <w:bCs/>
          <w:color w:val="2F5496" w:themeColor="accent1" w:themeShade="BF"/>
        </w:rPr>
        <w:t xml:space="preserve"> “this is the first” to terms like “rarely” or “it remains rare.” (see lines </w:t>
      </w:r>
      <w:proofErr w:type="spellStart"/>
      <w:r w:rsidR="00CB2624">
        <w:rPr>
          <w:bCs/>
          <w:color w:val="2F5496" w:themeColor="accent1" w:themeShade="BF"/>
        </w:rPr>
        <w:t>xxxx-xxxx</w:t>
      </w:r>
      <w:proofErr w:type="spellEnd"/>
      <w:r w:rsidR="00CB2624">
        <w:rPr>
          <w:bCs/>
          <w:color w:val="2F5496" w:themeColor="accent1" w:themeShade="BF"/>
        </w:rPr>
        <w:t>)</w:t>
      </w:r>
      <w:r w:rsidR="00BB147B">
        <w:rPr>
          <w:bCs/>
          <w:color w:val="2F5496" w:themeColor="accent1" w:themeShade="BF"/>
        </w:rPr>
        <w:t>.</w:t>
      </w:r>
      <w:r w:rsidR="00171ED1">
        <w:rPr>
          <w:bCs/>
          <w:color w:val="2F5496" w:themeColor="accent1" w:themeShade="BF"/>
        </w:rPr>
        <w:t xml:space="preserve">  </w:t>
      </w:r>
    </w:p>
    <w:p w14:paraId="759FE700" w14:textId="0D2934EB" w:rsidR="009833B3" w:rsidRDefault="00F10C26" w:rsidP="0049451A">
      <w:pPr>
        <w:rPr>
          <w:bCs/>
          <w:color w:val="2F5496" w:themeColor="accent1" w:themeShade="BF"/>
        </w:rPr>
      </w:pPr>
      <w:r>
        <w:rPr>
          <w:bCs/>
          <w:color w:val="2F5496" w:themeColor="accent1" w:themeShade="BF"/>
        </w:rPr>
        <w:t xml:space="preserve">There also seemed to be a misunderstanding about the </w:t>
      </w:r>
      <w:r w:rsidR="00171ED1">
        <w:rPr>
          <w:bCs/>
          <w:color w:val="2F5496" w:themeColor="accent1" w:themeShade="BF"/>
        </w:rPr>
        <w:t xml:space="preserve">relationship between </w:t>
      </w:r>
      <w:r w:rsidR="009833B3">
        <w:rPr>
          <w:bCs/>
          <w:color w:val="2F5496" w:themeColor="accent1" w:themeShade="BF"/>
        </w:rPr>
        <w:t xml:space="preserve">individual </w:t>
      </w:r>
      <w:r>
        <w:rPr>
          <w:bCs/>
          <w:color w:val="2F5496" w:themeColor="accent1" w:themeShade="BF"/>
        </w:rPr>
        <w:t xml:space="preserve">growth rates and the </w:t>
      </w:r>
      <w:r w:rsidR="009833B3">
        <w:rPr>
          <w:bCs/>
          <w:color w:val="2F5496" w:themeColor="accent1" w:themeShade="BF"/>
        </w:rPr>
        <w:t xml:space="preserve">population growth in the </w:t>
      </w:r>
      <w:commentRangeStart w:id="1"/>
      <w:r w:rsidR="009833B3">
        <w:rPr>
          <w:bCs/>
          <w:color w:val="2F5496" w:themeColor="accent1" w:themeShade="BF"/>
        </w:rPr>
        <w:t xml:space="preserve">comments of reviewer </w:t>
      </w:r>
      <w:r w:rsidR="00734543">
        <w:rPr>
          <w:bCs/>
          <w:color w:val="2F5496" w:themeColor="accent1" w:themeShade="BF"/>
        </w:rPr>
        <w:t>2</w:t>
      </w:r>
      <w:r w:rsidR="009833B3">
        <w:rPr>
          <w:bCs/>
          <w:color w:val="2F5496" w:themeColor="accent1" w:themeShade="BF"/>
        </w:rPr>
        <w:t xml:space="preserve">.  </w:t>
      </w:r>
      <w:r w:rsidR="006E7CB3">
        <w:rPr>
          <w:bCs/>
          <w:color w:val="2F5496" w:themeColor="accent1" w:themeShade="BF"/>
        </w:rPr>
        <w:t xml:space="preserve"> </w:t>
      </w:r>
      <w:r w:rsidR="00734543">
        <w:rPr>
          <w:bCs/>
          <w:color w:val="2F5496" w:themeColor="accent1" w:themeShade="BF"/>
        </w:rPr>
        <w:t>We suspect that this confusion stems from</w:t>
      </w:r>
      <w:r w:rsidR="0086649A">
        <w:rPr>
          <w:bCs/>
          <w:color w:val="2F5496" w:themeColor="accent1" w:themeShade="BF"/>
        </w:rPr>
        <w:t xml:space="preserve"> the</w:t>
      </w:r>
      <w:r w:rsidR="00734543">
        <w:rPr>
          <w:bCs/>
          <w:color w:val="2F5496" w:themeColor="accent1" w:themeShade="BF"/>
        </w:rPr>
        <w:t xml:space="preserve"> two different types of growth rates (i.e., juvenile growth rates and population growth rates) and the two different types of survival (i.e., juvenile survival and cohort survival)</w:t>
      </w:r>
      <w:r w:rsidR="0086649A">
        <w:rPr>
          <w:bCs/>
          <w:color w:val="2F5496" w:themeColor="accent1" w:themeShade="BF"/>
        </w:rPr>
        <w:t xml:space="preserve"> that we reference in the paper</w:t>
      </w:r>
      <w:r w:rsidR="00734543">
        <w:rPr>
          <w:bCs/>
          <w:color w:val="2F5496" w:themeColor="accent1" w:themeShade="BF"/>
        </w:rPr>
        <w:t xml:space="preserve">. To address this confusion, we clearly define the two different types of growth and the two different types of survival in lines XXX-XXX.  Then, </w:t>
      </w:r>
      <w:commentRangeEnd w:id="1"/>
      <w:r w:rsidR="00171ED1">
        <w:rPr>
          <w:rStyle w:val="CommentReference"/>
        </w:rPr>
        <w:commentReference w:id="1"/>
      </w:r>
      <w:r w:rsidR="00734543">
        <w:rPr>
          <w:bCs/>
          <w:color w:val="2F5496" w:themeColor="accent1" w:themeShade="BF"/>
        </w:rPr>
        <w:t xml:space="preserve">we used </w:t>
      </w:r>
      <w:r w:rsidR="00CB2624">
        <w:rPr>
          <w:bCs/>
          <w:color w:val="2F5496" w:themeColor="accent1" w:themeShade="BF"/>
        </w:rPr>
        <w:t>Microsoft’s</w:t>
      </w:r>
      <w:r w:rsidR="00734543">
        <w:rPr>
          <w:bCs/>
          <w:color w:val="2F5496" w:themeColor="accent1" w:themeShade="BF"/>
        </w:rPr>
        <w:t xml:space="preserve"> search function to consistently use our defined terms throughout the manuscript.</w:t>
      </w:r>
    </w:p>
    <w:p w14:paraId="64E5CA37" w14:textId="3D820D15" w:rsidR="00784946" w:rsidRPr="00772D19" w:rsidRDefault="00B963C6" w:rsidP="0049451A">
      <w:pPr>
        <w:rPr>
          <w:bCs/>
          <w:color w:val="2F5496" w:themeColor="accent1" w:themeShade="BF"/>
        </w:rPr>
      </w:pPr>
      <w:r>
        <w:rPr>
          <w:bCs/>
          <w:color w:val="2F5496" w:themeColor="accent1" w:themeShade="BF"/>
        </w:rPr>
        <w:t>The remainder of the comments seemed reviewer</w:t>
      </w:r>
      <w:r w:rsidR="00171ED1">
        <w:rPr>
          <w:bCs/>
          <w:color w:val="2F5496" w:themeColor="accent1" w:themeShade="BF"/>
        </w:rPr>
        <w:t>-</w:t>
      </w:r>
      <w:proofErr w:type="gramStart"/>
      <w:r>
        <w:rPr>
          <w:bCs/>
          <w:color w:val="2F5496" w:themeColor="accent1" w:themeShade="BF"/>
        </w:rPr>
        <w:t>specific</w:t>
      </w:r>
      <w:proofErr w:type="gramEnd"/>
      <w:r>
        <w:rPr>
          <w:bCs/>
          <w:color w:val="2F5496" w:themeColor="accent1" w:themeShade="BF"/>
        </w:rPr>
        <w:t xml:space="preserve"> so all further comments w</w:t>
      </w:r>
      <w:r w:rsidR="005E20DD">
        <w:rPr>
          <w:bCs/>
          <w:color w:val="2F5496" w:themeColor="accent1" w:themeShade="BF"/>
        </w:rPr>
        <w:t>ere</w:t>
      </w:r>
      <w:r>
        <w:rPr>
          <w:bCs/>
          <w:color w:val="2F5496" w:themeColor="accent1" w:themeShade="BF"/>
        </w:rPr>
        <w:t xml:space="preserve"> addressed </w:t>
      </w:r>
      <w:r w:rsidR="005E20DD">
        <w:rPr>
          <w:bCs/>
          <w:color w:val="2F5496" w:themeColor="accent1" w:themeShade="BF"/>
        </w:rPr>
        <w:t>line by line in the</w:t>
      </w:r>
      <w:r>
        <w:rPr>
          <w:bCs/>
          <w:color w:val="2F5496" w:themeColor="accent1" w:themeShade="BF"/>
        </w:rPr>
        <w:t xml:space="preserve"> document. </w:t>
      </w:r>
      <w:r w:rsidR="00171ED1">
        <w:rPr>
          <w:bCs/>
          <w:color w:val="2F5496" w:themeColor="accent1" w:themeShade="BF"/>
        </w:rPr>
        <w:t>I</w:t>
      </w:r>
      <w:r w:rsidR="00DA5579" w:rsidRPr="00772D19">
        <w:rPr>
          <w:bCs/>
          <w:color w:val="2F5496" w:themeColor="accent1" w:themeShade="BF"/>
        </w:rPr>
        <w:t>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commentRangeStart w:id="2"/>
      <w:r w:rsidR="00313FC3" w:rsidRPr="00772D19">
        <w:rPr>
          <w:bCs/>
          <w:color w:val="2F5496" w:themeColor="accent1" w:themeShade="BF"/>
        </w:rPr>
        <w:t>”</w:t>
      </w:r>
      <w:r w:rsidR="00772D19" w:rsidRPr="00772D19">
        <w:rPr>
          <w:bCs/>
          <w:color w:val="2F5496" w:themeColor="accent1" w:themeShade="BF"/>
        </w:rPr>
        <w:t xml:space="preserve"> (i.e., all track changes accepted).</w:t>
      </w:r>
      <w:r w:rsidR="00C015B7">
        <w:rPr>
          <w:bCs/>
          <w:color w:val="2F5496" w:themeColor="accent1" w:themeShade="BF"/>
        </w:rPr>
        <w:t xml:space="preserve"> </w:t>
      </w:r>
      <w:commentRangeEnd w:id="2"/>
      <w:r w:rsidR="00171ED1">
        <w:rPr>
          <w:rStyle w:val="CommentReference"/>
        </w:rPr>
        <w:commentReference w:id="2"/>
      </w:r>
    </w:p>
    <w:p w14:paraId="03228AE1" w14:textId="77777777" w:rsidR="0049451A" w:rsidRDefault="00544763" w:rsidP="0049451A">
      <w:pPr>
        <w:pStyle w:val="Heading1"/>
        <w:rPr>
          <w:rStyle w:val="Heading1Char"/>
          <w:b/>
          <w:bCs/>
        </w:rPr>
      </w:pPr>
      <w:r w:rsidRPr="0049451A">
        <w:rPr>
          <w:rStyle w:val="Heading1Char"/>
          <w:b/>
          <w:bCs/>
        </w:rPr>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 xml:space="preserve">A basic assumption made in the modeling is that negative density-dependent effects on growth </w:t>
      </w:r>
      <w:proofErr w:type="gramStart"/>
      <w:r w:rsidRPr="00143B7D">
        <w:t>are considered to be</w:t>
      </w:r>
      <w:proofErr w:type="gramEnd"/>
      <w:r w:rsidRPr="00143B7D">
        <w:t xml:space="preserv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The authors suggest that there is “general utility of this isocline approach” (Line108) that they applied to the apple snail. However, the general utility to other species may depend on the absence of density-</w:t>
      </w:r>
      <w:r w:rsidRPr="00143B7D">
        <w:lastRenderedPageBreak/>
        <w:t>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density-dependence is probably absent in the apple snail population they studied, so that the density-independent effect of predation is probably dominant. But the authors should be careful in suggesting how generally their approach applies, as the assumption of no negative density-dependence does not seem to hold in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t>Response</w:t>
      </w:r>
    </w:p>
    <w:p w14:paraId="082B531E" w14:textId="77777777" w:rsidR="00AD4487" w:rsidRDefault="00AD4487" w:rsidP="00C05005">
      <w:pPr>
        <w:rPr>
          <w:color w:val="1F4E79" w:themeColor="accent5" w:themeShade="80"/>
        </w:rPr>
      </w:pPr>
    </w:p>
    <w:p w14:paraId="75AFE802" w14:textId="45458F4B" w:rsidR="004909FF" w:rsidRDefault="00F370E7" w:rsidP="00C05005">
      <w:pPr>
        <w:rPr>
          <w:color w:val="1F4E79" w:themeColor="accent5" w:themeShade="80"/>
        </w:rPr>
      </w:pPr>
      <w:r w:rsidRPr="009A2E62">
        <w:rPr>
          <w:color w:val="1F4E79" w:themeColor="accent5" w:themeShade="80"/>
        </w:rPr>
        <w:t xml:space="preserve">Thank you for </w:t>
      </w:r>
      <w:r w:rsidR="006A0686">
        <w:rPr>
          <w:color w:val="1F4E79" w:themeColor="accent5" w:themeShade="80"/>
        </w:rPr>
        <w:t>this comment. W</w:t>
      </w:r>
      <w:r w:rsidR="00A87869" w:rsidRPr="009A2E62">
        <w:rPr>
          <w:color w:val="1F4E79" w:themeColor="accent5" w:themeShade="80"/>
        </w:rPr>
        <w:t>hile we</w:t>
      </w:r>
      <w:r w:rsidR="003721CA" w:rsidRPr="009A2E62">
        <w:rPr>
          <w:color w:val="1F4E79" w:themeColor="accent5" w:themeShade="80"/>
        </w:rPr>
        <w:t xml:space="preserve"> </w:t>
      </w:r>
      <w:r w:rsidR="006A0686">
        <w:rPr>
          <w:color w:val="1F4E79" w:themeColor="accent5" w:themeShade="80"/>
        </w:rPr>
        <w:t>fully understand</w:t>
      </w:r>
      <w:r w:rsidR="003721CA" w:rsidRPr="009A2E62">
        <w:rPr>
          <w:color w:val="1F4E79" w:themeColor="accent5" w:themeShade="80"/>
        </w:rPr>
        <w:t xml:space="preserve"> that density-dependent effects on growth and survival </w:t>
      </w:r>
      <w:r w:rsidR="006A0686">
        <w:rPr>
          <w:color w:val="1F4E79" w:themeColor="accent5" w:themeShade="80"/>
        </w:rPr>
        <w:t>can be</w:t>
      </w:r>
      <w:r w:rsidR="003721CA" w:rsidRPr="009A2E62">
        <w:rPr>
          <w:color w:val="1F4E79" w:themeColor="accent5" w:themeShade="80"/>
        </w:rPr>
        <w:t xml:space="preserve"> incredibly </w:t>
      </w:r>
      <w:r w:rsidR="006A0686">
        <w:rPr>
          <w:color w:val="1F4E79" w:themeColor="accent5" w:themeShade="80"/>
        </w:rPr>
        <w:t>important for juvenile recruitment</w:t>
      </w:r>
      <w:r w:rsidR="009D0F2C" w:rsidRPr="009A2E62">
        <w:rPr>
          <w:color w:val="1F4E79" w:themeColor="accent5" w:themeShade="80"/>
        </w:rPr>
        <w:t>,</w:t>
      </w:r>
      <w:r w:rsidR="00B87F0D">
        <w:rPr>
          <w:color w:val="1F4E79" w:themeColor="accent5" w:themeShade="80"/>
        </w:rPr>
        <w:t xml:space="preserve"> we have several comments about </w:t>
      </w:r>
      <w:r w:rsidR="003E2F35">
        <w:rPr>
          <w:color w:val="1F4E79" w:themeColor="accent5" w:themeShade="80"/>
        </w:rPr>
        <w:t xml:space="preserve">the way </w:t>
      </w:r>
      <w:r w:rsidR="0086649A">
        <w:rPr>
          <w:color w:val="1F4E79" w:themeColor="accent5" w:themeShade="80"/>
        </w:rPr>
        <w:t>density dependence (DD)</w:t>
      </w:r>
      <w:r w:rsidR="003E2F35">
        <w:rPr>
          <w:color w:val="1F4E79" w:themeColor="accent5" w:themeShade="80"/>
        </w:rPr>
        <w:t xml:space="preserve"> plays into </w:t>
      </w:r>
      <w:r w:rsidR="00B87F0D">
        <w:rPr>
          <w:color w:val="1F4E79" w:themeColor="accent5" w:themeShade="80"/>
        </w:rPr>
        <w:t>the</w:t>
      </w:r>
      <w:r w:rsidR="003E2F35">
        <w:rPr>
          <w:color w:val="1F4E79" w:themeColor="accent5" w:themeShade="80"/>
        </w:rPr>
        <w:t xml:space="preserve"> use of this type of</w:t>
      </w:r>
      <w:r w:rsidR="00B87F0D">
        <w:rPr>
          <w:color w:val="1F4E79" w:themeColor="accent5" w:themeShade="80"/>
        </w:rPr>
        <w:t xml:space="preserve"> isocline. </w:t>
      </w:r>
      <w:r w:rsidR="003E2F35">
        <w:rPr>
          <w:color w:val="1F4E79" w:themeColor="accent5" w:themeShade="80"/>
        </w:rPr>
        <w:t xml:space="preserve"> First, </w:t>
      </w:r>
      <w:r w:rsidR="00326BA4">
        <w:rPr>
          <w:color w:val="1F4E79" w:themeColor="accent5" w:themeShade="80"/>
        </w:rPr>
        <w:t>the fact that we made the model density independent to produce the isocline does not imply that we don’t think the</w:t>
      </w:r>
      <w:r w:rsidR="00171ED1">
        <w:rPr>
          <w:color w:val="1F4E79" w:themeColor="accent5" w:themeShade="80"/>
        </w:rPr>
        <w:t xml:space="preserve"> juvenile</w:t>
      </w:r>
      <w:r w:rsidR="00326BA4">
        <w:rPr>
          <w:color w:val="1F4E79" w:themeColor="accent5" w:themeShade="80"/>
        </w:rPr>
        <w:t xml:space="preserve"> rates could ever be affected by DD in a real population. </w:t>
      </w:r>
      <w:r w:rsidR="004527A0">
        <w:rPr>
          <w:color w:val="1F4E79" w:themeColor="accent5" w:themeShade="80"/>
        </w:rPr>
        <w:t xml:space="preserve">The demographic isocline makes no claim about the relative importance of DD on juvenile rates in real populations. </w:t>
      </w:r>
      <w:r w:rsidR="00DF7830">
        <w:rPr>
          <w:color w:val="1F4E79" w:themeColor="accent5" w:themeShade="80"/>
        </w:rPr>
        <w:t xml:space="preserve"> </w:t>
      </w:r>
      <w:r w:rsidR="00DF7830" w:rsidRPr="00384C59">
        <w:rPr>
          <w:color w:val="1F4E79" w:themeColor="accent5" w:themeShade="80"/>
        </w:rPr>
        <w:t>We now point this out in the discussion</w:t>
      </w:r>
      <w:r w:rsidR="008532AC">
        <w:rPr>
          <w:color w:val="1F4E79" w:themeColor="accent5" w:themeShade="80"/>
        </w:rPr>
        <w:t xml:space="preserve"> (lines xxx-xxx)</w:t>
      </w:r>
      <w:r w:rsidR="00DF7830" w:rsidRPr="00384C59">
        <w:rPr>
          <w:color w:val="1F4E79" w:themeColor="accent5" w:themeShade="80"/>
        </w:rPr>
        <w:t>.</w:t>
      </w:r>
      <w:r w:rsidR="00DF7830">
        <w:rPr>
          <w:color w:val="1F4E79" w:themeColor="accent5" w:themeShade="80"/>
        </w:rPr>
        <w:t xml:space="preserve"> </w:t>
      </w:r>
      <w:r w:rsidR="00326BA4">
        <w:rPr>
          <w:color w:val="1F4E79" w:themeColor="accent5" w:themeShade="80"/>
        </w:rPr>
        <w:t xml:space="preserve"> </w:t>
      </w:r>
      <w:r w:rsidR="00DF7830">
        <w:rPr>
          <w:color w:val="1F4E79" w:themeColor="accent5" w:themeShade="80"/>
        </w:rPr>
        <w:t>Because t</w:t>
      </w:r>
      <w:r w:rsidR="00326BA4">
        <w:rPr>
          <w:color w:val="1F4E79" w:themeColor="accent5" w:themeShade="80"/>
        </w:rPr>
        <w:t>he isocline is a</w:t>
      </w:r>
      <w:r w:rsidR="00C75B21">
        <w:rPr>
          <w:color w:val="1F4E79" w:themeColor="accent5" w:themeShade="80"/>
        </w:rPr>
        <w:t xml:space="preserve"> theoretical</w:t>
      </w:r>
      <w:r w:rsidR="00326BA4">
        <w:rPr>
          <w:color w:val="1F4E79" w:themeColor="accent5" w:themeShade="80"/>
        </w:rPr>
        <w:t xml:space="preserve"> equilibrium set of</w:t>
      </w:r>
      <w:r w:rsidR="008532AC">
        <w:rPr>
          <w:color w:val="1F4E79" w:themeColor="accent5" w:themeShade="80"/>
        </w:rPr>
        <w:t xml:space="preserve"> juvenile </w:t>
      </w:r>
      <w:r w:rsidR="00FA7BC2">
        <w:rPr>
          <w:color w:val="1F4E79" w:themeColor="accent5" w:themeShade="80"/>
        </w:rPr>
        <w:t xml:space="preserve">growth </w:t>
      </w:r>
      <w:r w:rsidR="008532AC">
        <w:rPr>
          <w:color w:val="1F4E79" w:themeColor="accent5" w:themeShade="80"/>
        </w:rPr>
        <w:t>and survival rates that produce zero-population growth, and</w:t>
      </w:r>
      <w:r w:rsidR="00C75B21">
        <w:rPr>
          <w:color w:val="1F4E79" w:themeColor="accent5" w:themeShade="80"/>
        </w:rPr>
        <w:t xml:space="preserve"> </w:t>
      </w:r>
      <w:r w:rsidR="00FA7BC2">
        <w:rPr>
          <w:color w:val="1F4E79" w:themeColor="accent5" w:themeShade="80"/>
        </w:rPr>
        <w:t>assuming</w:t>
      </w:r>
      <w:r w:rsidR="00C75B21">
        <w:rPr>
          <w:color w:val="1F4E79" w:themeColor="accent5" w:themeShade="80"/>
        </w:rPr>
        <w:t xml:space="preserve"> </w:t>
      </w:r>
      <w:r w:rsidR="008532AC">
        <w:rPr>
          <w:color w:val="1F4E79" w:themeColor="accent5" w:themeShade="80"/>
        </w:rPr>
        <w:t xml:space="preserve">that the </w:t>
      </w:r>
      <w:r w:rsidR="00C75B21">
        <w:rPr>
          <w:color w:val="1F4E79" w:themeColor="accent5" w:themeShade="80"/>
        </w:rPr>
        <w:t xml:space="preserve">other </w:t>
      </w:r>
      <w:r w:rsidR="008532AC">
        <w:rPr>
          <w:color w:val="1F4E79" w:themeColor="accent5" w:themeShade="80"/>
        </w:rPr>
        <w:t>aspects</w:t>
      </w:r>
      <w:r w:rsidR="00C75B21">
        <w:rPr>
          <w:color w:val="1F4E79" w:themeColor="accent5" w:themeShade="80"/>
        </w:rPr>
        <w:t xml:space="preserve"> of life history</w:t>
      </w:r>
      <w:r w:rsidR="008532AC">
        <w:rPr>
          <w:color w:val="1F4E79" w:themeColor="accent5" w:themeShade="80"/>
        </w:rPr>
        <w:t xml:space="preserve"> are held constant</w:t>
      </w:r>
      <w:r w:rsidR="00FA7BC2">
        <w:rPr>
          <w:color w:val="1F4E79" w:themeColor="accent5" w:themeShade="80"/>
        </w:rPr>
        <w:t xml:space="preserve"> (i.e., unchanging matrix elements)</w:t>
      </w:r>
      <w:r w:rsidR="008532AC">
        <w:rPr>
          <w:color w:val="1F4E79" w:themeColor="accent5" w:themeShade="80"/>
        </w:rPr>
        <w:t xml:space="preserve">, </w:t>
      </w:r>
      <w:r w:rsidR="00C75B21">
        <w:rPr>
          <w:color w:val="1F4E79" w:themeColor="accent5" w:themeShade="80"/>
        </w:rPr>
        <w:t>the</w:t>
      </w:r>
      <w:r w:rsidR="008532AC">
        <w:rPr>
          <w:color w:val="1F4E79" w:themeColor="accent5" w:themeShade="80"/>
        </w:rPr>
        <w:t>n if</w:t>
      </w:r>
      <w:r w:rsidR="00024E1F">
        <w:rPr>
          <w:color w:val="1F4E79" w:themeColor="accent5" w:themeShade="80"/>
        </w:rPr>
        <w:t xml:space="preserve"> juvenile growth and survival</w:t>
      </w:r>
      <w:r w:rsidR="00C75B21">
        <w:rPr>
          <w:color w:val="1F4E79" w:themeColor="accent5" w:themeShade="80"/>
        </w:rPr>
        <w:t xml:space="preserve"> rates</w:t>
      </w:r>
      <w:r w:rsidR="008532AC">
        <w:rPr>
          <w:color w:val="1F4E79" w:themeColor="accent5" w:themeShade="80"/>
        </w:rPr>
        <w:t xml:space="preserve"> are density dependent</w:t>
      </w:r>
      <w:r w:rsidR="00C75B21">
        <w:rPr>
          <w:color w:val="1F4E79" w:themeColor="accent5" w:themeShade="80"/>
        </w:rPr>
        <w:t xml:space="preserve"> </w:t>
      </w:r>
      <w:r w:rsidR="008532AC">
        <w:rPr>
          <w:color w:val="1F4E79" w:themeColor="accent5" w:themeShade="80"/>
        </w:rPr>
        <w:t>the measured values from a</w:t>
      </w:r>
      <w:r w:rsidR="00C75B21">
        <w:rPr>
          <w:color w:val="1F4E79" w:themeColor="accent5" w:themeShade="80"/>
        </w:rPr>
        <w:t xml:space="preserve"> real population </w:t>
      </w:r>
      <w:r w:rsidR="00024E1F">
        <w:rPr>
          <w:color w:val="1F4E79" w:themeColor="accent5" w:themeShade="80"/>
        </w:rPr>
        <w:t>should approach the isocline</w:t>
      </w:r>
      <w:r w:rsidR="00601C27">
        <w:rPr>
          <w:color w:val="1F4E79" w:themeColor="accent5" w:themeShade="80"/>
        </w:rPr>
        <w:t xml:space="preserve">. </w:t>
      </w:r>
      <w:r w:rsidR="00FD42CD">
        <w:rPr>
          <w:color w:val="1F4E79" w:themeColor="accent5" w:themeShade="80"/>
        </w:rPr>
        <w:t xml:space="preserve">  </w:t>
      </w:r>
      <w:r w:rsidR="000A662D">
        <w:rPr>
          <w:color w:val="1F4E79" w:themeColor="accent5" w:themeShade="80"/>
        </w:rPr>
        <w:t xml:space="preserve">In short, </w:t>
      </w:r>
      <w:r w:rsidR="009D0F2C" w:rsidRPr="009A2E62">
        <w:rPr>
          <w:color w:val="1F4E79" w:themeColor="accent5" w:themeShade="80"/>
        </w:rPr>
        <w:t>we do not think</w:t>
      </w:r>
      <w:r w:rsidR="000A662D">
        <w:rPr>
          <w:color w:val="1F4E79" w:themeColor="accent5" w:themeShade="80"/>
        </w:rPr>
        <w:t xml:space="preserve"> DD in the </w:t>
      </w:r>
      <w:r w:rsidR="00920D75">
        <w:rPr>
          <w:color w:val="1F4E79" w:themeColor="accent5" w:themeShade="80"/>
        </w:rPr>
        <w:t>juvenile rates</w:t>
      </w:r>
      <w:r w:rsidR="000A662D">
        <w:rPr>
          <w:color w:val="1F4E79" w:themeColor="accent5" w:themeShade="80"/>
        </w:rPr>
        <w:t xml:space="preserve"> in real populations</w:t>
      </w:r>
      <w:r w:rsidR="009D0F2C" w:rsidRPr="009A2E62">
        <w:rPr>
          <w:color w:val="1F4E79" w:themeColor="accent5" w:themeShade="80"/>
        </w:rPr>
        <w:t xml:space="preserve"> would affect the shape of</w:t>
      </w:r>
      <w:r w:rsidR="00FA7BC2">
        <w:rPr>
          <w:color w:val="1F4E79" w:themeColor="accent5" w:themeShade="80"/>
        </w:rPr>
        <w:t xml:space="preserve"> the</w:t>
      </w:r>
      <w:r w:rsidR="009D0F2C" w:rsidRPr="009A2E62">
        <w:rPr>
          <w:color w:val="1F4E79" w:themeColor="accent5" w:themeShade="80"/>
        </w:rPr>
        <w:t xml:space="preserve"> </w:t>
      </w:r>
      <w:r w:rsidR="00920D75" w:rsidRPr="009A2E62">
        <w:rPr>
          <w:color w:val="1F4E79" w:themeColor="accent5" w:themeShade="80"/>
        </w:rPr>
        <w:t>theoretical</w:t>
      </w:r>
      <w:r w:rsidR="000A662D">
        <w:rPr>
          <w:color w:val="1F4E79" w:themeColor="accent5" w:themeShade="80"/>
        </w:rPr>
        <w:t xml:space="preserve"> </w:t>
      </w:r>
      <w:r w:rsidR="009D0F2C" w:rsidRPr="009A2E62">
        <w:rPr>
          <w:color w:val="1F4E79" w:themeColor="accent5" w:themeShade="80"/>
        </w:rPr>
        <w:t>isocline</w:t>
      </w:r>
      <w:r w:rsidR="000A662D">
        <w:rPr>
          <w:color w:val="1F4E79" w:themeColor="accent5" w:themeShade="80"/>
        </w:rPr>
        <w:t xml:space="preserve">.  </w:t>
      </w:r>
      <w:r w:rsidR="00FA7BC2">
        <w:rPr>
          <w:color w:val="1F4E79" w:themeColor="accent5" w:themeShade="80"/>
        </w:rPr>
        <w:t>A demographic</w:t>
      </w:r>
      <w:r w:rsidR="000A662D">
        <w:rPr>
          <w:color w:val="1F4E79" w:themeColor="accent5" w:themeShade="80"/>
        </w:rPr>
        <w:t xml:space="preserve"> isocline </w:t>
      </w:r>
      <w:r w:rsidR="000A662D" w:rsidRPr="00920D75">
        <w:rPr>
          <w:i/>
          <w:iCs/>
          <w:color w:val="1F4E79" w:themeColor="accent5" w:themeShade="80"/>
        </w:rPr>
        <w:t>is particular to the life history</w:t>
      </w:r>
      <w:r w:rsidR="000A662D">
        <w:rPr>
          <w:color w:val="1F4E79" w:themeColor="accent5" w:themeShade="80"/>
        </w:rPr>
        <w:t xml:space="preserve"> of the </w:t>
      </w:r>
      <w:proofErr w:type="gramStart"/>
      <w:r w:rsidR="000A662D">
        <w:rPr>
          <w:color w:val="1F4E79" w:themeColor="accent5" w:themeShade="80"/>
        </w:rPr>
        <w:t>organism, but</w:t>
      </w:r>
      <w:proofErr w:type="gramEnd"/>
      <w:r w:rsidR="000A662D">
        <w:rPr>
          <w:color w:val="1F4E79" w:themeColor="accent5" w:themeShade="80"/>
        </w:rPr>
        <w:t xml:space="preserve"> should </w:t>
      </w:r>
      <w:r w:rsidR="00D50C2C">
        <w:rPr>
          <w:color w:val="1F4E79" w:themeColor="accent5" w:themeShade="80"/>
        </w:rPr>
        <w:t xml:space="preserve">not </w:t>
      </w:r>
      <w:r w:rsidR="000A662D">
        <w:rPr>
          <w:color w:val="1F4E79" w:themeColor="accent5" w:themeShade="80"/>
        </w:rPr>
        <w:t>be affected by DD in the juvenile stage</w:t>
      </w:r>
      <w:r w:rsidR="006A0686">
        <w:rPr>
          <w:color w:val="1F4E79" w:themeColor="accent5" w:themeShade="80"/>
        </w:rPr>
        <w:t>.</w:t>
      </w:r>
      <w:r w:rsidR="000A662D">
        <w:rPr>
          <w:color w:val="1F4E79" w:themeColor="accent5" w:themeShade="80"/>
        </w:rPr>
        <w:t xml:space="preserve"> </w:t>
      </w:r>
      <w:r w:rsidR="009D0F2C" w:rsidRPr="009A2E62">
        <w:rPr>
          <w:color w:val="1F4E79" w:themeColor="accent5" w:themeShade="80"/>
        </w:rPr>
        <w:t xml:space="preserve"> </w:t>
      </w:r>
      <w:r w:rsidR="006A0686">
        <w:rPr>
          <w:color w:val="1F4E79" w:themeColor="accent5" w:themeShade="80"/>
        </w:rPr>
        <w:t xml:space="preserve"> </w:t>
      </w:r>
      <w:r w:rsidR="000A662D">
        <w:rPr>
          <w:color w:val="1F4E79" w:themeColor="accent5" w:themeShade="80"/>
        </w:rPr>
        <w:t>To put it another way</w:t>
      </w:r>
      <w:r w:rsidR="006A0686">
        <w:rPr>
          <w:color w:val="1F4E79" w:themeColor="accent5" w:themeShade="80"/>
        </w:rPr>
        <w:t xml:space="preserve">, the </w:t>
      </w:r>
      <w:r w:rsidR="008C0AEB">
        <w:rPr>
          <w:color w:val="1F4E79" w:themeColor="accent5" w:themeShade="80"/>
        </w:rPr>
        <w:t xml:space="preserve">individual </w:t>
      </w:r>
      <w:r w:rsidR="00CF62D4">
        <w:rPr>
          <w:color w:val="1F4E79" w:themeColor="accent5" w:themeShade="80"/>
        </w:rPr>
        <w:t xml:space="preserve">juvenile </w:t>
      </w:r>
      <w:r w:rsidR="006A0686">
        <w:rPr>
          <w:color w:val="1F4E79" w:themeColor="accent5" w:themeShade="80"/>
        </w:rPr>
        <w:t>g</w:t>
      </w:r>
      <w:r w:rsidR="009D0F2C" w:rsidRPr="009A2E62">
        <w:rPr>
          <w:color w:val="1F4E79" w:themeColor="accent5" w:themeShade="80"/>
        </w:rPr>
        <w:t>rowth rates and</w:t>
      </w:r>
      <w:r w:rsidR="0031488D" w:rsidRPr="009A2E62">
        <w:rPr>
          <w:color w:val="1F4E79" w:themeColor="accent5" w:themeShade="80"/>
        </w:rPr>
        <w:t xml:space="preserve"> the </w:t>
      </w:r>
      <w:r w:rsidR="009D0F2C" w:rsidRPr="009A2E62">
        <w:rPr>
          <w:color w:val="1F4E79" w:themeColor="accent5" w:themeShade="80"/>
        </w:rPr>
        <w:t xml:space="preserve">survival rates interact to </w:t>
      </w:r>
      <w:r w:rsidR="0031488D" w:rsidRPr="009A2E62">
        <w:rPr>
          <w:color w:val="1F4E79" w:themeColor="accent5" w:themeShade="80"/>
        </w:rPr>
        <w:t xml:space="preserve">set the overall </w:t>
      </w:r>
      <w:r w:rsidR="00CF62D4">
        <w:rPr>
          <w:color w:val="1F4E79" w:themeColor="accent5" w:themeShade="80"/>
        </w:rPr>
        <w:t xml:space="preserve">survival </w:t>
      </w:r>
      <w:r w:rsidR="0031488D" w:rsidRPr="009A2E62">
        <w:rPr>
          <w:color w:val="1F4E79" w:themeColor="accent5" w:themeShade="80"/>
        </w:rPr>
        <w:t xml:space="preserve">rate for </w:t>
      </w:r>
      <w:r w:rsidR="00956BF3">
        <w:rPr>
          <w:color w:val="1F4E79" w:themeColor="accent5" w:themeShade="80"/>
        </w:rPr>
        <w:t>a cohort of juveniles</w:t>
      </w:r>
      <w:r w:rsidR="002C5F5F">
        <w:rPr>
          <w:color w:val="1F4E79" w:themeColor="accent5" w:themeShade="80"/>
        </w:rPr>
        <w:t xml:space="preserve"> recruiting up to adult sizes</w:t>
      </w:r>
      <w:r w:rsidR="008A59A9" w:rsidRPr="009A2E62">
        <w:rPr>
          <w:color w:val="1F4E79" w:themeColor="accent5" w:themeShade="80"/>
        </w:rPr>
        <w:t>, thus the isocline</w:t>
      </w:r>
      <w:r w:rsidR="00956BF3">
        <w:rPr>
          <w:color w:val="1F4E79" w:themeColor="accent5" w:themeShade="80"/>
        </w:rPr>
        <w:t>,</w:t>
      </w:r>
      <w:r w:rsidR="008A59A9" w:rsidRPr="009A2E62">
        <w:rPr>
          <w:color w:val="1F4E79" w:themeColor="accent5" w:themeShade="80"/>
        </w:rPr>
        <w:t xml:space="preserve"> </w:t>
      </w:r>
      <w:r w:rsidR="00CF62D4">
        <w:rPr>
          <w:color w:val="1F4E79" w:themeColor="accent5" w:themeShade="80"/>
        </w:rPr>
        <w:t>for an annual species</w:t>
      </w:r>
      <w:r w:rsidR="00956BF3">
        <w:rPr>
          <w:color w:val="1F4E79" w:themeColor="accent5" w:themeShade="80"/>
        </w:rPr>
        <w:t>,</w:t>
      </w:r>
      <w:r w:rsidR="00CF62D4">
        <w:rPr>
          <w:color w:val="1F4E79" w:themeColor="accent5" w:themeShade="80"/>
        </w:rPr>
        <w:t xml:space="preserve"> </w:t>
      </w:r>
      <w:r w:rsidR="008A59A9" w:rsidRPr="009A2E62">
        <w:rPr>
          <w:color w:val="1F4E79" w:themeColor="accent5" w:themeShade="80"/>
        </w:rPr>
        <w:t>represents</w:t>
      </w:r>
      <w:r w:rsidR="00766CA8">
        <w:rPr>
          <w:color w:val="1F4E79" w:themeColor="accent5" w:themeShade="80"/>
        </w:rPr>
        <w:t xml:space="preserve"> the</w:t>
      </w:r>
      <w:r w:rsidR="008A59A9" w:rsidRPr="009A2E62">
        <w:rPr>
          <w:color w:val="1F4E79" w:themeColor="accent5" w:themeShade="80"/>
        </w:rPr>
        <w:t xml:space="preserve"> </w:t>
      </w:r>
      <w:r w:rsidR="00CF62D4">
        <w:rPr>
          <w:color w:val="1F4E79" w:themeColor="accent5" w:themeShade="80"/>
        </w:rPr>
        <w:t xml:space="preserve">particular juvenile </w:t>
      </w:r>
      <w:r w:rsidR="002C5F5F">
        <w:rPr>
          <w:color w:val="1F4E79" w:themeColor="accent5" w:themeShade="80"/>
        </w:rPr>
        <w:t xml:space="preserve">rate combinations for which juvenile </w:t>
      </w:r>
      <w:r w:rsidR="00CF62D4">
        <w:rPr>
          <w:color w:val="1F4E79" w:themeColor="accent5" w:themeShade="80"/>
        </w:rPr>
        <w:t xml:space="preserve">cohorts recruit and </w:t>
      </w:r>
      <w:r w:rsidR="00956BF3">
        <w:rPr>
          <w:color w:val="1F4E79" w:themeColor="accent5" w:themeShade="80"/>
        </w:rPr>
        <w:t xml:space="preserve">exactly </w:t>
      </w:r>
      <w:r w:rsidR="00CF62D4">
        <w:rPr>
          <w:color w:val="1F4E79" w:themeColor="accent5" w:themeShade="80"/>
        </w:rPr>
        <w:t xml:space="preserve">replace adults, </w:t>
      </w:r>
      <w:r w:rsidR="00FA7BC2">
        <w:rPr>
          <w:color w:val="1F4E79" w:themeColor="accent5" w:themeShade="80"/>
        </w:rPr>
        <w:t>assuming</w:t>
      </w:r>
      <w:r w:rsidR="00B231FE">
        <w:rPr>
          <w:color w:val="1F4E79" w:themeColor="accent5" w:themeShade="80"/>
        </w:rPr>
        <w:t xml:space="preserve"> </w:t>
      </w:r>
      <w:proofErr w:type="spellStart"/>
      <w:r w:rsidR="00B231FE">
        <w:rPr>
          <w:color w:val="1F4E79" w:themeColor="accent5" w:themeShade="80"/>
        </w:rPr>
        <w:t>all</w:t>
      </w:r>
      <w:proofErr w:type="spellEnd"/>
      <w:r w:rsidR="00B231FE">
        <w:rPr>
          <w:color w:val="1F4E79" w:themeColor="accent5" w:themeShade="80"/>
        </w:rPr>
        <w:t xml:space="preserve"> other parameters held constant </w:t>
      </w:r>
      <w:r w:rsidR="006A0686">
        <w:rPr>
          <w:color w:val="1F4E79" w:themeColor="accent5" w:themeShade="80"/>
        </w:rPr>
        <w:t>(reproductive rates, lifespan, adult mortality</w:t>
      </w:r>
      <w:r w:rsidR="00B231FE">
        <w:rPr>
          <w:color w:val="1F4E79" w:themeColor="accent5" w:themeShade="80"/>
        </w:rPr>
        <w:t xml:space="preserve">; </w:t>
      </w:r>
      <w:r w:rsidR="004909FF">
        <w:rPr>
          <w:color w:val="1F4E79" w:themeColor="accent5" w:themeShade="80"/>
        </w:rPr>
        <w:t>any factor that affects births</w:t>
      </w:r>
      <w:r w:rsidR="00B231FE">
        <w:rPr>
          <w:color w:val="1F4E79" w:themeColor="accent5" w:themeShade="80"/>
        </w:rPr>
        <w:t>)</w:t>
      </w:r>
      <w:r w:rsidR="008A59A9" w:rsidRPr="009A2E62">
        <w:rPr>
          <w:color w:val="1F4E79" w:themeColor="accent5" w:themeShade="80"/>
        </w:rPr>
        <w:t xml:space="preserve">. </w:t>
      </w:r>
      <w:r w:rsidR="006A0686">
        <w:rPr>
          <w:color w:val="1F4E79" w:themeColor="accent5" w:themeShade="80"/>
        </w:rPr>
        <w:t xml:space="preserve"> </w:t>
      </w:r>
      <w:r w:rsidR="008A59A9" w:rsidRPr="009A2E62">
        <w:rPr>
          <w:color w:val="1F4E79" w:themeColor="accent5" w:themeShade="80"/>
        </w:rPr>
        <w:t xml:space="preserve"> </w:t>
      </w:r>
    </w:p>
    <w:p w14:paraId="4B5D0D65" w14:textId="18971028" w:rsidR="00B02F82" w:rsidRDefault="002C5F5F" w:rsidP="00C05005">
      <w:pPr>
        <w:rPr>
          <w:color w:val="1F4E79" w:themeColor="accent5" w:themeShade="80"/>
        </w:rPr>
      </w:pPr>
      <w:r>
        <w:rPr>
          <w:color w:val="1F4E79" w:themeColor="accent5" w:themeShade="80"/>
        </w:rPr>
        <w:t>Anything could move the actual</w:t>
      </w:r>
      <w:r w:rsidR="006A0686">
        <w:rPr>
          <w:color w:val="1F4E79" w:themeColor="accent5" w:themeShade="80"/>
        </w:rPr>
        <w:t xml:space="preserve"> (</w:t>
      </w:r>
      <w:r w:rsidR="00766CA8">
        <w:rPr>
          <w:color w:val="1F4E79" w:themeColor="accent5" w:themeShade="80"/>
        </w:rPr>
        <w:t xml:space="preserve">i.e., </w:t>
      </w:r>
      <w:r w:rsidR="006A0686">
        <w:rPr>
          <w:color w:val="1F4E79" w:themeColor="accent5" w:themeShade="80"/>
        </w:rPr>
        <w:t>empirically measured) juvenile</w:t>
      </w:r>
      <w:r>
        <w:rPr>
          <w:color w:val="1F4E79" w:themeColor="accent5" w:themeShade="80"/>
        </w:rPr>
        <w:t xml:space="preserve"> survival or </w:t>
      </w:r>
      <w:r w:rsidR="008D3C55">
        <w:rPr>
          <w:color w:val="1F4E79" w:themeColor="accent5" w:themeShade="80"/>
        </w:rPr>
        <w:t xml:space="preserve">juvenile </w:t>
      </w:r>
      <w:r>
        <w:rPr>
          <w:color w:val="1F4E79" w:themeColor="accent5" w:themeShade="80"/>
        </w:rPr>
        <w:t>growth rates</w:t>
      </w:r>
      <w:r w:rsidR="008D3C55">
        <w:rPr>
          <w:color w:val="1F4E79" w:themeColor="accent5" w:themeShade="80"/>
        </w:rPr>
        <w:t xml:space="preserve"> on the state space graph</w:t>
      </w:r>
      <w:r>
        <w:rPr>
          <w:color w:val="1F4E79" w:themeColor="accent5" w:themeShade="80"/>
        </w:rPr>
        <w:t>, including</w:t>
      </w:r>
      <w:r w:rsidR="009D5059">
        <w:rPr>
          <w:color w:val="1F4E79" w:themeColor="accent5" w:themeShade="80"/>
        </w:rPr>
        <w:t xml:space="preserve"> juvenile</w:t>
      </w:r>
      <w:r>
        <w:rPr>
          <w:color w:val="1F4E79" w:themeColor="accent5" w:themeShade="80"/>
        </w:rPr>
        <w:t xml:space="preserve"> density-dependence</w:t>
      </w:r>
      <w:r w:rsidR="00FB3D03">
        <w:rPr>
          <w:color w:val="1F4E79" w:themeColor="accent5" w:themeShade="80"/>
        </w:rPr>
        <w:t>. We don’t expect that</w:t>
      </w:r>
      <w:r w:rsidR="004909FF">
        <w:rPr>
          <w:color w:val="1F4E79" w:themeColor="accent5" w:themeShade="80"/>
        </w:rPr>
        <w:t xml:space="preserve"> density</w:t>
      </w:r>
      <w:r w:rsidR="008D3C55">
        <w:rPr>
          <w:color w:val="1F4E79" w:themeColor="accent5" w:themeShade="80"/>
        </w:rPr>
        <w:t>-</w:t>
      </w:r>
      <w:r w:rsidR="004909FF">
        <w:rPr>
          <w:color w:val="1F4E79" w:themeColor="accent5" w:themeShade="80"/>
        </w:rPr>
        <w:t xml:space="preserve">dependence at the juvenile stage </w:t>
      </w:r>
      <w:r w:rsidR="009D5059">
        <w:rPr>
          <w:color w:val="1F4E79" w:themeColor="accent5" w:themeShade="80"/>
        </w:rPr>
        <w:t xml:space="preserve">in a real population </w:t>
      </w:r>
      <w:r w:rsidR="004909FF">
        <w:rPr>
          <w:color w:val="1F4E79" w:themeColor="accent5" w:themeShade="80"/>
        </w:rPr>
        <w:t xml:space="preserve">would move the </w:t>
      </w:r>
      <w:r w:rsidR="00B231FE">
        <w:rPr>
          <w:color w:val="1F4E79" w:themeColor="accent5" w:themeShade="80"/>
        </w:rPr>
        <w:t xml:space="preserve">theoretical </w:t>
      </w:r>
      <w:r w:rsidR="004909FF">
        <w:rPr>
          <w:color w:val="1F4E79" w:themeColor="accent5" w:themeShade="80"/>
        </w:rPr>
        <w:t>isocline,</w:t>
      </w:r>
      <w:r w:rsidR="00FB3D03">
        <w:rPr>
          <w:color w:val="1F4E79" w:themeColor="accent5" w:themeShade="80"/>
        </w:rPr>
        <w:t xml:space="preserve"> but</w:t>
      </w:r>
      <w:r w:rsidR="004909FF">
        <w:rPr>
          <w:color w:val="1F4E79" w:themeColor="accent5" w:themeShade="80"/>
        </w:rPr>
        <w:t xml:space="preserve"> </w:t>
      </w:r>
      <w:r w:rsidR="006A0686">
        <w:rPr>
          <w:color w:val="1F4E79" w:themeColor="accent5" w:themeShade="80"/>
        </w:rPr>
        <w:t xml:space="preserve">it </w:t>
      </w:r>
      <w:r w:rsidR="00FB3D03">
        <w:rPr>
          <w:color w:val="1F4E79" w:themeColor="accent5" w:themeShade="80"/>
        </w:rPr>
        <w:t>could</w:t>
      </w:r>
      <w:r w:rsidR="004909FF">
        <w:rPr>
          <w:color w:val="1F4E79" w:themeColor="accent5" w:themeShade="80"/>
        </w:rPr>
        <w:t xml:space="preserve"> </w:t>
      </w:r>
      <w:r w:rsidR="006A0686">
        <w:rPr>
          <w:color w:val="1F4E79" w:themeColor="accent5" w:themeShade="80"/>
        </w:rPr>
        <w:t xml:space="preserve">change the </w:t>
      </w:r>
      <w:r w:rsidR="008D3C55">
        <w:rPr>
          <w:color w:val="1F4E79" w:themeColor="accent5" w:themeShade="80"/>
        </w:rPr>
        <w:t xml:space="preserve">realized values for a </w:t>
      </w:r>
      <w:r w:rsidR="00B231FE">
        <w:rPr>
          <w:color w:val="1F4E79" w:themeColor="accent5" w:themeShade="80"/>
        </w:rPr>
        <w:t xml:space="preserve">real </w:t>
      </w:r>
      <w:proofErr w:type="gramStart"/>
      <w:r w:rsidR="008D3C55">
        <w:rPr>
          <w:color w:val="1F4E79" w:themeColor="accent5" w:themeShade="80"/>
        </w:rPr>
        <w:t>population</w:t>
      </w:r>
      <w:r w:rsidR="006A0686">
        <w:rPr>
          <w:color w:val="1F4E79" w:themeColor="accent5" w:themeShade="80"/>
        </w:rPr>
        <w:t>;</w:t>
      </w:r>
      <w:proofErr w:type="gramEnd"/>
      <w:r w:rsidR="006A0686">
        <w:rPr>
          <w:color w:val="1F4E79" w:themeColor="accent5" w:themeShade="80"/>
        </w:rPr>
        <w:t xml:space="preserve"> </w:t>
      </w:r>
      <w:r w:rsidR="004909FF">
        <w:rPr>
          <w:color w:val="1F4E79" w:themeColor="accent5" w:themeShade="80"/>
        </w:rPr>
        <w:t>the actual measured values</w:t>
      </w:r>
      <w:r>
        <w:rPr>
          <w:color w:val="1F4E79" w:themeColor="accent5" w:themeShade="80"/>
        </w:rPr>
        <w:t xml:space="preserve">. </w:t>
      </w:r>
      <w:r w:rsidR="006A0686">
        <w:rPr>
          <w:color w:val="1F4E79" w:themeColor="accent5" w:themeShade="80"/>
        </w:rPr>
        <w:t>In other words, d</w:t>
      </w:r>
      <w:r w:rsidR="008A59A9" w:rsidRPr="009A2E62">
        <w:rPr>
          <w:color w:val="1F4E79" w:themeColor="accent5" w:themeShade="80"/>
        </w:rPr>
        <w:t xml:space="preserve">ensity-dependence </w:t>
      </w:r>
      <w:r w:rsidR="0044286C" w:rsidRPr="009A2E62">
        <w:rPr>
          <w:color w:val="1F4E79" w:themeColor="accent5" w:themeShade="80"/>
        </w:rPr>
        <w:t>should only act to raise or lower</w:t>
      </w:r>
      <w:r w:rsidR="006A0686">
        <w:rPr>
          <w:color w:val="1F4E79" w:themeColor="accent5" w:themeShade="80"/>
        </w:rPr>
        <w:t xml:space="preserve"> juvenile</w:t>
      </w:r>
      <w:r w:rsidR="0044286C" w:rsidRPr="009A2E62">
        <w:rPr>
          <w:color w:val="1F4E79" w:themeColor="accent5" w:themeShade="80"/>
        </w:rPr>
        <w:t xml:space="preserve"> survival rates and/or move </w:t>
      </w:r>
      <w:r w:rsidR="006A0686">
        <w:rPr>
          <w:color w:val="1F4E79" w:themeColor="accent5" w:themeShade="80"/>
        </w:rPr>
        <w:t xml:space="preserve">juvenile </w:t>
      </w:r>
      <w:r w:rsidR="0044286C" w:rsidRPr="009A2E62">
        <w:rPr>
          <w:color w:val="1F4E79" w:themeColor="accent5" w:themeShade="80"/>
        </w:rPr>
        <w:t>growth rates left or right. Thus, density-</w:t>
      </w:r>
      <w:r w:rsidR="007D286D" w:rsidRPr="009A2E62">
        <w:rPr>
          <w:color w:val="1F4E79" w:themeColor="accent5" w:themeShade="80"/>
        </w:rPr>
        <w:t xml:space="preserve">dependence </w:t>
      </w:r>
      <w:r w:rsidR="008A59A9" w:rsidRPr="009A2E62">
        <w:rPr>
          <w:color w:val="1F4E79" w:themeColor="accent5" w:themeShade="80"/>
        </w:rPr>
        <w:t>on</w:t>
      </w:r>
      <w:r w:rsidR="008532AC">
        <w:rPr>
          <w:color w:val="1F4E79" w:themeColor="accent5" w:themeShade="80"/>
        </w:rPr>
        <w:t xml:space="preserve"> juvenile</w:t>
      </w:r>
      <w:r w:rsidR="008A59A9" w:rsidRPr="009A2E62">
        <w:rPr>
          <w:color w:val="1F4E79" w:themeColor="accent5" w:themeShade="80"/>
        </w:rPr>
        <w:t xml:space="preserve"> </w:t>
      </w:r>
      <w:r w:rsidR="00F74987" w:rsidRPr="009A2E62">
        <w:rPr>
          <w:color w:val="1F4E79" w:themeColor="accent5" w:themeShade="80"/>
        </w:rPr>
        <w:t xml:space="preserve">survival and/or growth would be one of the </w:t>
      </w:r>
      <w:r w:rsidR="00C75CBA">
        <w:rPr>
          <w:color w:val="1F4E79" w:themeColor="accent5" w:themeShade="80"/>
        </w:rPr>
        <w:t xml:space="preserve">potential </w:t>
      </w:r>
      <w:r w:rsidR="00F74987" w:rsidRPr="009A2E62">
        <w:rPr>
          <w:color w:val="1F4E79" w:themeColor="accent5" w:themeShade="80"/>
        </w:rPr>
        <w:t>d</w:t>
      </w:r>
      <w:r w:rsidR="00BC080B">
        <w:rPr>
          <w:color w:val="1F4E79" w:themeColor="accent5" w:themeShade="80"/>
        </w:rPr>
        <w:t>eterminants</w:t>
      </w:r>
      <w:r w:rsidR="00F74987" w:rsidRPr="009A2E62">
        <w:rPr>
          <w:color w:val="1F4E79" w:themeColor="accent5" w:themeShade="80"/>
        </w:rPr>
        <w:t xml:space="preserve"> </w:t>
      </w:r>
      <w:r w:rsidR="00BC080B">
        <w:rPr>
          <w:color w:val="1F4E79" w:themeColor="accent5" w:themeShade="80"/>
        </w:rPr>
        <w:t>for</w:t>
      </w:r>
      <w:r w:rsidR="00F74987" w:rsidRPr="009A2E62">
        <w:rPr>
          <w:color w:val="1F4E79" w:themeColor="accent5" w:themeShade="80"/>
        </w:rPr>
        <w:t xml:space="preserve"> where </w:t>
      </w:r>
      <w:r w:rsidR="00AA57B0">
        <w:rPr>
          <w:color w:val="1F4E79" w:themeColor="accent5" w:themeShade="80"/>
        </w:rPr>
        <w:t>the rates</w:t>
      </w:r>
      <w:r w:rsidR="00F74987" w:rsidRPr="009A2E62">
        <w:rPr>
          <w:color w:val="1F4E79" w:themeColor="accent5" w:themeShade="80"/>
        </w:rPr>
        <w:t xml:space="preserve"> fall on the </w:t>
      </w:r>
      <w:r w:rsidR="004909FF">
        <w:rPr>
          <w:color w:val="1F4E79" w:themeColor="accent5" w:themeShade="80"/>
        </w:rPr>
        <w:t>state space graph</w:t>
      </w:r>
      <w:r w:rsidR="00DA4E05" w:rsidRPr="009A2E62">
        <w:rPr>
          <w:color w:val="1F4E79" w:themeColor="accent5" w:themeShade="80"/>
        </w:rPr>
        <w:t>.</w:t>
      </w:r>
      <w:r w:rsidR="007D286D" w:rsidRPr="009A2E62">
        <w:rPr>
          <w:color w:val="1F4E79" w:themeColor="accent5" w:themeShade="80"/>
        </w:rPr>
        <w:t xml:space="preserve">  If density-dependence on </w:t>
      </w:r>
      <w:r w:rsidR="00AA57B0">
        <w:rPr>
          <w:color w:val="1F4E79" w:themeColor="accent5" w:themeShade="80"/>
        </w:rPr>
        <w:t xml:space="preserve">juvenile </w:t>
      </w:r>
      <w:r w:rsidR="007D286D" w:rsidRPr="009A2E62">
        <w:rPr>
          <w:color w:val="1F4E79" w:themeColor="accent5" w:themeShade="80"/>
        </w:rPr>
        <w:lastRenderedPageBreak/>
        <w:t xml:space="preserve">growth rates and/or survival rates is what drives population compensation, we would expect </w:t>
      </w:r>
      <w:r w:rsidR="001E1A02">
        <w:rPr>
          <w:color w:val="1F4E79" w:themeColor="accent5" w:themeShade="80"/>
        </w:rPr>
        <w:t xml:space="preserve">that </w:t>
      </w:r>
      <w:r w:rsidR="00EA479A">
        <w:rPr>
          <w:color w:val="1F4E79" w:themeColor="accent5" w:themeShade="80"/>
        </w:rPr>
        <w:t xml:space="preserve">if we </w:t>
      </w:r>
      <w:r w:rsidR="001E1A02">
        <w:rPr>
          <w:color w:val="1F4E79" w:themeColor="accent5" w:themeShade="80"/>
        </w:rPr>
        <w:t>track</w:t>
      </w:r>
      <w:r w:rsidR="00EA479A">
        <w:rPr>
          <w:color w:val="1F4E79" w:themeColor="accent5" w:themeShade="80"/>
        </w:rPr>
        <w:t>ed</w:t>
      </w:r>
      <w:r w:rsidR="001E1A02">
        <w:rPr>
          <w:color w:val="1F4E79" w:themeColor="accent5" w:themeShade="80"/>
        </w:rPr>
        <w:t xml:space="preserve"> </w:t>
      </w:r>
      <w:r w:rsidR="00301312">
        <w:rPr>
          <w:color w:val="1F4E79" w:themeColor="accent5" w:themeShade="80"/>
        </w:rPr>
        <w:t xml:space="preserve">a </w:t>
      </w:r>
      <w:r w:rsidR="00301312" w:rsidRPr="009A2E62">
        <w:rPr>
          <w:color w:val="1F4E79" w:themeColor="accent5" w:themeShade="80"/>
        </w:rPr>
        <w:t>population</w:t>
      </w:r>
      <w:r w:rsidR="00AA57B0">
        <w:rPr>
          <w:color w:val="1F4E79" w:themeColor="accent5" w:themeShade="80"/>
        </w:rPr>
        <w:t>’</w:t>
      </w:r>
      <w:r w:rsidR="00EA479A">
        <w:rPr>
          <w:color w:val="1F4E79" w:themeColor="accent5" w:themeShade="80"/>
        </w:rPr>
        <w:t>s rates</w:t>
      </w:r>
      <w:r w:rsidR="007D286D" w:rsidRPr="009A2E62">
        <w:rPr>
          <w:color w:val="1F4E79" w:themeColor="accent5" w:themeShade="80"/>
        </w:rPr>
        <w:t xml:space="preserve"> </w:t>
      </w:r>
      <w:r w:rsidR="001E1A02">
        <w:rPr>
          <w:color w:val="1F4E79" w:themeColor="accent5" w:themeShade="80"/>
        </w:rPr>
        <w:t>in</w:t>
      </w:r>
      <w:r w:rsidR="007D286D" w:rsidRPr="009A2E62">
        <w:rPr>
          <w:color w:val="1F4E79" w:themeColor="accent5" w:themeShade="80"/>
        </w:rPr>
        <w:t xml:space="preserve"> state space from low densities to </w:t>
      </w:r>
      <w:r w:rsidR="004909FF">
        <w:rPr>
          <w:color w:val="1F4E79" w:themeColor="accent5" w:themeShade="80"/>
        </w:rPr>
        <w:t xml:space="preserve">higher densities </w:t>
      </w:r>
      <w:r w:rsidR="007D286D" w:rsidRPr="009A2E62">
        <w:rPr>
          <w:color w:val="1F4E79" w:themeColor="accent5" w:themeShade="80"/>
        </w:rPr>
        <w:t xml:space="preserve"> the</w:t>
      </w:r>
      <w:r w:rsidR="00EA479A">
        <w:rPr>
          <w:color w:val="1F4E79" w:themeColor="accent5" w:themeShade="80"/>
        </w:rPr>
        <w:t>n the</w:t>
      </w:r>
      <w:r w:rsidR="007D286D" w:rsidRPr="009A2E62">
        <w:rPr>
          <w:color w:val="1F4E79" w:themeColor="accent5" w:themeShade="80"/>
        </w:rPr>
        <w:t xml:space="preserve"> </w:t>
      </w:r>
      <w:r w:rsidR="004909FF">
        <w:rPr>
          <w:color w:val="1F4E79" w:themeColor="accent5" w:themeShade="80"/>
        </w:rPr>
        <w:t xml:space="preserve">observed rate combinations </w:t>
      </w:r>
      <w:r w:rsidR="007D286D" w:rsidRPr="009A2E62">
        <w:rPr>
          <w:color w:val="1F4E79" w:themeColor="accent5" w:themeShade="80"/>
        </w:rPr>
        <w:t xml:space="preserve">would progressively move </w:t>
      </w:r>
      <w:r w:rsidR="00EF6DB6">
        <w:rPr>
          <w:color w:val="1F4E79" w:themeColor="accent5" w:themeShade="80"/>
        </w:rPr>
        <w:t xml:space="preserve">down and left, </w:t>
      </w:r>
      <w:r w:rsidR="007D286D" w:rsidRPr="009A2E62">
        <w:rPr>
          <w:color w:val="1F4E79" w:themeColor="accent5" w:themeShade="80"/>
        </w:rPr>
        <w:t xml:space="preserve">closer </w:t>
      </w:r>
      <w:r w:rsidR="00EA479A">
        <w:rPr>
          <w:color w:val="1F4E79" w:themeColor="accent5" w:themeShade="80"/>
        </w:rPr>
        <w:t xml:space="preserve">and closer </w:t>
      </w:r>
      <w:r w:rsidR="007D286D" w:rsidRPr="009A2E62">
        <w:rPr>
          <w:color w:val="1F4E79" w:themeColor="accent5" w:themeShade="80"/>
        </w:rPr>
        <w:t>to the isocline</w:t>
      </w:r>
      <w:r w:rsidR="00EA479A">
        <w:rPr>
          <w:color w:val="1F4E79" w:themeColor="accent5" w:themeShade="80"/>
        </w:rPr>
        <w:t xml:space="preserve"> until it reached a</w:t>
      </w:r>
      <w:r w:rsidR="00B02F82">
        <w:rPr>
          <w:color w:val="1F4E79" w:themeColor="accent5" w:themeShade="80"/>
        </w:rPr>
        <w:t>n equilibrium/</w:t>
      </w:r>
      <w:r w:rsidR="00EA479A">
        <w:rPr>
          <w:color w:val="1F4E79" w:themeColor="accent5" w:themeShade="80"/>
        </w:rPr>
        <w:t>carrying capacity</w:t>
      </w:r>
      <w:r w:rsidR="00B02F82">
        <w:rPr>
          <w:color w:val="1F4E79" w:themeColor="accent5" w:themeShade="80"/>
        </w:rPr>
        <w:t>; t</w:t>
      </w:r>
      <w:r w:rsidR="00EA479A">
        <w:rPr>
          <w:color w:val="1F4E79" w:themeColor="accent5" w:themeShade="80"/>
        </w:rPr>
        <w:t>he</w:t>
      </w:r>
      <w:r w:rsidR="00EA585E">
        <w:rPr>
          <w:color w:val="1F4E79" w:themeColor="accent5" w:themeShade="80"/>
        </w:rPr>
        <w:t xml:space="preserve">oretically (holding all other life history parameters </w:t>
      </w:r>
      <w:r w:rsidR="00EF6DB6">
        <w:rPr>
          <w:color w:val="1F4E79" w:themeColor="accent5" w:themeShade="80"/>
        </w:rPr>
        <w:t>constant over time</w:t>
      </w:r>
      <w:r w:rsidR="00EA585E">
        <w:rPr>
          <w:color w:val="1F4E79" w:themeColor="accent5" w:themeShade="80"/>
        </w:rPr>
        <w:t>) the per capita juvenile growth and survival</w:t>
      </w:r>
      <w:r w:rsidR="00EA479A">
        <w:rPr>
          <w:color w:val="1F4E79" w:themeColor="accent5" w:themeShade="80"/>
        </w:rPr>
        <w:t xml:space="preserve"> rate</w:t>
      </w:r>
      <w:r w:rsidR="00EF6DB6">
        <w:rPr>
          <w:color w:val="1F4E79" w:themeColor="accent5" w:themeShade="80"/>
        </w:rPr>
        <w:t xml:space="preserve"> combination</w:t>
      </w:r>
      <w:r w:rsidR="00EA479A">
        <w:rPr>
          <w:color w:val="1F4E79" w:themeColor="accent5" w:themeShade="80"/>
        </w:rPr>
        <w:t xml:space="preserve"> for a</w:t>
      </w:r>
      <w:r w:rsidR="006223D7" w:rsidRPr="009A2E62">
        <w:rPr>
          <w:color w:val="1F4E79" w:themeColor="accent5" w:themeShade="80"/>
        </w:rPr>
        <w:t xml:space="preserve"> population at carrying capacity would fall </w:t>
      </w:r>
      <w:r w:rsidR="00EA479A">
        <w:rPr>
          <w:color w:val="1F4E79" w:themeColor="accent5" w:themeShade="80"/>
        </w:rPr>
        <w:t>on</w:t>
      </w:r>
      <w:r w:rsidR="006223D7" w:rsidRPr="009A2E62">
        <w:rPr>
          <w:color w:val="1F4E79" w:themeColor="accent5" w:themeShade="80"/>
        </w:rPr>
        <w:t xml:space="preserve"> the isocline. </w:t>
      </w:r>
    </w:p>
    <w:p w14:paraId="62955F45" w14:textId="7E0348E1" w:rsidR="009C2954" w:rsidRPr="009A2E62" w:rsidRDefault="009A2E62" w:rsidP="00C05005">
      <w:pPr>
        <w:rPr>
          <w:color w:val="1F4E79" w:themeColor="accent5" w:themeShade="80"/>
        </w:rPr>
      </w:pPr>
      <w:r w:rsidRPr="009A2E62">
        <w:rPr>
          <w:color w:val="1F4E79" w:themeColor="accent5" w:themeShade="80"/>
        </w:rPr>
        <w:t xml:space="preserve">Determining the </w:t>
      </w:r>
      <w:r w:rsidR="004909FF">
        <w:rPr>
          <w:color w:val="1F4E79" w:themeColor="accent5" w:themeShade="80"/>
        </w:rPr>
        <w:t>measured rates and the causal</w:t>
      </w:r>
      <w:r w:rsidR="004909FF" w:rsidRPr="009A2E62">
        <w:rPr>
          <w:color w:val="1F4E79" w:themeColor="accent5" w:themeShade="80"/>
        </w:rPr>
        <w:t xml:space="preserve"> </w:t>
      </w:r>
      <w:r w:rsidRPr="009A2E62">
        <w:rPr>
          <w:color w:val="1F4E79" w:themeColor="accent5" w:themeShade="80"/>
        </w:rPr>
        <w:t>driver of the</w:t>
      </w:r>
      <w:r w:rsidR="00C474B4" w:rsidRPr="009A2E62">
        <w:rPr>
          <w:color w:val="1F4E79" w:themeColor="accent5" w:themeShade="80"/>
        </w:rPr>
        <w:t xml:space="preserve"> rates </w:t>
      </w:r>
      <w:r w:rsidR="00EA585E">
        <w:rPr>
          <w:color w:val="1F4E79" w:themeColor="accent5" w:themeShade="80"/>
        </w:rPr>
        <w:t xml:space="preserve">in a real population is </w:t>
      </w:r>
      <w:r w:rsidR="00C474B4" w:rsidRPr="009A2E62">
        <w:rPr>
          <w:color w:val="1F4E79" w:themeColor="accent5" w:themeShade="80"/>
        </w:rPr>
        <w:t xml:space="preserve">the goal of the ecologist or investigator studying </w:t>
      </w:r>
      <w:r w:rsidR="004909FF" w:rsidRPr="009A2E62">
        <w:rPr>
          <w:color w:val="1F4E79" w:themeColor="accent5" w:themeShade="80"/>
        </w:rPr>
        <w:t>th</w:t>
      </w:r>
      <w:r w:rsidR="004909FF">
        <w:rPr>
          <w:color w:val="1F4E79" w:themeColor="accent5" w:themeShade="80"/>
        </w:rPr>
        <w:t>e</w:t>
      </w:r>
      <w:r w:rsidR="004909FF" w:rsidRPr="009A2E62">
        <w:rPr>
          <w:color w:val="1F4E79" w:themeColor="accent5" w:themeShade="80"/>
        </w:rPr>
        <w:t xml:space="preserve"> </w:t>
      </w:r>
      <w:r w:rsidR="00C474B4" w:rsidRPr="009A2E62">
        <w:rPr>
          <w:color w:val="1F4E79" w:themeColor="accent5" w:themeShade="80"/>
        </w:rPr>
        <w:t>population</w:t>
      </w:r>
      <w:r w:rsidR="00C74935">
        <w:rPr>
          <w:color w:val="1F4E79" w:themeColor="accent5" w:themeShade="80"/>
        </w:rPr>
        <w:t xml:space="preserve"> of interest</w:t>
      </w:r>
      <w:r w:rsidR="00C474B4" w:rsidRPr="009A2E62">
        <w:rPr>
          <w:color w:val="1F4E79" w:themeColor="accent5" w:themeShade="80"/>
        </w:rPr>
        <w:t>.</w:t>
      </w:r>
      <w:r w:rsidR="00EA479A">
        <w:rPr>
          <w:color w:val="1F4E79" w:themeColor="accent5" w:themeShade="80"/>
        </w:rPr>
        <w:t xml:space="preserve"> </w:t>
      </w:r>
      <w:r w:rsidR="00EF6DB6" w:rsidRPr="00384C59">
        <w:rPr>
          <w:color w:val="1F4E79" w:themeColor="accent5" w:themeShade="80"/>
        </w:rPr>
        <w:t xml:space="preserve">If they suspect </w:t>
      </w:r>
      <w:r w:rsidR="00173D5B">
        <w:rPr>
          <w:color w:val="1F4E79" w:themeColor="accent5" w:themeShade="80"/>
        </w:rPr>
        <w:t xml:space="preserve">density </w:t>
      </w:r>
      <w:proofErr w:type="gramStart"/>
      <w:r w:rsidR="00173D5B">
        <w:rPr>
          <w:color w:val="1F4E79" w:themeColor="accent5" w:themeShade="80"/>
        </w:rPr>
        <w:t>dependence</w:t>
      </w:r>
      <w:proofErr w:type="gramEnd"/>
      <w:r w:rsidR="00EF6DB6" w:rsidRPr="00384C59">
        <w:rPr>
          <w:color w:val="1F4E79" w:themeColor="accent5" w:themeShade="80"/>
        </w:rPr>
        <w:t xml:space="preserve"> they should quantify growth rates or survival at relevant densities.</w:t>
      </w:r>
      <w:r w:rsidR="00EF6DB6">
        <w:rPr>
          <w:color w:val="1F4E79" w:themeColor="accent5" w:themeShade="80"/>
        </w:rPr>
        <w:t xml:space="preserve"> </w:t>
      </w:r>
      <w:r w:rsidR="00EA479A">
        <w:rPr>
          <w:color w:val="1F4E79" w:themeColor="accent5" w:themeShade="80"/>
        </w:rPr>
        <w:t xml:space="preserve"> </w:t>
      </w:r>
      <w:proofErr w:type="gramStart"/>
      <w:r w:rsidR="00937362">
        <w:rPr>
          <w:color w:val="1F4E79" w:themeColor="accent5" w:themeShade="80"/>
        </w:rPr>
        <w:t>In particular, w</w:t>
      </w:r>
      <w:r w:rsidR="00EA479A" w:rsidRPr="009A2E62">
        <w:rPr>
          <w:color w:val="1F4E79" w:themeColor="accent5" w:themeShade="80"/>
        </w:rPr>
        <w:t>e</w:t>
      </w:r>
      <w:proofErr w:type="gramEnd"/>
      <w:r w:rsidR="00EA479A" w:rsidRPr="009A2E62">
        <w:rPr>
          <w:color w:val="1F4E79" w:themeColor="accent5" w:themeShade="80"/>
        </w:rPr>
        <w:t xml:space="preserve"> spent considerable time </w:t>
      </w:r>
      <w:r w:rsidR="00EA479A">
        <w:rPr>
          <w:color w:val="1F4E79" w:themeColor="accent5" w:themeShade="80"/>
        </w:rPr>
        <w:t>trying to identify loss factors</w:t>
      </w:r>
      <w:r w:rsidR="00C74935">
        <w:rPr>
          <w:color w:val="1F4E79" w:themeColor="accent5" w:themeShade="80"/>
        </w:rPr>
        <w:t xml:space="preserve"> (predators)</w:t>
      </w:r>
      <w:r w:rsidR="00EA479A">
        <w:rPr>
          <w:color w:val="1F4E79" w:themeColor="accent5" w:themeShade="80"/>
        </w:rPr>
        <w:t xml:space="preserve"> in the field</w:t>
      </w:r>
      <w:r w:rsidR="00C74935">
        <w:rPr>
          <w:color w:val="1F4E79" w:themeColor="accent5" w:themeShade="80"/>
        </w:rPr>
        <w:t xml:space="preserve"> for this gastropod</w:t>
      </w:r>
      <w:r w:rsidR="00EA479A">
        <w:rPr>
          <w:color w:val="1F4E79" w:themeColor="accent5" w:themeShade="80"/>
        </w:rPr>
        <w:t>,</w:t>
      </w:r>
      <w:r w:rsidR="00EA479A" w:rsidRPr="009A2E62">
        <w:rPr>
          <w:color w:val="1F4E79" w:themeColor="accent5" w:themeShade="80"/>
        </w:rPr>
        <w:t xml:space="preserve"> but the details could not be fully </w:t>
      </w:r>
      <w:r w:rsidR="00C65928">
        <w:rPr>
          <w:color w:val="1F4E79" w:themeColor="accent5" w:themeShade="80"/>
        </w:rPr>
        <w:t>spelled out in</w:t>
      </w:r>
      <w:r w:rsidR="00EA479A" w:rsidRPr="009A2E62">
        <w:rPr>
          <w:color w:val="1F4E79" w:themeColor="accent5" w:themeShade="80"/>
        </w:rPr>
        <w:t xml:space="preserve"> the manuscript (see Appendices).</w:t>
      </w:r>
    </w:p>
    <w:p w14:paraId="4719A290" w14:textId="3250DA95" w:rsidR="009C2954" w:rsidRPr="009A2E62" w:rsidRDefault="00C65928" w:rsidP="00C05005">
      <w:pPr>
        <w:rPr>
          <w:color w:val="1F4E79" w:themeColor="accent5" w:themeShade="80"/>
        </w:rPr>
      </w:pPr>
      <w:r>
        <w:rPr>
          <w:color w:val="1F4E79" w:themeColor="accent5" w:themeShade="80"/>
        </w:rPr>
        <w:t>We agree that o</w:t>
      </w:r>
      <w:r w:rsidR="00043006" w:rsidRPr="009A2E62">
        <w:rPr>
          <w:color w:val="1F4E79" w:themeColor="accent5" w:themeShade="80"/>
        </w:rPr>
        <w:t>ther</w:t>
      </w:r>
      <w:r w:rsidR="006138CE">
        <w:rPr>
          <w:color w:val="1F4E79" w:themeColor="accent5" w:themeShade="80"/>
        </w:rPr>
        <w:t xml:space="preserve"> variable</w:t>
      </w:r>
      <w:r w:rsidR="00043006" w:rsidRPr="009A2E62">
        <w:rPr>
          <w:color w:val="1F4E79" w:themeColor="accent5" w:themeShade="80"/>
        </w:rPr>
        <w:t xml:space="preserve"> </w:t>
      </w:r>
      <w:r w:rsidR="006138CE">
        <w:rPr>
          <w:color w:val="1F4E79" w:themeColor="accent5" w:themeShade="80"/>
        </w:rPr>
        <w:t xml:space="preserve">life history </w:t>
      </w:r>
      <w:r w:rsidR="00043006" w:rsidRPr="009A2E62">
        <w:rPr>
          <w:color w:val="1F4E79" w:themeColor="accent5" w:themeShade="80"/>
        </w:rPr>
        <w:t>factors</w:t>
      </w:r>
      <w:r w:rsidR="009D5059">
        <w:rPr>
          <w:color w:val="1F4E79" w:themeColor="accent5" w:themeShade="80"/>
        </w:rPr>
        <w:t xml:space="preserve"> </w:t>
      </w:r>
      <w:r w:rsidR="00937362">
        <w:rPr>
          <w:color w:val="1F4E79" w:themeColor="accent5" w:themeShade="80"/>
        </w:rPr>
        <w:t xml:space="preserve">that were </w:t>
      </w:r>
      <w:r w:rsidR="009D5059">
        <w:rPr>
          <w:color w:val="1F4E79" w:themeColor="accent5" w:themeShade="80"/>
        </w:rPr>
        <w:t xml:space="preserve">held constant to build </w:t>
      </w:r>
      <w:r w:rsidR="00937362">
        <w:rPr>
          <w:color w:val="1F4E79" w:themeColor="accent5" w:themeShade="80"/>
        </w:rPr>
        <w:t>the</w:t>
      </w:r>
      <w:r w:rsidR="009D5059">
        <w:rPr>
          <w:color w:val="1F4E79" w:themeColor="accent5" w:themeShade="80"/>
        </w:rPr>
        <w:t xml:space="preserve"> theoretical isocline</w:t>
      </w:r>
      <w:r w:rsidR="00043006" w:rsidRPr="009A2E62">
        <w:rPr>
          <w:color w:val="1F4E79" w:themeColor="accent5" w:themeShade="80"/>
        </w:rPr>
        <w:t xml:space="preserve"> </w:t>
      </w:r>
      <w:r w:rsidR="00B02F82">
        <w:rPr>
          <w:i/>
          <w:iCs/>
          <w:color w:val="1F4E79" w:themeColor="accent5" w:themeShade="80"/>
        </w:rPr>
        <w:t>w</w:t>
      </w:r>
      <w:r w:rsidR="00043006" w:rsidRPr="009A2E62">
        <w:rPr>
          <w:i/>
          <w:iCs/>
          <w:color w:val="1F4E79" w:themeColor="accent5" w:themeShade="80"/>
        </w:rPr>
        <w:t>ould</w:t>
      </w:r>
      <w:r w:rsidR="00043006" w:rsidRPr="009A2E62">
        <w:rPr>
          <w:color w:val="1F4E79" w:themeColor="accent5" w:themeShade="80"/>
        </w:rPr>
        <w:t xml:space="preserve"> affect the shape of the</w:t>
      </w:r>
      <w:r w:rsidR="00B02F82">
        <w:rPr>
          <w:color w:val="1F4E79" w:themeColor="accent5" w:themeShade="80"/>
        </w:rPr>
        <w:t xml:space="preserve"> </w:t>
      </w:r>
      <w:r w:rsidR="00043006" w:rsidRPr="009A2E62">
        <w:rPr>
          <w:color w:val="1F4E79" w:themeColor="accent5" w:themeShade="80"/>
        </w:rPr>
        <w:t>isocline</w:t>
      </w:r>
      <w:r w:rsidR="00B02F82">
        <w:rPr>
          <w:color w:val="1F4E79" w:themeColor="accent5" w:themeShade="80"/>
        </w:rPr>
        <w:t xml:space="preserve"> of juvenile growth and survival rates</w:t>
      </w:r>
      <w:r w:rsidR="00043006" w:rsidRPr="009A2E62">
        <w:rPr>
          <w:color w:val="1F4E79" w:themeColor="accent5" w:themeShade="80"/>
        </w:rPr>
        <w:t>.</w:t>
      </w:r>
      <w:r w:rsidR="00C551BF">
        <w:rPr>
          <w:color w:val="1F4E79" w:themeColor="accent5" w:themeShade="80"/>
        </w:rPr>
        <w:t xml:space="preserve"> AND those factors influencing births… </w:t>
      </w:r>
      <w:r w:rsidR="00FA7BC2">
        <w:rPr>
          <w:color w:val="1F4E79" w:themeColor="accent5" w:themeShade="80"/>
        </w:rPr>
        <w:t>could</w:t>
      </w:r>
      <w:r w:rsidR="00C551BF">
        <w:rPr>
          <w:color w:val="1F4E79" w:themeColor="accent5" w:themeShade="80"/>
        </w:rPr>
        <w:t xml:space="preserve"> be DD.</w:t>
      </w:r>
      <w:r w:rsidR="00652F7E" w:rsidRPr="009A2E62">
        <w:rPr>
          <w:color w:val="1F4E79" w:themeColor="accent5" w:themeShade="80"/>
        </w:rPr>
        <w:t xml:space="preserve">  </w:t>
      </w:r>
      <w:r w:rsidR="007142A3" w:rsidRPr="009A2E62">
        <w:rPr>
          <w:color w:val="1F4E79" w:themeColor="accent5" w:themeShade="80"/>
        </w:rPr>
        <w:t xml:space="preserve">We know that the shape can change by things that affect birth </w:t>
      </w:r>
      <w:proofErr w:type="gramStart"/>
      <w:r w:rsidR="007142A3" w:rsidRPr="009A2E62">
        <w:rPr>
          <w:color w:val="1F4E79" w:themeColor="accent5" w:themeShade="80"/>
        </w:rPr>
        <w:t>rates</w:t>
      </w:r>
      <w:proofErr w:type="gramEnd"/>
      <w:r w:rsidR="002354AC">
        <w:rPr>
          <w:color w:val="1F4E79" w:themeColor="accent5" w:themeShade="80"/>
        </w:rPr>
        <w:t xml:space="preserve"> and</w:t>
      </w:r>
      <w:r w:rsidR="007142A3" w:rsidRPr="009A2E62">
        <w:rPr>
          <w:color w:val="1F4E79" w:themeColor="accent5" w:themeShade="80"/>
        </w:rPr>
        <w:t xml:space="preserve"> w</w:t>
      </w:r>
      <w:r w:rsidR="00652F7E" w:rsidRPr="009A2E62">
        <w:rPr>
          <w:color w:val="1F4E79" w:themeColor="accent5" w:themeShade="80"/>
        </w:rPr>
        <w:t xml:space="preserve">e </w:t>
      </w:r>
      <w:r w:rsidR="00CB4C0B">
        <w:rPr>
          <w:color w:val="1F4E79" w:themeColor="accent5" w:themeShade="80"/>
        </w:rPr>
        <w:t>demonstrated as much by altering</w:t>
      </w:r>
      <w:r w:rsidR="00652F7E" w:rsidRPr="009A2E62">
        <w:rPr>
          <w:color w:val="1F4E79" w:themeColor="accent5" w:themeShade="80"/>
        </w:rPr>
        <w:t xml:space="preserve"> hydrologic condition</w:t>
      </w:r>
      <w:r w:rsidR="00CB4C0B">
        <w:rPr>
          <w:color w:val="1F4E79" w:themeColor="accent5" w:themeShade="80"/>
        </w:rPr>
        <w:t>s</w:t>
      </w:r>
      <w:r w:rsidR="00652F7E" w:rsidRPr="009A2E62">
        <w:rPr>
          <w:color w:val="1F4E79" w:themeColor="accent5" w:themeShade="80"/>
        </w:rPr>
        <w:t xml:space="preserve"> </w:t>
      </w:r>
      <w:r w:rsidR="002354AC">
        <w:rPr>
          <w:color w:val="1F4E79" w:themeColor="accent5" w:themeShade="80"/>
        </w:rPr>
        <w:t>(</w:t>
      </w:r>
      <w:r w:rsidR="00652F7E" w:rsidRPr="009A2E62">
        <w:rPr>
          <w:color w:val="1F4E79" w:themeColor="accent5" w:themeShade="80"/>
        </w:rPr>
        <w:t xml:space="preserve">that </w:t>
      </w:r>
      <w:r w:rsidR="002354AC">
        <w:rPr>
          <w:color w:val="1F4E79" w:themeColor="accent5" w:themeShade="80"/>
        </w:rPr>
        <w:t xml:space="preserve">mediates </w:t>
      </w:r>
      <w:r w:rsidR="00652F7E" w:rsidRPr="009A2E62">
        <w:rPr>
          <w:color w:val="1F4E79" w:themeColor="accent5" w:themeShade="80"/>
        </w:rPr>
        <w:t>egg laying rates</w:t>
      </w:r>
      <w:r w:rsidR="002354AC">
        <w:rPr>
          <w:color w:val="1F4E79" w:themeColor="accent5" w:themeShade="80"/>
        </w:rPr>
        <w:t>)</w:t>
      </w:r>
      <w:r w:rsidR="009D5059">
        <w:rPr>
          <w:color w:val="1F4E79" w:themeColor="accent5" w:themeShade="80"/>
        </w:rPr>
        <w:t xml:space="preserve">; </w:t>
      </w:r>
      <w:proofErr w:type="gramStart"/>
      <w:r w:rsidR="009D5059">
        <w:rPr>
          <w:color w:val="1F4E79" w:themeColor="accent5" w:themeShade="80"/>
        </w:rPr>
        <w:t xml:space="preserve">it </w:t>
      </w:r>
      <w:r w:rsidR="00652F7E" w:rsidRPr="009A2E62">
        <w:rPr>
          <w:color w:val="1F4E79" w:themeColor="accent5" w:themeShade="80"/>
        </w:rPr>
        <w:t xml:space="preserve"> </w:t>
      </w:r>
      <w:r w:rsidR="00907CF2" w:rsidRPr="009A2E62">
        <w:rPr>
          <w:color w:val="1F4E79" w:themeColor="accent5" w:themeShade="80"/>
        </w:rPr>
        <w:t>steepen</w:t>
      </w:r>
      <w:r w:rsidR="009D5059">
        <w:rPr>
          <w:color w:val="1F4E79" w:themeColor="accent5" w:themeShade="80"/>
        </w:rPr>
        <w:t>ed</w:t>
      </w:r>
      <w:proofErr w:type="gramEnd"/>
      <w:r w:rsidR="00907CF2" w:rsidRPr="009A2E62">
        <w:rPr>
          <w:color w:val="1F4E79" w:themeColor="accent5" w:themeShade="80"/>
        </w:rPr>
        <w:t xml:space="preserve"> the </w:t>
      </w:r>
      <w:r w:rsidR="009D5059">
        <w:rPr>
          <w:color w:val="1F4E79" w:themeColor="accent5" w:themeShade="80"/>
        </w:rPr>
        <w:t xml:space="preserve">negative </w:t>
      </w:r>
      <w:r w:rsidR="00907CF2" w:rsidRPr="009A2E62">
        <w:rPr>
          <w:color w:val="1F4E79" w:themeColor="accent5" w:themeShade="80"/>
        </w:rPr>
        <w:t>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w:t>
      </w:r>
      <w:proofErr w:type="spellStart"/>
      <w:r w:rsidR="005E602B" w:rsidRPr="009A2E62">
        <w:rPr>
          <w:color w:val="1F4E79" w:themeColor="accent5" w:themeShade="80"/>
        </w:rPr>
        <w:t>allee</w:t>
      </w:r>
      <w:proofErr w:type="spellEnd"/>
      <w:r w:rsidR="005E602B" w:rsidRPr="009A2E62">
        <w:rPr>
          <w:color w:val="1F4E79" w:themeColor="accent5" w:themeShade="80"/>
        </w:rPr>
        <w:t xml:space="preserve"> effects could be a problem particularly if individuals cannot find mates. </w:t>
      </w:r>
      <w:r w:rsidR="002C7A5F" w:rsidRPr="009A2E62">
        <w:rPr>
          <w:color w:val="1F4E79" w:themeColor="accent5" w:themeShade="80"/>
        </w:rPr>
        <w:t xml:space="preserve">We </w:t>
      </w:r>
      <w:r w:rsidR="00AD4487">
        <w:rPr>
          <w:color w:val="1F4E79" w:themeColor="accent5" w:themeShade="80"/>
        </w:rPr>
        <w:t>agree that</w:t>
      </w:r>
      <w:r w:rsidR="002C7A5F" w:rsidRPr="009A2E62">
        <w:rPr>
          <w:color w:val="1F4E79" w:themeColor="accent5" w:themeShade="80"/>
        </w:rPr>
        <w:t xml:space="preserve"> density</w:t>
      </w:r>
      <w:r w:rsidR="00AD4487">
        <w:rPr>
          <w:color w:val="1F4E79" w:themeColor="accent5" w:themeShade="80"/>
        </w:rPr>
        <w:t xml:space="preserve"> dependence</w:t>
      </w:r>
      <w:r w:rsidR="00C551BF">
        <w:rPr>
          <w:color w:val="1F4E79" w:themeColor="accent5" w:themeShade="80"/>
        </w:rPr>
        <w:t xml:space="preserve"> </w:t>
      </w:r>
      <w:r w:rsidR="00212060" w:rsidRPr="009A2E62">
        <w:rPr>
          <w:color w:val="1F4E79" w:themeColor="accent5" w:themeShade="80"/>
        </w:rPr>
        <w:t>acting</w:t>
      </w:r>
      <w:r w:rsidR="002C7A5F" w:rsidRPr="009A2E62">
        <w:rPr>
          <w:color w:val="1F4E79" w:themeColor="accent5" w:themeShade="80"/>
        </w:rPr>
        <w:t xml:space="preserve"> on these birth rates could influence the isocline</w:t>
      </w:r>
      <w:r w:rsidR="00AD4487">
        <w:rPr>
          <w:color w:val="1F4E79" w:themeColor="accent5" w:themeShade="80"/>
        </w:rPr>
        <w:t xml:space="preserve"> and now mention this in the intro and discussion,</w:t>
      </w:r>
      <w:r w:rsidR="002C7A5F" w:rsidRPr="009A2E62">
        <w:rPr>
          <w:color w:val="1F4E79" w:themeColor="accent5" w:themeShade="80"/>
        </w:rPr>
        <w:t xml:space="preserve"> but </w:t>
      </w:r>
      <w:r w:rsidR="007C383E">
        <w:rPr>
          <w:color w:val="1F4E79" w:themeColor="accent5" w:themeShade="80"/>
        </w:rPr>
        <w:t xml:space="preserve">a fuller treatment </w:t>
      </w:r>
      <w:r w:rsidR="002C7A5F" w:rsidRPr="009A2E62">
        <w:rPr>
          <w:color w:val="1F4E79" w:themeColor="accent5" w:themeShade="80"/>
        </w:rPr>
        <w:t xml:space="preserve">was beyond the scope of </w:t>
      </w:r>
      <w:r w:rsidR="007C383E">
        <w:rPr>
          <w:color w:val="1F4E79" w:themeColor="accent5" w:themeShade="80"/>
        </w:rPr>
        <w:t>our paper</w:t>
      </w:r>
      <w:r w:rsidR="002C7A5F" w:rsidRPr="009A2E62">
        <w:rPr>
          <w:color w:val="1F4E79" w:themeColor="accent5" w:themeShade="80"/>
        </w:rPr>
        <w:t>.</w:t>
      </w:r>
    </w:p>
    <w:p w14:paraId="0662ED3C" w14:textId="62DE47B0" w:rsidR="002C7A5F" w:rsidRPr="009A2E62" w:rsidRDefault="00DE2971" w:rsidP="00C05005">
      <w:pPr>
        <w:rPr>
          <w:color w:val="1F4E79" w:themeColor="accent5" w:themeShade="80"/>
        </w:rPr>
      </w:pPr>
      <w:r w:rsidRPr="009A2E62">
        <w:rPr>
          <w:color w:val="1F4E79" w:themeColor="accent5" w:themeShade="80"/>
        </w:rPr>
        <w:t xml:space="preserve">In an </w:t>
      </w:r>
      <w:proofErr w:type="gramStart"/>
      <w:r w:rsidRPr="009A2E62">
        <w:rPr>
          <w:color w:val="1F4E79" w:themeColor="accent5" w:themeShade="80"/>
        </w:rPr>
        <w:t>effort,</w:t>
      </w:r>
      <w:proofErr w:type="gramEnd"/>
      <w:r w:rsidRPr="009A2E62">
        <w:rPr>
          <w:color w:val="1F4E79" w:themeColor="accent5" w:themeShade="80"/>
        </w:rPr>
        <w:t xml:space="preserve"> to make these ideas </w:t>
      </w:r>
      <w:r w:rsidR="008B089B" w:rsidRPr="009A2E62">
        <w:rPr>
          <w:color w:val="1F4E79" w:themeColor="accent5" w:themeShade="80"/>
        </w:rPr>
        <w:t>clearer</w:t>
      </w:r>
      <w:r w:rsidR="007C383E">
        <w:rPr>
          <w:color w:val="1F4E79" w:themeColor="accent5" w:themeShade="80"/>
        </w:rPr>
        <w:t xml:space="preserve"> and encourage further work on the topic</w:t>
      </w:r>
      <w:r w:rsidRPr="009A2E62">
        <w:rPr>
          <w:color w:val="1F4E79" w:themeColor="accent5" w:themeShade="80"/>
        </w:rPr>
        <w:t xml:space="preserve"> we revised the section</w:t>
      </w:r>
      <w:r w:rsidR="00EC5CB5">
        <w:rPr>
          <w:color w:val="1F4E79" w:themeColor="accent5" w:themeShade="80"/>
        </w:rPr>
        <w:t xml:space="preserve"> about the isocline (</w:t>
      </w:r>
      <w:proofErr w:type="gramStart"/>
      <w:r w:rsidR="00EC5CB5">
        <w:rPr>
          <w:color w:val="1F4E79" w:themeColor="accent5" w:themeShade="80"/>
        </w:rPr>
        <w:t>lines #-#</w:t>
      </w:r>
      <w:proofErr w:type="gramEnd"/>
      <w:r w:rsidR="00EC5CB5">
        <w:rPr>
          <w:color w:val="1F4E79" w:themeColor="accent5" w:themeShade="80"/>
        </w:rPr>
        <w:t>)</w:t>
      </w:r>
      <w:r w:rsidRPr="009A2E62">
        <w:rPr>
          <w:color w:val="1F4E79" w:themeColor="accent5" w:themeShade="80"/>
        </w:rPr>
        <w:t xml:space="preserve"> </w:t>
      </w:r>
      <w:r w:rsidR="00840579">
        <w:rPr>
          <w:color w:val="1F4E79" w:themeColor="accent5" w:themeShade="80"/>
        </w:rPr>
        <w:t>to better describe the</w:t>
      </w:r>
      <w:r w:rsidR="007C383E">
        <w:rPr>
          <w:color w:val="1F4E79" w:themeColor="accent5" w:themeShade="80"/>
        </w:rPr>
        <w:t xml:space="preserve"> isocline and</w:t>
      </w:r>
      <w:r w:rsidR="00840579">
        <w:rPr>
          <w:color w:val="1F4E79" w:themeColor="accent5" w:themeShade="80"/>
        </w:rPr>
        <w:t xml:space="preserve"> scope of our results. We </w:t>
      </w:r>
      <w:r w:rsidR="003614D2">
        <w:rPr>
          <w:color w:val="1F4E79" w:themeColor="accent5" w:themeShade="80"/>
        </w:rPr>
        <w:t>acknowledge that</w:t>
      </w:r>
      <w:r w:rsidR="00840579">
        <w:rPr>
          <w:color w:val="1F4E79" w:themeColor="accent5" w:themeShade="80"/>
        </w:rPr>
        <w:t xml:space="preserve"> the model is specific to </w:t>
      </w:r>
      <w:r w:rsidR="001801CA">
        <w:rPr>
          <w:color w:val="1F4E79" w:themeColor="accent5" w:themeShade="80"/>
        </w:rPr>
        <w:t xml:space="preserve">one </w:t>
      </w:r>
      <w:r w:rsidR="00A213FE">
        <w:rPr>
          <w:color w:val="1F4E79" w:themeColor="accent5" w:themeShade="80"/>
        </w:rPr>
        <w:t xml:space="preserve">life history </w:t>
      </w:r>
      <w:r w:rsidR="001801CA">
        <w:rPr>
          <w:color w:val="1F4E79" w:themeColor="accent5" w:themeShade="80"/>
        </w:rPr>
        <w:t xml:space="preserve">matrix for an annual </w:t>
      </w:r>
      <w:r w:rsidR="00840579">
        <w:rPr>
          <w:color w:val="1F4E79" w:themeColor="accent5" w:themeShade="80"/>
        </w:rPr>
        <w:t xml:space="preserve">snail, </w:t>
      </w:r>
      <w:r w:rsidR="001801CA">
        <w:rPr>
          <w:color w:val="1F4E79" w:themeColor="accent5" w:themeShade="80"/>
        </w:rPr>
        <w:t xml:space="preserve">and </w:t>
      </w:r>
      <w:r w:rsidR="00840579">
        <w:rPr>
          <w:color w:val="1F4E79" w:themeColor="accent5" w:themeShade="80"/>
        </w:rPr>
        <w:t>we include a more concise discussion about the</w:t>
      </w:r>
      <w:r w:rsidR="00EC5CB5">
        <w:rPr>
          <w:color w:val="1F4E79" w:themeColor="accent5" w:themeShade="80"/>
        </w:rPr>
        <w:t xml:space="preserve">se ideas of density-dependence acting on juvenile growth and </w:t>
      </w:r>
      <w:r w:rsidR="00D12E85">
        <w:rPr>
          <w:color w:val="1F4E79" w:themeColor="accent5" w:themeShade="80"/>
        </w:rPr>
        <w:t>survival and</w:t>
      </w:r>
      <w:r w:rsidR="00EC5CB5">
        <w:rPr>
          <w:color w:val="1F4E79" w:themeColor="accent5" w:themeShade="80"/>
        </w:rPr>
        <w:t xml:space="preserve"> point out factors that could </w:t>
      </w:r>
      <w:r w:rsidR="00A75A32">
        <w:rPr>
          <w:color w:val="1F4E79" w:themeColor="accent5" w:themeShade="80"/>
        </w:rPr>
        <w:t>possibly</w:t>
      </w:r>
      <w:r w:rsidR="00EC5CB5">
        <w:rPr>
          <w:color w:val="1F4E79" w:themeColor="accent5" w:themeShade="80"/>
        </w:rPr>
        <w:t xml:space="preserve"> change the shape of the isocline. By doing this we </w:t>
      </w:r>
      <w:r w:rsidR="00A75A32">
        <w:rPr>
          <w:color w:val="1F4E79" w:themeColor="accent5" w:themeShade="80"/>
        </w:rPr>
        <w:t>hope</w:t>
      </w:r>
      <w:r w:rsidR="00EC5CB5">
        <w:rPr>
          <w:color w:val="1F4E79" w:themeColor="accent5" w:themeShade="80"/>
        </w:rPr>
        <w:t xml:space="preserve"> the ideas presented here could be expounded upon using a more general model.</w:t>
      </w:r>
    </w:p>
    <w:p w14:paraId="264D3798" w14:textId="77777777" w:rsidR="005E35DF" w:rsidRDefault="00C05005" w:rsidP="00C05005">
      <w:pPr>
        <w:pStyle w:val="Heading2"/>
      </w:pPr>
      <w:r>
        <w:t>Comment</w:t>
      </w:r>
    </w:p>
    <w:p w14:paraId="1BF2C3D7" w14:textId="77777777" w:rsidR="005E35DF" w:rsidRDefault="00143B7D" w:rsidP="005E35DF">
      <w:r w:rsidRPr="00143B7D">
        <w:t xml:space="preserve">Line 27.  “... the combinatorial effect of juvenile growth and survival has not been illustrated theoretically.”  Also, Lines 344-345 </w:t>
      </w:r>
      <w:proofErr w:type="gramStart"/>
      <w:r w:rsidRPr="00143B7D">
        <w:t>repeats</w:t>
      </w:r>
      <w:proofErr w:type="gramEnd"/>
      <w:r w:rsidRPr="00143B7D">
        <w:t xml:space="preserve">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t>R</w:t>
      </w:r>
      <w:r w:rsidR="00372305" w:rsidRPr="003855B3">
        <w:rPr>
          <w:color w:val="1F4E79" w:themeColor="accent5" w:themeShade="80"/>
        </w:rPr>
        <w:t>esponse</w:t>
      </w:r>
    </w:p>
    <w:p w14:paraId="05B59864" w14:textId="0C4F3C2B" w:rsidR="00372305" w:rsidRPr="003855B3" w:rsidRDefault="00BE3E8A" w:rsidP="005E35DF">
      <w:pPr>
        <w:rPr>
          <w:color w:val="1F4E79" w:themeColor="accent5" w:themeShade="80"/>
        </w:rPr>
      </w:pPr>
      <w:r w:rsidRPr="003855B3">
        <w:rPr>
          <w:color w:val="1F4E79" w:themeColor="accent5" w:themeShade="80"/>
        </w:rPr>
        <w:t>We can see how the wording seemed to be overreaching a bit,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Werner and Gilliam</w:t>
      </w:r>
      <w:r w:rsidR="00EA479A">
        <w:rPr>
          <w:color w:val="1F4E79" w:themeColor="accent5" w:themeShade="80"/>
        </w:rPr>
        <w:t>’</w:t>
      </w:r>
      <w:r w:rsidR="0079580F" w:rsidRPr="003855B3">
        <w:rPr>
          <w:color w:val="1F4E79" w:themeColor="accent5" w:themeShade="80"/>
        </w:rPr>
        <w:t xml:space="preserve">s </w:t>
      </w:r>
      <w:r w:rsidR="000D1B06" w:rsidRPr="003855B3">
        <w:rPr>
          <w:color w:val="1F4E79" w:themeColor="accent5" w:themeShade="80"/>
        </w:rPr>
        <w:t xml:space="preserve">review </w:t>
      </w:r>
      <w:r w:rsidR="0079580F" w:rsidRPr="003855B3">
        <w:rPr>
          <w:color w:val="1F4E79" w:themeColor="accent5" w:themeShade="80"/>
        </w:rPr>
        <w:t xml:space="preserve">paper in 1984 that </w:t>
      </w:r>
      <w:proofErr w:type="gramStart"/>
      <w:r w:rsidR="0079580F" w:rsidRPr="003855B3">
        <w:rPr>
          <w:color w:val="1F4E79" w:themeColor="accent5" w:themeShade="80"/>
        </w:rPr>
        <w:t>discuss</w:t>
      </w:r>
      <w:proofErr w:type="gramEnd"/>
      <w:r w:rsidR="0079580F" w:rsidRPr="003855B3">
        <w:rPr>
          <w:color w:val="1F4E79" w:themeColor="accent5" w:themeShade="80"/>
        </w:rPr>
        <w:t xml:space="preserve"> these ideas</w:t>
      </w:r>
      <w:r w:rsidR="00EA479A">
        <w:rPr>
          <w:color w:val="1F4E79" w:themeColor="accent5" w:themeShade="80"/>
        </w:rPr>
        <w:t xml:space="preserve"> as well as the paper by DeRoos</w:t>
      </w:r>
      <w:r w:rsidR="00FA7BC2">
        <w:rPr>
          <w:color w:val="1F4E79" w:themeColor="accent5" w:themeShade="80"/>
        </w:rPr>
        <w:t xml:space="preserve"> et al.(</w:t>
      </w:r>
      <w:r w:rsidR="00EA479A">
        <w:rPr>
          <w:color w:val="1F4E79" w:themeColor="accent5" w:themeShade="80"/>
        </w:rPr>
        <w:t>2003</w:t>
      </w:r>
      <w:r w:rsidR="00FA7BC2">
        <w:rPr>
          <w:color w:val="1F4E79" w:themeColor="accent5" w:themeShade="80"/>
        </w:rPr>
        <w:t>)</w:t>
      </w:r>
      <w:r w:rsidR="0079580F" w:rsidRPr="003855B3">
        <w:rPr>
          <w:color w:val="1F4E79" w:themeColor="accent5" w:themeShade="80"/>
        </w:rPr>
        <w:t xml:space="preserve">.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w:t>
      </w:r>
      <w:proofErr w:type="gramStart"/>
      <w:r w:rsidR="0079580F" w:rsidRPr="003855B3">
        <w:rPr>
          <w:color w:val="1F4E79" w:themeColor="accent5" w:themeShade="80"/>
        </w:rPr>
        <w:t>present</w:t>
      </w:r>
      <w:proofErr w:type="gramEnd"/>
      <w:r w:rsidR="0079580F" w:rsidRPr="003855B3">
        <w:rPr>
          <w:color w:val="1F4E79" w:themeColor="accent5" w:themeShade="80"/>
        </w:rPr>
        <w:t xml:space="preserve"> some papers where they </w:t>
      </w:r>
      <w:proofErr w:type="gramStart"/>
      <w:r w:rsidR="0079580F" w:rsidRPr="003855B3">
        <w:rPr>
          <w:color w:val="1F4E79" w:themeColor="accent5" w:themeShade="80"/>
        </w:rPr>
        <w:t>look</w:t>
      </w:r>
      <w:proofErr w:type="gramEnd"/>
      <w:r w:rsidR="0079580F" w:rsidRPr="003855B3">
        <w:rPr>
          <w:color w:val="1F4E79" w:themeColor="accent5" w:themeShade="80"/>
        </w:rPr>
        <w:t xml:space="preserve"> at these ideas in terms of recruitment, but we are saying that </w:t>
      </w:r>
      <w:r w:rsidR="00365105" w:rsidRPr="003855B3">
        <w:rPr>
          <w:color w:val="1F4E79" w:themeColor="accent5" w:themeShade="80"/>
        </w:rPr>
        <w:t xml:space="preserve">the </w:t>
      </w:r>
      <w:r w:rsidR="000A65EF" w:rsidRPr="003855B3">
        <w:rPr>
          <w:color w:val="1F4E79" w:themeColor="accent5" w:themeShade="80"/>
        </w:rPr>
        <w:t xml:space="preserve">outcomes </w:t>
      </w:r>
      <w:r w:rsidR="00EA479A">
        <w:rPr>
          <w:color w:val="1F4E79" w:themeColor="accent5" w:themeShade="80"/>
        </w:rPr>
        <w:t>for</w:t>
      </w:r>
      <w:r w:rsidR="00EA479A" w:rsidRPr="003855B3">
        <w:rPr>
          <w:color w:val="1F4E79" w:themeColor="accent5" w:themeShade="80"/>
        </w:rPr>
        <w:t xml:space="preserve"> </w:t>
      </w:r>
      <w:r w:rsidR="000A65EF" w:rsidRPr="003855B3">
        <w:rPr>
          <w:color w:val="1F4E79" w:themeColor="accent5" w:themeShade="80"/>
        </w:rPr>
        <w:t>population growth</w:t>
      </w:r>
      <w:r w:rsidR="00365105" w:rsidRPr="003855B3">
        <w:rPr>
          <w:color w:val="1F4E79" w:themeColor="accent5" w:themeShade="80"/>
        </w:rPr>
        <w:t xml:space="preserve"> </w:t>
      </w:r>
      <w:proofErr w:type="gramStart"/>
      <w:r w:rsidR="00365105" w:rsidRPr="003855B3">
        <w:rPr>
          <w:color w:val="1F4E79" w:themeColor="accent5" w:themeShade="80"/>
        </w:rPr>
        <w:t>h</w:t>
      </w:r>
      <w:r w:rsidR="00EA479A">
        <w:rPr>
          <w:color w:val="1F4E79" w:themeColor="accent5" w:themeShade="80"/>
        </w:rPr>
        <w:t>as</w:t>
      </w:r>
      <w:proofErr w:type="gramEnd"/>
      <w:r w:rsidR="00EA479A">
        <w:rPr>
          <w:color w:val="1F4E79" w:themeColor="accent5" w:themeShade="80"/>
        </w:rPr>
        <w:t xml:space="preserve"> </w:t>
      </w:r>
      <w:r w:rsidR="00365105" w:rsidRPr="003855B3">
        <w:rPr>
          <w:color w:val="1F4E79" w:themeColor="accent5" w:themeShade="80"/>
        </w:rPr>
        <w:t xml:space="preserve">rarely </w:t>
      </w:r>
      <w:r w:rsidR="00EA479A">
        <w:rPr>
          <w:color w:val="1F4E79" w:themeColor="accent5" w:themeShade="80"/>
        </w:rPr>
        <w:t xml:space="preserve">been </w:t>
      </w:r>
      <w:r w:rsidR="00365105" w:rsidRPr="003855B3">
        <w:rPr>
          <w:color w:val="1F4E79" w:themeColor="accent5" w:themeShade="80"/>
        </w:rPr>
        <w:t>explore</w:t>
      </w:r>
      <w:r w:rsidR="000A65EF" w:rsidRPr="003855B3">
        <w:rPr>
          <w:color w:val="1F4E79" w:themeColor="accent5" w:themeShade="80"/>
        </w:rPr>
        <w:t>d</w:t>
      </w:r>
      <w:r w:rsidR="00EA479A">
        <w:rPr>
          <w:color w:val="1F4E79" w:themeColor="accent5" w:themeShade="80"/>
        </w:rPr>
        <w:t xml:space="preserve"> much less operationalized for use with field measured rates</w:t>
      </w:r>
      <w:r w:rsidR="00365105" w:rsidRPr="003855B3">
        <w:rPr>
          <w:color w:val="1F4E79" w:themeColor="accent5" w:themeShade="80"/>
        </w:rPr>
        <w:t>. We’ve</w:t>
      </w:r>
      <w:r w:rsidR="00EE4A69">
        <w:rPr>
          <w:color w:val="1F4E79" w:themeColor="accent5" w:themeShade="80"/>
        </w:rPr>
        <w:t xml:space="preserve"> spent</w:t>
      </w:r>
      <w:r w:rsidR="00365105" w:rsidRPr="003855B3">
        <w:rPr>
          <w:color w:val="1F4E79" w:themeColor="accent5" w:themeShade="80"/>
        </w:rPr>
        <w:t xml:space="preserve"> considerable time on web of science and google scholar 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w:t>
      </w:r>
      <w:r w:rsidR="00EA479A">
        <w:rPr>
          <w:color w:val="1F4E79" w:themeColor="accent5" w:themeShade="80"/>
        </w:rPr>
        <w:t xml:space="preserve"> </w:t>
      </w:r>
      <w:r w:rsidR="00EA479A">
        <w:rPr>
          <w:color w:val="1F4E79" w:themeColor="accent5" w:themeShade="80"/>
        </w:rPr>
        <w:lastRenderedPageBreak/>
        <w:t>and demographic isoclines</w:t>
      </w:r>
      <w:r w:rsidR="00365105" w:rsidRPr="003855B3">
        <w:rPr>
          <w:color w:val="1F4E79" w:themeColor="accent5" w:themeShade="80"/>
        </w:rPr>
        <w:t xml:space="preserve">.  </w:t>
      </w:r>
      <w:r w:rsidR="00EE4A69">
        <w:rPr>
          <w:color w:val="1F4E79" w:themeColor="accent5" w:themeShade="80"/>
        </w:rPr>
        <w:t>E</w:t>
      </w:r>
      <w:r w:rsidR="009128AD" w:rsidRPr="003855B3">
        <w:rPr>
          <w:color w:val="1F4E79" w:themeColor="accent5" w:themeShade="80"/>
        </w:rPr>
        <w:t>mpirical work seem</w:t>
      </w:r>
      <w:r w:rsidR="00EA479A">
        <w:rPr>
          <w:color w:val="1F4E79" w:themeColor="accent5" w:themeShade="80"/>
        </w:rPr>
        <w:t xml:space="preserve">ed to </w:t>
      </w:r>
      <w:r w:rsidR="000A65EF" w:rsidRPr="003855B3">
        <w:rPr>
          <w:color w:val="1F4E79" w:themeColor="accent5" w:themeShade="80"/>
        </w:rPr>
        <w:t>dominate</w:t>
      </w:r>
      <w:r w:rsidR="00EA479A">
        <w:rPr>
          <w:color w:val="1F4E79" w:themeColor="accent5" w:themeShade="80"/>
        </w:rPr>
        <w:t xml:space="preserve"> publication about this concept</w:t>
      </w:r>
      <w:r w:rsidR="009128AD" w:rsidRPr="003855B3">
        <w:rPr>
          <w:color w:val="1F4E79" w:themeColor="accent5" w:themeShade="80"/>
        </w:rPr>
        <w:t xml:space="preserve">.  </w:t>
      </w:r>
      <w:r w:rsidR="00956A05">
        <w:rPr>
          <w:color w:val="1F4E79" w:themeColor="accent5" w:themeShade="80"/>
        </w:rPr>
        <w:t>The theoretical work that has been</w:t>
      </w:r>
      <w:r w:rsidR="00EA479A">
        <w:rPr>
          <w:color w:val="1F4E79" w:themeColor="accent5" w:themeShade="80"/>
        </w:rPr>
        <w:t xml:space="preserve"> conducted</w:t>
      </w:r>
      <w:r w:rsidR="00956A05">
        <w:rPr>
          <w:color w:val="1F4E79" w:themeColor="accent5" w:themeShade="80"/>
        </w:rPr>
        <w:t xml:space="preserve"> often </w:t>
      </w:r>
      <w:proofErr w:type="gramStart"/>
      <w:r w:rsidR="00956A05">
        <w:rPr>
          <w:color w:val="1F4E79" w:themeColor="accent5" w:themeShade="80"/>
        </w:rPr>
        <w:t>focuse</w:t>
      </w:r>
      <w:r w:rsidR="00290A2B">
        <w:rPr>
          <w:color w:val="1F4E79" w:themeColor="accent5" w:themeShade="80"/>
        </w:rPr>
        <w:t>d</w:t>
      </w:r>
      <w:proofErr w:type="gramEnd"/>
      <w:r w:rsidR="00956A05">
        <w:rPr>
          <w:color w:val="1F4E79" w:themeColor="accent5" w:themeShade="80"/>
        </w:rPr>
        <w:t xml:space="preserve"> on cohort survival.</w:t>
      </w:r>
    </w:p>
    <w:p w14:paraId="663FEEC4" w14:textId="5A99A630" w:rsidR="009128AD" w:rsidRPr="003855B3" w:rsidRDefault="00290A2B" w:rsidP="005E35DF">
      <w:pPr>
        <w:rPr>
          <w:color w:val="1F4E79" w:themeColor="accent5" w:themeShade="80"/>
        </w:rPr>
      </w:pPr>
      <w:r>
        <w:rPr>
          <w:color w:val="1F4E79" w:themeColor="accent5" w:themeShade="80"/>
        </w:rPr>
        <w:t>We</w:t>
      </w:r>
      <w:r w:rsidR="009128AD" w:rsidRPr="003855B3">
        <w:rPr>
          <w:color w:val="1F4E79" w:themeColor="accent5" w:themeShade="80"/>
        </w:rPr>
        <w:t xml:space="preserve"> do understand </w:t>
      </w:r>
      <w:r w:rsidR="00FF3FCF" w:rsidRPr="003855B3">
        <w:rPr>
          <w:color w:val="1F4E79" w:themeColor="accent5" w:themeShade="80"/>
        </w:rPr>
        <w:t xml:space="preserve">that we could have missed some work and that our wording </w:t>
      </w:r>
      <w:r>
        <w:rPr>
          <w:color w:val="1F4E79" w:themeColor="accent5" w:themeShade="80"/>
        </w:rPr>
        <w:t xml:space="preserve">might </w:t>
      </w:r>
      <w:r w:rsidR="00920D75">
        <w:rPr>
          <w:color w:val="1F4E79" w:themeColor="accent5" w:themeShade="80"/>
        </w:rPr>
        <w:t>be</w:t>
      </w:r>
      <w:r w:rsidR="00920D75" w:rsidRPr="003855B3">
        <w:rPr>
          <w:color w:val="1F4E79" w:themeColor="accent5" w:themeShade="80"/>
        </w:rPr>
        <w:t xml:space="preserve"> too</w:t>
      </w:r>
      <w:r w:rsidR="00182091" w:rsidRPr="003855B3">
        <w:rPr>
          <w:color w:val="1F4E79" w:themeColor="accent5" w:themeShade="80"/>
        </w:rPr>
        <w:t xml:space="preserve"> emphatic about the claim. </w:t>
      </w:r>
      <w:r w:rsidR="00EA479A">
        <w:rPr>
          <w:color w:val="1F4E79" w:themeColor="accent5" w:themeShade="80"/>
        </w:rPr>
        <w:t>In our revision we</w:t>
      </w:r>
      <w:r w:rsidR="00182091" w:rsidRPr="003855B3">
        <w:rPr>
          <w:color w:val="1F4E79" w:themeColor="accent5" w:themeShade="80"/>
        </w:rPr>
        <w:t xml:space="preserve"> attempted to tone the word choice down and emphasize</w:t>
      </w:r>
      <w:r w:rsidR="00A35D55" w:rsidRPr="003855B3">
        <w:rPr>
          <w:color w:val="1F4E79" w:themeColor="accent5" w:themeShade="80"/>
        </w:rPr>
        <w:t xml:space="preserve"> what we did and did not find in the literature</w:t>
      </w:r>
      <w:r w:rsidR="003614D2">
        <w:rPr>
          <w:color w:val="1F4E79" w:themeColor="accent5" w:themeShade="80"/>
        </w:rPr>
        <w:t xml:space="preserve"> (See lines #### and </w:t>
      </w:r>
      <w:proofErr w:type="gramStart"/>
      <w:r w:rsidR="003614D2">
        <w:rPr>
          <w:color w:val="1F4E79" w:themeColor="accent5" w:themeShade="80"/>
        </w:rPr>
        <w:t>Lines ###)</w:t>
      </w:r>
      <w:proofErr w:type="gramEnd"/>
    </w:p>
    <w:p w14:paraId="7CD33C9D" w14:textId="0C2ED673" w:rsidR="005E35DF" w:rsidRDefault="00372305" w:rsidP="00372305">
      <w:pPr>
        <w:pStyle w:val="Heading2"/>
      </w:pPr>
      <w:r>
        <w:t>Comment</w:t>
      </w:r>
    </w:p>
    <w:p w14:paraId="3CD50F74" w14:textId="19E44E31" w:rsidR="002E228E" w:rsidRDefault="00143B7D" w:rsidP="005E35DF">
      <w:r w:rsidRPr="00143B7D">
        <w:t xml:space="preserve">Lines 119-159. The interpretation of three example populations in terms of qualitative zero-isoclines is interesting but, </w:t>
      </w:r>
      <w:proofErr w:type="gramStart"/>
      <w:r w:rsidRPr="00143B7D">
        <w:t>In</w:t>
      </w:r>
      <w:proofErr w:type="gramEnd"/>
      <w:r w:rsidRPr="00143B7D">
        <w:t xml:space="preserve"> view of the comments above, the authors should at least consider whether density-dependent factors (e.g., food limitation, crowding) could be involved in any of the cases. </w:t>
      </w:r>
      <w:proofErr w:type="gramStart"/>
      <w:r w:rsidRPr="00143B7D">
        <w:t>In order for</w:t>
      </w:r>
      <w:proofErr w:type="gramEnd"/>
      <w:r w:rsidRPr="00143B7D">
        <w:t xml:space="preserve">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055BCB92" w14:textId="102E6F16" w:rsidR="00B84CA2" w:rsidRDefault="00E054DA" w:rsidP="005E35DF">
      <w:pPr>
        <w:rPr>
          <w:color w:val="1F4E79" w:themeColor="accent5" w:themeShade="80"/>
        </w:rPr>
      </w:pPr>
      <w:proofErr w:type="gramStart"/>
      <w:r>
        <w:rPr>
          <w:color w:val="1F4E79" w:themeColor="accent5" w:themeShade="80"/>
        </w:rPr>
        <w:t>First</w:t>
      </w:r>
      <w:proofErr w:type="gramEnd"/>
      <w:r>
        <w:rPr>
          <w:color w:val="1F4E79" w:themeColor="accent5" w:themeShade="80"/>
        </w:rPr>
        <w:t xml:space="preserve"> w</w:t>
      </w:r>
      <w:r w:rsidR="00C929EF">
        <w:rPr>
          <w:color w:val="1F4E79" w:themeColor="accent5" w:themeShade="80"/>
        </w:rPr>
        <w:t xml:space="preserve">e assume the reviewer </w:t>
      </w:r>
      <w:r>
        <w:rPr>
          <w:color w:val="1F4E79" w:themeColor="accent5" w:themeShade="80"/>
        </w:rPr>
        <w:t xml:space="preserve">is </w:t>
      </w:r>
      <w:r w:rsidR="00C929EF">
        <w:rPr>
          <w:color w:val="1F4E79" w:themeColor="accent5" w:themeShade="80"/>
        </w:rPr>
        <w:t xml:space="preserve">asking whether density-dependence affects the </w:t>
      </w:r>
      <w:r w:rsidR="00B456A2">
        <w:rPr>
          <w:color w:val="1F4E79" w:themeColor="accent5" w:themeShade="80"/>
        </w:rPr>
        <w:t xml:space="preserve">juvenile stages in these cases based on the earlier comments. </w:t>
      </w:r>
      <w:r w:rsidR="00C929EF">
        <w:rPr>
          <w:color w:val="1F4E79" w:themeColor="accent5" w:themeShade="80"/>
        </w:rPr>
        <w:t xml:space="preserve">Density dependent factors </w:t>
      </w:r>
      <w:r w:rsidR="00FF18BB">
        <w:rPr>
          <w:color w:val="1F4E79" w:themeColor="accent5" w:themeShade="80"/>
        </w:rPr>
        <w:t>might be</w:t>
      </w:r>
      <w:r w:rsidR="00C929EF">
        <w:rPr>
          <w:color w:val="1F4E79" w:themeColor="accent5" w:themeShade="80"/>
        </w:rPr>
        <w:t xml:space="preserve"> involved in any of the cases</w:t>
      </w:r>
      <w:r w:rsidR="00B456A2">
        <w:rPr>
          <w:color w:val="1F4E79" w:themeColor="accent5" w:themeShade="80"/>
        </w:rPr>
        <w:t xml:space="preserve">, but as we explained </w:t>
      </w:r>
      <w:proofErr w:type="gramStart"/>
      <w:r w:rsidR="00B456A2">
        <w:rPr>
          <w:color w:val="1F4E79" w:themeColor="accent5" w:themeShade="80"/>
        </w:rPr>
        <w:t>above</w:t>
      </w:r>
      <w:proofErr w:type="gramEnd"/>
      <w:r w:rsidR="00B456A2">
        <w:rPr>
          <w:color w:val="1F4E79" w:themeColor="accent5" w:themeShade="80"/>
        </w:rPr>
        <w:t xml:space="preserve"> they shouldn’t move the theoretical isocline</w:t>
      </w:r>
      <w:r w:rsidR="00013F1C">
        <w:rPr>
          <w:color w:val="1F4E79" w:themeColor="accent5" w:themeShade="80"/>
        </w:rPr>
        <w:t xml:space="preserve"> which only delineates conditions that produce populations that are growing vs. declining (vs. stasis) given a</w:t>
      </w:r>
      <w:r w:rsidR="00F21AE9">
        <w:rPr>
          <w:color w:val="1F4E79" w:themeColor="accent5" w:themeShade="80"/>
        </w:rPr>
        <w:t xml:space="preserve"> relatively stable life history (set of parameters) for reproduction. We demonstrate the influence of changing birth rates for the </w:t>
      </w:r>
      <w:proofErr w:type="gramStart"/>
      <w:r w:rsidR="00F21AE9">
        <w:rPr>
          <w:color w:val="1F4E79" w:themeColor="accent5" w:themeShade="80"/>
        </w:rPr>
        <w:t>case study</w:t>
      </w:r>
      <w:proofErr w:type="gramEnd"/>
      <w:r w:rsidR="00F21AE9">
        <w:rPr>
          <w:color w:val="1F4E79" w:themeColor="accent5" w:themeShade="80"/>
        </w:rPr>
        <w:t xml:space="preserve">.  </w:t>
      </w:r>
    </w:p>
    <w:p w14:paraId="7D8923A3" w14:textId="02191BCB" w:rsidR="00CC0B79" w:rsidRPr="001F592E" w:rsidRDefault="00CC0B79" w:rsidP="005E35DF">
      <w:pPr>
        <w:rPr>
          <w:color w:val="1F4E79" w:themeColor="accent5" w:themeShade="80"/>
        </w:rPr>
      </w:pPr>
      <w:r w:rsidRPr="001F592E">
        <w:rPr>
          <w:color w:val="1F4E79" w:themeColor="accent5" w:themeShade="80"/>
        </w:rPr>
        <w:t>We selected these</w:t>
      </w:r>
      <w:r w:rsidR="00B84CA2">
        <w:rPr>
          <w:color w:val="1F4E79" w:themeColor="accent5" w:themeShade="80"/>
        </w:rPr>
        <w:t xml:space="preserve"> examples </w:t>
      </w:r>
      <w:r w:rsidRPr="001F592E">
        <w:rPr>
          <w:color w:val="1F4E79" w:themeColor="accent5" w:themeShade="80"/>
        </w:rPr>
        <w:t xml:space="preserve">because they </w:t>
      </w:r>
      <w:r w:rsidR="00AE4BDB" w:rsidRPr="001F592E">
        <w:rPr>
          <w:color w:val="1F4E79" w:themeColor="accent5" w:themeShade="80"/>
        </w:rPr>
        <w:t>addressed</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00B84CA2">
        <w:rPr>
          <w:color w:val="1F4E79" w:themeColor="accent5" w:themeShade="80"/>
        </w:rPr>
        <w:t xml:space="preserve"> for populations that</w:t>
      </w:r>
      <w:r w:rsidR="00ED738C">
        <w:rPr>
          <w:color w:val="1F4E79" w:themeColor="accent5" w:themeShade="80"/>
        </w:rPr>
        <w:t xml:space="preserve"> can have extreme variation in recruitment</w:t>
      </w:r>
      <w:r w:rsidR="002021F2">
        <w:rPr>
          <w:color w:val="1F4E79" w:themeColor="accent5" w:themeShade="80"/>
        </w:rPr>
        <w:t xml:space="preserve"> (low densities, </w:t>
      </w:r>
      <w:proofErr w:type="spellStart"/>
      <w:proofErr w:type="gramStart"/>
      <w:r w:rsidR="002021F2">
        <w:rPr>
          <w:color w:val="1F4E79" w:themeColor="accent5" w:themeShade="80"/>
        </w:rPr>
        <w:t>some</w:t>
      </w:r>
      <w:r w:rsidR="001D6173">
        <w:rPr>
          <w:color w:val="1F4E79" w:themeColor="accent5" w:themeShade="80"/>
        </w:rPr>
        <w:t xml:space="preserve"> </w:t>
      </w:r>
      <w:r w:rsidR="002021F2">
        <w:rPr>
          <w:color w:val="1F4E79" w:themeColor="accent5" w:themeShade="80"/>
        </w:rPr>
        <w:t>time</w:t>
      </w:r>
      <w:r w:rsidR="001D6173">
        <w:rPr>
          <w:color w:val="1F4E79" w:themeColor="accent5" w:themeShade="80"/>
        </w:rPr>
        <w:t>s</w:t>
      </w:r>
      <w:proofErr w:type="spellEnd"/>
      <w:proofErr w:type="gramEnd"/>
      <w:r w:rsidR="001D6173">
        <w:rPr>
          <w:color w:val="1F4E79" w:themeColor="accent5" w:themeShade="80"/>
        </w:rPr>
        <w:t>/places</w:t>
      </w:r>
      <w:r w:rsidR="002021F2">
        <w:rPr>
          <w:color w:val="1F4E79" w:themeColor="accent5" w:themeShade="80"/>
        </w:rPr>
        <w:t xml:space="preserve"> </w:t>
      </w:r>
      <w:r w:rsidR="001D6173">
        <w:rPr>
          <w:color w:val="1F4E79" w:themeColor="accent5" w:themeShade="80"/>
        </w:rPr>
        <w:t>recruitment failure</w:t>
      </w:r>
      <w:r w:rsidR="002021F2">
        <w:rPr>
          <w:color w:val="1F4E79" w:themeColor="accent5" w:themeShade="80"/>
        </w:rPr>
        <w:t>)</w:t>
      </w:r>
      <w:r w:rsidRPr="001F592E">
        <w:rPr>
          <w:color w:val="1F4E79" w:themeColor="accent5" w:themeShade="80"/>
        </w:rPr>
        <w:t>. Th</w:t>
      </w:r>
      <w:r w:rsidR="00ED738C">
        <w:rPr>
          <w:color w:val="1F4E79" w:themeColor="accent5" w:themeShade="80"/>
        </w:rPr>
        <w:t>e</w:t>
      </w:r>
      <w:r w:rsidR="00FA7BC2">
        <w:rPr>
          <w:color w:val="1F4E79" w:themeColor="accent5" w:themeShade="80"/>
        </w:rPr>
        <w:t xml:space="preserve"> researchers</w:t>
      </w:r>
      <w:r w:rsidR="00ED738C">
        <w:rPr>
          <w:color w:val="1F4E79" w:themeColor="accent5" w:themeShade="80"/>
        </w:rPr>
        <w:t xml:space="preserve"> also examined the way </w:t>
      </w:r>
      <w:r w:rsidR="005869E3">
        <w:rPr>
          <w:color w:val="1F4E79" w:themeColor="accent5" w:themeShade="80"/>
        </w:rPr>
        <w:t xml:space="preserve">environmental conditions might mediate </w:t>
      </w:r>
      <w:r w:rsidR="00D25F0B">
        <w:rPr>
          <w:color w:val="1F4E79" w:themeColor="accent5" w:themeShade="80"/>
        </w:rPr>
        <w:t>loss to predators by way of modifying early life stage growth and survival (to predators)</w:t>
      </w:r>
      <w:r w:rsidR="005869E3">
        <w:rPr>
          <w:color w:val="1F4E79" w:themeColor="accent5" w:themeShade="80"/>
        </w:rPr>
        <w:t xml:space="preserve"> and </w:t>
      </w:r>
      <w:r w:rsidR="00D25F0B">
        <w:rPr>
          <w:color w:val="1F4E79" w:themeColor="accent5" w:themeShade="80"/>
        </w:rPr>
        <w:t xml:space="preserve">thereby change </w:t>
      </w:r>
      <w:r w:rsidR="00A116D2">
        <w:rPr>
          <w:color w:val="1F4E79" w:themeColor="accent5" w:themeShade="80"/>
        </w:rPr>
        <w:t xml:space="preserve">recruitment (short term growth) from positive to negative or vice-versa. </w:t>
      </w:r>
      <w:r w:rsidR="00D7709A">
        <w:rPr>
          <w:color w:val="1F4E79" w:themeColor="accent5" w:themeShade="80"/>
        </w:rPr>
        <w:t xml:space="preserve">  Thus, </w:t>
      </w:r>
      <w:r w:rsidR="00AE4BDB">
        <w:rPr>
          <w:color w:val="1F4E79" w:themeColor="accent5" w:themeShade="80"/>
        </w:rPr>
        <w:t>these examples</w:t>
      </w:r>
      <w:r w:rsidR="00D7709A">
        <w:rPr>
          <w:color w:val="1F4E79" w:themeColor="accent5" w:themeShade="80"/>
        </w:rPr>
        <w:t xml:space="preserve"> are similar in context to those of the F</w:t>
      </w:r>
      <w:r w:rsidR="002021F2">
        <w:rPr>
          <w:color w:val="1F4E79" w:themeColor="accent5" w:themeShade="80"/>
        </w:rPr>
        <w:t>lorida Apple Snail</w:t>
      </w:r>
      <w:r w:rsidR="00D7709A">
        <w:rPr>
          <w:color w:val="1F4E79" w:themeColor="accent5" w:themeShade="80"/>
        </w:rPr>
        <w:t xml:space="preserve">. </w:t>
      </w:r>
      <w:r w:rsidR="00BD5566">
        <w:rPr>
          <w:color w:val="1F4E79" w:themeColor="accent5" w:themeShade="80"/>
        </w:rPr>
        <w:t>One of</w:t>
      </w:r>
      <w:r w:rsidRPr="001F592E">
        <w:rPr>
          <w:color w:val="1F4E79" w:themeColor="accent5" w:themeShade="80"/>
        </w:rPr>
        <w:t xml:space="preserve"> the examples (Davidson 202</w:t>
      </w:r>
      <w:r w:rsidR="005C64CF" w:rsidRPr="001F592E">
        <w:rPr>
          <w:color w:val="1F4E79" w:themeColor="accent5" w:themeShade="80"/>
        </w:rPr>
        <w:t>1, 2024) incorporate</w:t>
      </w:r>
      <w:r w:rsidR="00FA7BC2">
        <w:rPr>
          <w:color w:val="1F4E79" w:themeColor="accent5" w:themeShade="80"/>
        </w:rPr>
        <w:t>d</w:t>
      </w:r>
      <w:r w:rsidR="005C64CF" w:rsidRPr="001F592E">
        <w:rPr>
          <w:color w:val="1F4E79" w:themeColor="accent5" w:themeShade="80"/>
        </w:rPr>
        <w:t xml:space="preserve"> density-dependent controls on consumption rates (i.e., predator functional responses).</w:t>
      </w:r>
      <w:r w:rsidRPr="001F592E">
        <w:rPr>
          <w:color w:val="1F4E79" w:themeColor="accent5" w:themeShade="80"/>
        </w:rPr>
        <w:t xml:space="preserve"> </w:t>
      </w:r>
    </w:p>
    <w:p w14:paraId="2979F169" w14:textId="46BAC89C" w:rsidR="006312FE" w:rsidRPr="001F592E" w:rsidRDefault="00BD5566" w:rsidP="005E35DF">
      <w:pPr>
        <w:rPr>
          <w:color w:val="1F4E79" w:themeColor="accent5" w:themeShade="80"/>
        </w:rPr>
      </w:pPr>
      <w:r>
        <w:rPr>
          <w:color w:val="1F4E79" w:themeColor="accent5" w:themeShade="80"/>
        </w:rPr>
        <w:t>We</w:t>
      </w:r>
      <w:r w:rsidR="002160A6" w:rsidRPr="001F592E">
        <w:rPr>
          <w:color w:val="1F4E79" w:themeColor="accent5" w:themeShade="80"/>
        </w:rPr>
        <w:t xml:space="preserve"> revised the paragraph </w:t>
      </w:r>
      <w:r>
        <w:rPr>
          <w:color w:val="1F4E79" w:themeColor="accent5" w:themeShade="80"/>
        </w:rPr>
        <w:t xml:space="preserve">describing </w:t>
      </w:r>
      <w:r w:rsidR="003B6B18">
        <w:rPr>
          <w:color w:val="1F4E79" w:themeColor="accent5" w:themeShade="80"/>
        </w:rPr>
        <w:t>Figure 1</w:t>
      </w:r>
      <w:r w:rsidR="008F01A4">
        <w:rPr>
          <w:color w:val="1F4E79" w:themeColor="accent5" w:themeShade="80"/>
        </w:rPr>
        <w:t xml:space="preserve"> </w:t>
      </w:r>
      <w:r w:rsidR="00AA2192">
        <w:rPr>
          <w:color w:val="1F4E79" w:themeColor="accent5" w:themeShade="80"/>
        </w:rPr>
        <w:t>addressing</w:t>
      </w:r>
      <w:r w:rsidR="008F01A4">
        <w:rPr>
          <w:color w:val="1F4E79" w:themeColor="accent5" w:themeShade="80"/>
        </w:rPr>
        <w:t xml:space="preserve"> the density-dependence question and explain </w:t>
      </w:r>
      <w:r>
        <w:rPr>
          <w:color w:val="1F4E79" w:themeColor="accent5" w:themeShade="80"/>
        </w:rPr>
        <w:t>the examples</w:t>
      </w:r>
      <w:r w:rsidR="00FA7BC2">
        <w:rPr>
          <w:color w:val="1F4E79" w:themeColor="accent5" w:themeShade="80"/>
        </w:rPr>
        <w:t>, describing</w:t>
      </w:r>
      <w:r w:rsidR="008F01A4">
        <w:rPr>
          <w:color w:val="1F4E79" w:themeColor="accent5" w:themeShade="80"/>
        </w:rPr>
        <w:t xml:space="preserve"> their</w:t>
      </w:r>
      <w:r w:rsidR="002160A6" w:rsidRPr="001F592E">
        <w:rPr>
          <w:color w:val="1F4E79" w:themeColor="accent5" w:themeShade="80"/>
        </w:rPr>
        <w:t xml:space="preserve"> similar</w:t>
      </w:r>
      <w:r w:rsidR="008F01A4">
        <w:rPr>
          <w:color w:val="1F4E79" w:themeColor="accent5" w:themeShade="80"/>
        </w:rPr>
        <w:t>ity</w:t>
      </w:r>
      <w:r w:rsidR="002160A6" w:rsidRPr="001F592E">
        <w:rPr>
          <w:color w:val="1F4E79" w:themeColor="accent5" w:themeShade="80"/>
        </w:rPr>
        <w:t xml:space="preserve"> (</w:t>
      </w:r>
      <w:r w:rsidR="006B6AB9">
        <w:rPr>
          <w:color w:val="1F4E79" w:themeColor="accent5" w:themeShade="80"/>
        </w:rPr>
        <w:t xml:space="preserve">recruitment failure seems to be </w:t>
      </w:r>
      <w:r w:rsidR="002160A6" w:rsidRPr="001F592E">
        <w:rPr>
          <w:color w:val="1F4E79" w:themeColor="accent5" w:themeShade="80"/>
        </w:rPr>
        <w:t xml:space="preserve">driven by consumption) </w:t>
      </w:r>
      <w:r w:rsidR="003A5A23">
        <w:rPr>
          <w:color w:val="1F4E79" w:themeColor="accent5" w:themeShade="80"/>
        </w:rPr>
        <w:t xml:space="preserve">as an attempt to address the concern brought up by </w:t>
      </w:r>
      <w:r w:rsidR="00AA2192">
        <w:rPr>
          <w:color w:val="1F4E79" w:themeColor="accent5" w:themeShade="80"/>
        </w:rPr>
        <w:t>this comment</w:t>
      </w:r>
      <w:r w:rsidR="003614D2">
        <w:rPr>
          <w:color w:val="1F4E79" w:themeColor="accent5" w:themeShade="80"/>
        </w:rPr>
        <w:t xml:space="preserve"> (lines xxx-xxx)</w:t>
      </w:r>
      <w:r w:rsidR="003A5A23">
        <w:rPr>
          <w:color w:val="1F4E79" w:themeColor="accent5" w:themeShade="80"/>
        </w:rPr>
        <w:t>.</w:t>
      </w:r>
      <w:r w:rsidR="002160A6" w:rsidRPr="001F592E">
        <w:rPr>
          <w:color w:val="1F4E79" w:themeColor="accent5" w:themeShade="80"/>
        </w:rPr>
        <w:t xml:space="preserve"> But we also revise it </w:t>
      </w:r>
      <w:r w:rsidR="00771AB1" w:rsidRPr="001F592E">
        <w:rPr>
          <w:color w:val="1F4E79" w:themeColor="accent5" w:themeShade="80"/>
        </w:rPr>
        <w:t>to express</w:t>
      </w:r>
      <w:r w:rsidR="002160A6" w:rsidRPr="001F592E">
        <w:rPr>
          <w:color w:val="1F4E79" w:themeColor="accent5" w:themeShade="80"/>
        </w:rPr>
        <w:t xml:space="preserve"> that these are hypothetical and that the purpose is to demonstrate that there seems to be a broad interest in</w:t>
      </w:r>
      <w:r w:rsidR="006B18B0">
        <w:rPr>
          <w:color w:val="1F4E79" w:themeColor="accent5" w:themeShade="80"/>
        </w:rPr>
        <w:t xml:space="preserve"> the </w:t>
      </w:r>
      <w:r w:rsidR="00007605">
        <w:rPr>
          <w:color w:val="1F4E79" w:themeColor="accent5" w:themeShade="80"/>
        </w:rPr>
        <w:t>conceptual issue about the interactive effects of juvenile</w:t>
      </w:r>
      <w:r w:rsidR="006B18B0">
        <w:rPr>
          <w:color w:val="1F4E79" w:themeColor="accent5" w:themeShade="80"/>
        </w:rPr>
        <w:t xml:space="preserve"> survival and growth </w:t>
      </w:r>
      <w:r w:rsidR="00007605">
        <w:rPr>
          <w:color w:val="1F4E79" w:themeColor="accent5" w:themeShade="80"/>
        </w:rPr>
        <w:t>on recruitment or population growth</w:t>
      </w:r>
      <w:r w:rsidR="00FA7BC2">
        <w:rPr>
          <w:color w:val="1F4E79" w:themeColor="accent5" w:themeShade="80"/>
        </w:rPr>
        <w:t>.</w:t>
      </w:r>
      <w:r w:rsidR="00A83A9A">
        <w:rPr>
          <w:color w:val="1F4E79" w:themeColor="accent5" w:themeShade="80"/>
        </w:rPr>
        <w:t xml:space="preserve"> I</w:t>
      </w:r>
      <w:r w:rsidR="002160A6" w:rsidRPr="001F592E">
        <w:rPr>
          <w:color w:val="1F4E79" w:themeColor="accent5" w:themeShade="80"/>
        </w:rPr>
        <w:t>f</w:t>
      </w:r>
      <w:r w:rsidR="00A83A9A">
        <w:rPr>
          <w:color w:val="1F4E79" w:themeColor="accent5" w:themeShade="80"/>
        </w:rPr>
        <w:t xml:space="preserve"> </w:t>
      </w:r>
      <w:r w:rsidR="006C56EB">
        <w:rPr>
          <w:color w:val="1F4E79" w:themeColor="accent5" w:themeShade="80"/>
        </w:rPr>
        <w:t>demographic models wer</w:t>
      </w:r>
      <w:r w:rsidR="00AA2192">
        <w:rPr>
          <w:color w:val="1F4E79" w:themeColor="accent5" w:themeShade="80"/>
        </w:rPr>
        <w:t>e</w:t>
      </w:r>
      <w:r w:rsidR="00A83A9A">
        <w:rPr>
          <w:color w:val="1F4E79" w:themeColor="accent5" w:themeShade="80"/>
        </w:rPr>
        <w:t xml:space="preserve"> developed for these </w:t>
      </w:r>
      <w:r w:rsidR="006B6AB9">
        <w:rPr>
          <w:color w:val="1F4E79" w:themeColor="accent5" w:themeShade="80"/>
        </w:rPr>
        <w:t>examples</w:t>
      </w:r>
      <w:r w:rsidR="00A83A9A">
        <w:rPr>
          <w:color w:val="1F4E79" w:themeColor="accent5" w:themeShade="80"/>
        </w:rPr>
        <w:t xml:space="preserve">, the isocline </w:t>
      </w:r>
      <w:r w:rsidR="006C56EB">
        <w:rPr>
          <w:color w:val="1F4E79" w:themeColor="accent5" w:themeShade="80"/>
        </w:rPr>
        <w:t>may</w:t>
      </w:r>
      <w:r w:rsidR="002160A6" w:rsidRPr="001F592E">
        <w:rPr>
          <w:color w:val="1F4E79" w:themeColor="accent5" w:themeShade="80"/>
        </w:rPr>
        <w:t xml:space="preserve"> offer some explanations</w:t>
      </w:r>
      <w:r w:rsidR="006C56EB">
        <w:rPr>
          <w:color w:val="1F4E79" w:themeColor="accent5" w:themeShade="80"/>
        </w:rPr>
        <w:t xml:space="preserve"> </w:t>
      </w:r>
      <w:r w:rsidR="002160A6" w:rsidRPr="001F592E">
        <w:rPr>
          <w:color w:val="1F4E79" w:themeColor="accent5" w:themeShade="80"/>
        </w:rPr>
        <w:t xml:space="preserve">to the </w:t>
      </w:r>
      <w:r w:rsidR="006C56EB">
        <w:rPr>
          <w:color w:val="1F4E79" w:themeColor="accent5" w:themeShade="80"/>
        </w:rPr>
        <w:t xml:space="preserve">recruitment </w:t>
      </w:r>
      <w:r w:rsidR="002160A6" w:rsidRPr="001F592E">
        <w:rPr>
          <w:color w:val="1F4E79" w:themeColor="accent5" w:themeShade="80"/>
        </w:rPr>
        <w:t>patterns</w:t>
      </w:r>
      <w:r w:rsidR="006C56EB">
        <w:rPr>
          <w:color w:val="1F4E79" w:themeColor="accent5" w:themeShade="80"/>
        </w:rPr>
        <w:t>.</w:t>
      </w:r>
    </w:p>
    <w:p w14:paraId="70A672B7" w14:textId="77777777" w:rsidR="002E228E" w:rsidRDefault="002E228E" w:rsidP="00E44B44">
      <w:pPr>
        <w:pStyle w:val="Heading2"/>
      </w:pPr>
      <w:r>
        <w:t>Comment</w:t>
      </w:r>
    </w:p>
    <w:p w14:paraId="6804041E" w14:textId="2910C246" w:rsidR="00A95C43" w:rsidRDefault="00143B7D" w:rsidP="005E35DF">
      <w:r w:rsidRPr="00143B7D">
        <w:t>Line 225. “</w:t>
      </w:r>
      <w:proofErr w:type="gramStart"/>
      <w:r w:rsidRPr="00143B7D">
        <w:t>we</w:t>
      </w:r>
      <w:proofErr w:type="gramEnd"/>
      <w:r w:rsidRPr="00143B7D">
        <w:t xml:space="preserv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34E3A14C"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w:t>
      </w:r>
      <w:r w:rsidR="00AE4BDB" w:rsidRPr="00635E1F">
        <w:rPr>
          <w:color w:val="1F4E79" w:themeColor="accent5" w:themeShade="80"/>
        </w:rPr>
        <w:t>across,</w:t>
      </w:r>
      <w:r w:rsidR="00635E1F" w:rsidRPr="00635E1F">
        <w:rPr>
          <w:color w:val="1F4E79" w:themeColor="accent5" w:themeShade="80"/>
        </w:rPr>
        <w:t xml:space="preserve"> we revised the manuscript to explicitly state that these are numerical simulations </w:t>
      </w:r>
      <w:proofErr w:type="gramStart"/>
      <w:r w:rsidR="00635E1F" w:rsidRPr="00635E1F">
        <w:rPr>
          <w:color w:val="1F4E79" w:themeColor="accent5" w:themeShade="80"/>
        </w:rPr>
        <w:t>and also</w:t>
      </w:r>
      <w:proofErr w:type="gramEnd"/>
      <w:r w:rsidR="00635E1F" w:rsidRPr="00635E1F">
        <w:rPr>
          <w:color w:val="1F4E79" w:themeColor="accent5" w:themeShade="80"/>
        </w:rPr>
        <w:t xml:space="preserve"> to describe the simulation in greater detail. </w:t>
      </w:r>
    </w:p>
    <w:p w14:paraId="1615A39A" w14:textId="77777777" w:rsidR="00A95C43" w:rsidRDefault="00A95C43" w:rsidP="00E44B44">
      <w:pPr>
        <w:pStyle w:val="Heading2"/>
      </w:pPr>
      <w:r>
        <w:lastRenderedPageBreak/>
        <w:t>Comment</w:t>
      </w:r>
    </w:p>
    <w:p w14:paraId="7A3E9D70" w14:textId="77777777" w:rsidR="00A95C43" w:rsidRDefault="00143B7D" w:rsidP="005E35DF">
      <w:r w:rsidRPr="00143B7D">
        <w:t>Line 293.  The model is described here as ‘age-structured’, which is true. But then the text talks about ‘juvenile growth’, which would not be contained in an age-structured matrix model on daily time 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34FD8813" w:rsidR="00A95C43" w:rsidRDefault="004D28D0" w:rsidP="005E35DF">
      <w:pPr>
        <w:rPr>
          <w:color w:val="1F4E79" w:themeColor="accent5" w:themeShade="80"/>
        </w:rPr>
      </w:pPr>
      <w:r w:rsidRPr="004D28D0">
        <w:rPr>
          <w:color w:val="1F4E79" w:themeColor="accent5" w:themeShade="80"/>
        </w:rPr>
        <w:t xml:space="preserve">Thank you for pointing out that we </w:t>
      </w:r>
      <w:proofErr w:type="gramStart"/>
      <w:r w:rsidRPr="004D28D0">
        <w:rPr>
          <w:color w:val="1F4E79" w:themeColor="accent5" w:themeShade="80"/>
        </w:rPr>
        <w:t>had</w:t>
      </w:r>
      <w:proofErr w:type="gramEnd"/>
      <w:r w:rsidRPr="004D28D0">
        <w:rPr>
          <w:color w:val="1F4E79" w:themeColor="accent5" w:themeShade="80"/>
        </w:rPr>
        <w:t xml:space="preserve"> not described the population </w:t>
      </w:r>
      <w:r w:rsidR="00AE4BDB" w:rsidRPr="004D28D0">
        <w:rPr>
          <w:color w:val="1F4E79" w:themeColor="accent5" w:themeShade="80"/>
        </w:rPr>
        <w:t xml:space="preserve">model </w:t>
      </w:r>
      <w:r w:rsidR="00AD4900">
        <w:rPr>
          <w:color w:val="1F4E79" w:themeColor="accent5" w:themeShade="80"/>
        </w:rPr>
        <w:t>extensively</w:t>
      </w:r>
      <w:ins w:id="3" w:author="Nathan Dorn" w:date="2025-06-24T15:58:00Z" w16du:dateUtc="2025-06-24T19:58:00Z">
        <w:r w:rsidR="00562285">
          <w:rPr>
            <w:color w:val="1F4E79" w:themeColor="accent5" w:themeShade="80"/>
          </w:rPr>
          <w:t>.  We</w:t>
        </w:r>
      </w:ins>
      <w:del w:id="4" w:author="Nathan Dorn" w:date="2025-06-24T15:58:00Z" w16du:dateUtc="2025-06-24T19:58:00Z">
        <w:r w:rsidR="00AD4900" w:rsidDel="00562285">
          <w:rPr>
            <w:color w:val="1F4E79" w:themeColor="accent5" w:themeShade="80"/>
          </w:rPr>
          <w:delText xml:space="preserve">, </w:delText>
        </w:r>
        <w:r w:rsidR="00AE4BDB" w:rsidRPr="004D28D0" w:rsidDel="00562285">
          <w:rPr>
            <w:color w:val="1F4E79" w:themeColor="accent5" w:themeShade="80"/>
          </w:rPr>
          <w:delText>but</w:delText>
        </w:r>
        <w:r w:rsidRPr="004D28D0" w:rsidDel="00562285">
          <w:rPr>
            <w:color w:val="1F4E79" w:themeColor="accent5" w:themeShade="80"/>
          </w:rPr>
          <w:delText xml:space="preserve"> tended to</w:delText>
        </w:r>
      </w:del>
      <w:r w:rsidRPr="004D28D0">
        <w:rPr>
          <w:color w:val="1F4E79" w:themeColor="accent5" w:themeShade="80"/>
        </w:rPr>
        <w:t xml:space="preserve"> reference</w:t>
      </w:r>
      <w:ins w:id="5" w:author="Nathan Dorn" w:date="2025-06-24T15:58:00Z" w16du:dateUtc="2025-06-24T19:58:00Z">
        <w:r w:rsidR="00562285">
          <w:rPr>
            <w:color w:val="1F4E79" w:themeColor="accent5" w:themeShade="80"/>
          </w:rPr>
          <w:t>d</w:t>
        </w:r>
      </w:ins>
      <w:r w:rsidRPr="004D28D0">
        <w:rPr>
          <w:color w:val="1F4E79" w:themeColor="accent5" w:themeShade="80"/>
        </w:rPr>
        <w:t xml:space="preserve"> it </w:t>
      </w:r>
      <w:ins w:id="6" w:author="Nathan Dorn" w:date="2025-06-24T15:58:00Z" w16du:dateUtc="2025-06-24T19:58:00Z">
        <w:r w:rsidR="00562285">
          <w:rPr>
            <w:color w:val="1F4E79" w:themeColor="accent5" w:themeShade="80"/>
          </w:rPr>
          <w:t xml:space="preserve">because </w:t>
        </w:r>
      </w:ins>
      <w:del w:id="7" w:author="Nathan Dorn" w:date="2025-06-24T15:58:00Z" w16du:dateUtc="2025-06-24T19:58:00Z">
        <w:r w:rsidRPr="004D28D0" w:rsidDel="00562285">
          <w:rPr>
            <w:color w:val="1F4E79" w:themeColor="accent5" w:themeShade="80"/>
          </w:rPr>
          <w:delText xml:space="preserve">since </w:delText>
        </w:r>
      </w:del>
      <w:r w:rsidRPr="004D28D0">
        <w:rPr>
          <w:color w:val="1F4E79" w:themeColor="accent5" w:themeShade="80"/>
        </w:rPr>
        <w:t xml:space="preserve">it </w:t>
      </w:r>
      <w:proofErr w:type="gramStart"/>
      <w:r w:rsidRPr="004D28D0">
        <w:rPr>
          <w:color w:val="1F4E79" w:themeColor="accent5" w:themeShade="80"/>
        </w:rPr>
        <w:t>ha</w:t>
      </w:r>
      <w:r w:rsidR="00AD4900">
        <w:rPr>
          <w:color w:val="1F4E79" w:themeColor="accent5" w:themeShade="80"/>
        </w:rPr>
        <w:t>d</w:t>
      </w:r>
      <w:proofErr w:type="gramEnd"/>
      <w:r w:rsidRPr="004D28D0">
        <w:rPr>
          <w:color w:val="1F4E79" w:themeColor="accent5" w:themeShade="80"/>
        </w:rPr>
        <w:t xml:space="preserve"> been published. </w:t>
      </w:r>
      <w:r w:rsidR="00AD4900">
        <w:rPr>
          <w:color w:val="1F4E79" w:themeColor="accent5" w:themeShade="80"/>
        </w:rPr>
        <w:t xml:space="preserve">The size-indexed aspect of the model is </w:t>
      </w:r>
      <w:proofErr w:type="gramStart"/>
      <w:r w:rsidR="00AD4900">
        <w:rPr>
          <w:color w:val="1F4E79" w:themeColor="accent5" w:themeShade="80"/>
        </w:rPr>
        <w:t>crucial</w:t>
      </w:r>
      <w:proofErr w:type="gramEnd"/>
      <w:r w:rsidR="00AD4900">
        <w:rPr>
          <w:color w:val="1F4E79" w:themeColor="accent5" w:themeShade="80"/>
        </w:rPr>
        <w:t xml:space="preserve"> and we now make this clearer in this part and </w:t>
      </w:r>
      <w:r w:rsidR="00825409">
        <w:rPr>
          <w:color w:val="1F4E79" w:themeColor="accent5" w:themeShade="80"/>
        </w:rPr>
        <w:t>with</w:t>
      </w:r>
      <w:r w:rsidRPr="004D28D0">
        <w:rPr>
          <w:color w:val="1F4E79" w:themeColor="accent5" w:themeShade="80"/>
        </w:rPr>
        <w:t xml:space="preserve"> a </w:t>
      </w:r>
      <w:r w:rsidR="00825409">
        <w:rPr>
          <w:color w:val="1F4E79" w:themeColor="accent5" w:themeShade="80"/>
        </w:rPr>
        <w:t xml:space="preserve">more </w:t>
      </w:r>
      <w:r w:rsidRPr="004D28D0">
        <w:rPr>
          <w:color w:val="1F4E79" w:themeColor="accent5" w:themeShade="80"/>
        </w:rPr>
        <w:t>detailed description of the model</w:t>
      </w:r>
      <w:r w:rsidR="00771AB1">
        <w:rPr>
          <w:color w:val="1F4E79" w:themeColor="accent5" w:themeShade="80"/>
        </w:rPr>
        <w:t xml:space="preserve"> </w:t>
      </w:r>
      <w:r w:rsidR="002828B9">
        <w:rPr>
          <w:color w:val="1F4E79" w:themeColor="accent5" w:themeShade="80"/>
        </w:rPr>
        <w:t>in</w:t>
      </w:r>
      <w:r w:rsidRPr="004D28D0">
        <w:rPr>
          <w:color w:val="1F4E79" w:themeColor="accent5" w:themeShade="80"/>
        </w:rPr>
        <w:t xml:space="preserve"> Appendix S1 with the general form of the transition matrix and population vector. </w:t>
      </w:r>
      <w:ins w:id="8" w:author="Nathan Dorn" w:date="2025-06-24T15:57:00Z" w16du:dateUtc="2025-06-24T19:57:00Z">
        <w:r w:rsidR="00C60826">
          <w:rPr>
            <w:color w:val="1F4E79" w:themeColor="accent5" w:themeShade="80"/>
          </w:rPr>
          <w:t xml:space="preserve">If the editor thinks it should be put in the main </w:t>
        </w:r>
        <w:proofErr w:type="gramStart"/>
        <w:r w:rsidR="00C60826">
          <w:rPr>
            <w:color w:val="1F4E79" w:themeColor="accent5" w:themeShade="80"/>
          </w:rPr>
          <w:t>te</w:t>
        </w:r>
      </w:ins>
      <w:ins w:id="9" w:author="Nathan Dorn" w:date="2025-06-24T15:58:00Z" w16du:dateUtc="2025-06-24T19:58:00Z">
        <w:r w:rsidR="00C60826">
          <w:rPr>
            <w:color w:val="1F4E79" w:themeColor="accent5" w:themeShade="80"/>
          </w:rPr>
          <w:t>xt</w:t>
        </w:r>
        <w:proofErr w:type="gramEnd"/>
        <w:r w:rsidR="00C60826">
          <w:rPr>
            <w:color w:val="1F4E79" w:themeColor="accent5" w:themeShade="80"/>
          </w:rPr>
          <w:t xml:space="preserve"> we can include that as well.</w:t>
        </w:r>
      </w:ins>
    </w:p>
    <w:p w14:paraId="7A5772C5" w14:textId="1901C8B1" w:rsidR="008A377A" w:rsidRDefault="008A377A" w:rsidP="005E35DF">
      <w:pPr>
        <w:rPr>
          <w:color w:val="1F4E79" w:themeColor="accent5" w:themeShade="80"/>
        </w:rPr>
      </w:pPr>
      <w:r>
        <w:rPr>
          <w:color w:val="1F4E79" w:themeColor="accent5" w:themeShade="80"/>
        </w:rPr>
        <w:t xml:space="preserve">We include these details in a shorter form in the main manuscript as well. </w:t>
      </w:r>
      <w:r w:rsidR="00825409">
        <w:rPr>
          <w:color w:val="1F4E79" w:themeColor="accent5" w:themeShade="80"/>
        </w:rPr>
        <w:t>LINES XXX-XXX</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 xml:space="preserve">5) was used to create zero-isoclines in the growth-survival plane. However, the understandability of explanation can be improved if the authors could show the </w:t>
      </w:r>
      <w:proofErr w:type="spellStart"/>
      <w:r w:rsidRPr="00143B7D">
        <w:t>actial</w:t>
      </w:r>
      <w:proofErr w:type="spellEnd"/>
      <w:r w:rsidRPr="00143B7D">
        <w:t xml:space="preserve">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3A5EB1B6" w:rsidR="00E13895" w:rsidRPr="008A377A" w:rsidRDefault="00E13895" w:rsidP="005E35DF">
      <w:pPr>
        <w:rPr>
          <w:color w:val="1F4E79" w:themeColor="accent5" w:themeShade="80"/>
        </w:rPr>
      </w:pPr>
      <w:r w:rsidRPr="008A377A">
        <w:rPr>
          <w:color w:val="1F4E79" w:themeColor="accent5" w:themeShade="80"/>
        </w:rPr>
        <w:t xml:space="preserve"> </w:t>
      </w:r>
      <w:r w:rsidR="00064498">
        <w:rPr>
          <w:color w:val="1F4E79" w:themeColor="accent5" w:themeShade="80"/>
        </w:rPr>
        <w:t>This is a very good point</w:t>
      </w:r>
      <w:r w:rsidR="002C44FB">
        <w:rPr>
          <w:color w:val="1F4E79" w:themeColor="accent5" w:themeShade="80"/>
        </w:rPr>
        <w:t>. A s</w:t>
      </w:r>
      <w:r w:rsidR="005D7F88">
        <w:rPr>
          <w:color w:val="1F4E79" w:themeColor="accent5" w:themeShade="80"/>
        </w:rPr>
        <w:t>ize-indexed age structure is</w:t>
      </w:r>
      <w:r w:rsidR="00212619">
        <w:rPr>
          <w:color w:val="1F4E79" w:themeColor="accent5" w:themeShade="80"/>
        </w:rPr>
        <w:t xml:space="preserve"> a requirement of this sort of demographic model</w:t>
      </w:r>
      <w:r w:rsidR="00384C59">
        <w:rPr>
          <w:color w:val="1F4E79" w:themeColor="accent5" w:themeShade="80"/>
        </w:rPr>
        <w:t xml:space="preserve"> as we explained in Lines XXX-XXX</w:t>
      </w:r>
      <w:r w:rsidR="00212619">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 xml:space="preserve">to the comment as described in line </w:t>
      </w:r>
      <w:r w:rsidR="00384C59">
        <w:rPr>
          <w:color w:val="1F4E79" w:themeColor="accent5" w:themeShade="80"/>
        </w:rPr>
        <w:t>XXX</w:t>
      </w:r>
      <w:r w:rsidR="008A377A" w:rsidRPr="008A377A">
        <w:rPr>
          <w:color w:val="1F4E79" w:themeColor="accent5" w:themeShade="80"/>
        </w:rPr>
        <w:t>.</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t>Response</w:t>
      </w:r>
    </w:p>
    <w:p w14:paraId="6210B76A" w14:textId="022761E1"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Thank you</w:t>
      </w:r>
      <w:r w:rsidR="00134369">
        <w:rPr>
          <w:color w:val="1F4E79" w:themeColor="accent5" w:themeShade="80"/>
        </w:rPr>
        <w:t>, we hope the adjustments to the description of the model</w:t>
      </w:r>
      <w:r w:rsidR="003614D2">
        <w:rPr>
          <w:color w:val="1F4E79" w:themeColor="accent5" w:themeShade="80"/>
        </w:rPr>
        <w:t xml:space="preserve"> (lines xxx-xxx)</w:t>
      </w:r>
      <w:r w:rsidR="00134369">
        <w:rPr>
          <w:color w:val="1F4E79" w:themeColor="accent5" w:themeShade="80"/>
        </w:rPr>
        <w:t>, the isocline</w:t>
      </w:r>
      <w:r w:rsidR="003614D2">
        <w:rPr>
          <w:color w:val="1F4E79" w:themeColor="accent5" w:themeShade="80"/>
        </w:rPr>
        <w:t xml:space="preserve"> (lines xxx-xxx)</w:t>
      </w:r>
      <w:r w:rsidR="00134369">
        <w:rPr>
          <w:color w:val="1F4E79" w:themeColor="accent5" w:themeShade="80"/>
        </w:rPr>
        <w:t>, and the role of density-dependence</w:t>
      </w:r>
      <w:r w:rsidR="003614D2">
        <w:rPr>
          <w:color w:val="1F4E79" w:themeColor="accent5" w:themeShade="80"/>
        </w:rPr>
        <w:t xml:space="preserve"> (lines xxx-xxx)</w:t>
      </w:r>
      <w:r w:rsidR="00134369">
        <w:rPr>
          <w:color w:val="1F4E79" w:themeColor="accent5" w:themeShade="80"/>
        </w:rPr>
        <w:t xml:space="preserve"> in the model/state space relationship are better explained now. </w:t>
      </w:r>
    </w:p>
    <w:p w14:paraId="4E0AFEEA" w14:textId="77777777" w:rsidR="0058778E" w:rsidRDefault="0058778E" w:rsidP="00E44B44">
      <w:pPr>
        <w:pStyle w:val="Heading2"/>
      </w:pPr>
      <w:r>
        <w:t>Comment</w:t>
      </w:r>
    </w:p>
    <w:p w14:paraId="7E3F4916" w14:textId="77777777" w:rsidR="0058778E" w:rsidRDefault="00143B7D" w:rsidP="005E35DF">
      <w:r w:rsidRPr="00143B7D">
        <w:t>Line 90.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1234C72B" w:rsidR="00E44B44" w:rsidRPr="006872D9" w:rsidRDefault="001423CA" w:rsidP="005E35DF">
      <w:pPr>
        <w:rPr>
          <w:color w:val="2F5496" w:themeColor="accent1" w:themeShade="BF"/>
        </w:rPr>
      </w:pPr>
      <w:r w:rsidRPr="006872D9">
        <w:rPr>
          <w:color w:val="2F5496" w:themeColor="accent1" w:themeShade="BF"/>
        </w:rPr>
        <w:t xml:space="preserve">Thank you. </w:t>
      </w:r>
      <w:r w:rsidR="00982965">
        <w:rPr>
          <w:color w:val="2F5496" w:themeColor="accent1" w:themeShade="BF"/>
        </w:rPr>
        <w:t xml:space="preserve"> </w:t>
      </w:r>
    </w:p>
    <w:p w14:paraId="25F68694" w14:textId="4F4CA5AA" w:rsidR="00E44B44" w:rsidRDefault="00E44B44" w:rsidP="00E44B44">
      <w:pPr>
        <w:pStyle w:val="Heading2"/>
      </w:pPr>
      <w:r>
        <w:lastRenderedPageBreak/>
        <w:t>Comment</w:t>
      </w:r>
    </w:p>
    <w:p w14:paraId="78DCAE4F" w14:textId="6E092636" w:rsidR="00E44B44" w:rsidRDefault="00143B7D" w:rsidP="005E35DF">
      <w:r w:rsidRPr="00143B7D">
        <w:t xml:space="preserve">Line 202.  </w:t>
      </w:r>
      <w:proofErr w:type="gramStart"/>
      <w:r w:rsidRPr="00143B7D">
        <w:t>Maybe ‘have not been studied’</w:t>
      </w:r>
      <w:proofErr w:type="gramEnd"/>
      <w:r w:rsidRPr="00143B7D">
        <w:t xml:space="preserve"> would be </w:t>
      </w:r>
      <w:proofErr w:type="gramStart"/>
      <w:r w:rsidRPr="00143B7D">
        <w:t>better,</w:t>
      </w:r>
      <w:proofErr w:type="gramEnd"/>
      <w:r w:rsidRPr="00143B7D">
        <w:t xml:space="preserve">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t>Response</w:t>
      </w:r>
    </w:p>
    <w:p w14:paraId="494C023D" w14:textId="69820A7F" w:rsidR="00542F59" w:rsidRPr="00DF1605" w:rsidRDefault="0040479B" w:rsidP="005E35DF">
      <w:pPr>
        <w:rPr>
          <w:color w:val="2F5496" w:themeColor="accent1" w:themeShade="BF"/>
        </w:rPr>
      </w:pPr>
      <w:r w:rsidRPr="00DF1605">
        <w:rPr>
          <w:color w:val="2F5496" w:themeColor="accent1" w:themeShade="BF"/>
        </w:rPr>
        <w:t>Fixed</w:t>
      </w:r>
      <w:r w:rsidR="00845C5B">
        <w:rPr>
          <w:color w:val="2F5496" w:themeColor="accent1" w:themeShade="BF"/>
        </w:rPr>
        <w:t>.</w:t>
      </w:r>
      <w:r w:rsidRPr="00DF1605">
        <w:rPr>
          <w:color w:val="2F5496" w:themeColor="accent1" w:themeShade="BF"/>
        </w:rPr>
        <w:t xml:space="preserve"> </w:t>
      </w:r>
      <w:r w:rsidR="00845C5B">
        <w:rPr>
          <w:color w:val="2F5496" w:themeColor="accent1" w:themeShade="BF"/>
        </w:rPr>
        <w:t>T</w:t>
      </w:r>
      <w:r w:rsidR="00DF1605" w:rsidRPr="00DF1605">
        <w:rPr>
          <w:color w:val="2F5496" w:themeColor="accent1" w:themeShade="BF"/>
        </w:rPr>
        <w:t>hank you.</w:t>
      </w:r>
    </w:p>
    <w:p w14:paraId="719623BB" w14:textId="0D576189" w:rsidR="00542F59" w:rsidRDefault="00542F59" w:rsidP="00542F59">
      <w:pPr>
        <w:pStyle w:val="Heading2"/>
      </w:pPr>
      <w:r>
        <w:t>Comment</w:t>
      </w:r>
    </w:p>
    <w:p w14:paraId="495B0CF8" w14:textId="3BE29F26" w:rsidR="00E44B44" w:rsidRDefault="00143B7D" w:rsidP="005E35DF">
      <w:r w:rsidRPr="00143B7D">
        <w:t>Line 242.  Change ‘The season-dependent predictions from the field measures were therefore expected snail recruitment assuming the rates measured each season’ to ‘The season-dependent predictions from the field measures were, therefore, the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761E3431"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use “assuming the rates were measured” which suggest</w:t>
      </w:r>
      <w:r w:rsidR="0086649A">
        <w:rPr>
          <w:color w:val="2F5496" w:themeColor="accent1" w:themeShade="BF"/>
        </w:rPr>
        <w:t>s</w:t>
      </w:r>
      <w:r w:rsidR="006F49C3" w:rsidRPr="00D553AB">
        <w:rPr>
          <w:color w:val="2F5496" w:themeColor="accent1" w:themeShade="BF"/>
        </w:rPr>
        <w:t xml:space="preserve">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77777777" w:rsidR="00E44B44" w:rsidRDefault="00143B7D" w:rsidP="005E35DF">
      <w:r w:rsidRPr="00143B7D">
        <w:t>Line 369.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217E608A" w:rsidR="00542F59" w:rsidRPr="00C17817" w:rsidRDefault="00542F59" w:rsidP="005E35DF">
      <w:pPr>
        <w:rPr>
          <w:color w:val="2F5496" w:themeColor="accent1" w:themeShade="BF"/>
        </w:rPr>
      </w:pPr>
      <w:r w:rsidRPr="00C17817">
        <w:rPr>
          <w:color w:val="2F5496" w:themeColor="accent1" w:themeShade="BF"/>
        </w:rPr>
        <w:t xml:space="preserve"> </w:t>
      </w:r>
      <w:r w:rsidR="002B5C1F" w:rsidRPr="00C17817">
        <w:rPr>
          <w:color w:val="2F5496" w:themeColor="accent1" w:themeShade="BF"/>
        </w:rPr>
        <w:t>Fixed</w:t>
      </w:r>
      <w:r w:rsidR="00C17817" w:rsidRPr="00C17817">
        <w:rPr>
          <w:color w:val="2F5496" w:themeColor="accent1" w:themeShade="BF"/>
        </w:rPr>
        <w:t>, thank you.</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CDDE088" w:rsidR="00542F59" w:rsidRPr="00526A82" w:rsidRDefault="00526A82" w:rsidP="005E35DF">
      <w:pPr>
        <w:rPr>
          <w:color w:val="1F4E79" w:themeColor="accent5" w:themeShade="80"/>
        </w:rPr>
      </w:pPr>
      <w:r w:rsidRPr="00526A82">
        <w:rPr>
          <w:color w:val="1F4E79" w:themeColor="accent5" w:themeShade="80"/>
        </w:rPr>
        <w:t>This was removed in our reworking of this section in the discussion.</w:t>
      </w:r>
    </w:p>
    <w:p w14:paraId="26048E93" w14:textId="267A3A21" w:rsidR="00542F59" w:rsidRDefault="00542F59" w:rsidP="00542F59">
      <w:pPr>
        <w:pStyle w:val="Heading2"/>
      </w:pPr>
      <w:r>
        <w:t>Comment</w:t>
      </w:r>
    </w:p>
    <w:p w14:paraId="188C1D1C" w14:textId="5623AA67" w:rsidR="00E62813" w:rsidRDefault="00143B7D" w:rsidP="005E35DF">
      <w:r w:rsidRPr="00143B7D">
        <w:t>Line 411.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3A781660"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w:t>
      </w:r>
      <w:r w:rsidR="00AE4BDB" w:rsidRPr="004059C6">
        <w:rPr>
          <w:color w:val="2F5496" w:themeColor="accent1" w:themeShade="BF"/>
        </w:rPr>
        <w:t>revisions</w:t>
      </w:r>
      <w:r w:rsidRPr="004059C6">
        <w:rPr>
          <w:color w:val="2F5496" w:themeColor="accent1" w:themeShade="BF"/>
        </w:rPr>
        <w:t xml:space="preserve">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w:t>
      </w:r>
      <w:r w:rsidR="00AE4BDB" w:rsidRPr="004059C6">
        <w:rPr>
          <w:color w:val="2F5496" w:themeColor="accent1" w:themeShade="BF"/>
        </w:rPr>
        <w:t>in-text</w:t>
      </w:r>
      <w:r w:rsidR="00D23BB3" w:rsidRPr="004059C6">
        <w:rPr>
          <w:color w:val="2F5496" w:themeColor="accent1" w:themeShade="BF"/>
        </w:rPr>
        <w:t xml:space="preserve"> reference and the in</w:t>
      </w:r>
      <w:r w:rsidR="00AE4BDB">
        <w:rPr>
          <w:color w:val="2F5496" w:themeColor="accent1" w:themeShade="BF"/>
        </w:rPr>
        <w:t>-</w:t>
      </w:r>
      <w:r w:rsidR="00D23BB3" w:rsidRPr="004059C6">
        <w:rPr>
          <w:color w:val="2F5496" w:themeColor="accent1" w:themeShade="BF"/>
        </w:rPr>
        <w:t>text reference in the following line</w:t>
      </w:r>
      <w:r w:rsidR="004059C6" w:rsidRPr="004059C6">
        <w:rPr>
          <w:color w:val="2F5496" w:themeColor="accent1" w:themeShade="BF"/>
        </w:rPr>
        <w:t xml:space="preserve">. The </w:t>
      </w:r>
      <w:r w:rsidR="00AE4BDB">
        <w:rPr>
          <w:color w:val="2F5496" w:themeColor="accent1" w:themeShade="BF"/>
        </w:rPr>
        <w:t>in-text</w:t>
      </w:r>
      <w:r w:rsidR="00C314AC">
        <w:rPr>
          <w:color w:val="2F5496" w:themeColor="accent1" w:themeShade="BF"/>
        </w:rPr>
        <w:t xml:space="preserve"> references to Figure 3 </w:t>
      </w:r>
      <w:r w:rsidR="004059C6" w:rsidRPr="004059C6">
        <w:rPr>
          <w:color w:val="2F5496" w:themeColor="accent1" w:themeShade="BF"/>
        </w:rPr>
        <w:t>have now been removed.</w:t>
      </w:r>
    </w:p>
    <w:p w14:paraId="210DFEBF" w14:textId="77777777" w:rsidR="00542F59" w:rsidRPr="00542F59" w:rsidRDefault="00544763" w:rsidP="00542F59">
      <w:pPr>
        <w:pStyle w:val="Heading1"/>
      </w:pPr>
      <w:r w:rsidRPr="00542F59">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 xml:space="preserve">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w:t>
      </w:r>
      <w:proofErr w:type="gramStart"/>
      <w:r w:rsidRPr="00143B7D">
        <w:t>in depth</w:t>
      </w:r>
      <w:proofErr w:type="gramEnd"/>
      <w:r w:rsidRPr="00143B7D">
        <w:t xml:space="preserve"> investigation to support the generality of the approach purported by the authors. </w:t>
      </w:r>
      <w:proofErr w:type="gramStart"/>
      <w:r w:rsidRPr="00143B7D">
        <w:t>That being said I</w:t>
      </w:r>
      <w:proofErr w:type="gramEnd"/>
      <w:r w:rsidRPr="00143B7D">
        <w:t xml:space="preserve"> think the </w:t>
      </w:r>
      <w:proofErr w:type="spellStart"/>
      <w:r w:rsidRPr="00143B7D">
        <w:t>anlaysis</w:t>
      </w:r>
      <w:proofErr w:type="spellEnd"/>
      <w:r w:rsidRPr="00143B7D">
        <w:t xml:space="preserve">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lastRenderedPageBreak/>
        <w:t>Response</w:t>
      </w:r>
    </w:p>
    <w:p w14:paraId="5B8167A9" w14:textId="645DD452" w:rsidR="00336907" w:rsidRPr="000F6935" w:rsidRDefault="00B87BA8" w:rsidP="00336907">
      <w:pPr>
        <w:rPr>
          <w:color w:val="1F4E79" w:themeColor="accent5" w:themeShade="80"/>
        </w:rPr>
      </w:pPr>
      <w:r w:rsidRPr="000F6935">
        <w:rPr>
          <w:color w:val="1F4E79" w:themeColor="accent5" w:themeShade="80"/>
        </w:rPr>
        <w:t xml:space="preserve">Thank you </w:t>
      </w:r>
      <w:r w:rsidR="00E40A2C">
        <w:rPr>
          <w:color w:val="1F4E79" w:themeColor="accent5" w:themeShade="80"/>
        </w:rPr>
        <w:t xml:space="preserve">for </w:t>
      </w:r>
      <w:proofErr w:type="gramStart"/>
      <w:r w:rsidR="00E40A2C">
        <w:rPr>
          <w:color w:val="1F4E79" w:themeColor="accent5" w:themeShade="80"/>
        </w:rPr>
        <w:t>the</w:t>
      </w:r>
      <w:proofErr w:type="gramEnd"/>
      <w:r w:rsidR="00E40A2C">
        <w:rPr>
          <w:color w:val="1F4E79" w:themeColor="accent5" w:themeShade="80"/>
        </w:rPr>
        <w:t xml:space="preserve"> encouragement. </w:t>
      </w:r>
      <w:r w:rsidRPr="000F6935">
        <w:rPr>
          <w:color w:val="1F4E79" w:themeColor="accent5" w:themeShade="80"/>
        </w:rPr>
        <w:t>We realize that creating the isocline using a specific model to the FAS</w:t>
      </w:r>
      <w:r w:rsidR="00A55DEC" w:rsidRPr="000F6935">
        <w:rPr>
          <w:color w:val="1F4E79" w:themeColor="accent5" w:themeShade="80"/>
        </w:rPr>
        <w:t xml:space="preserve">, made </w:t>
      </w:r>
      <w:proofErr w:type="gramStart"/>
      <w:r w:rsidR="00A55DEC" w:rsidRPr="000F6935">
        <w:rPr>
          <w:color w:val="1F4E79" w:themeColor="accent5" w:themeShade="80"/>
        </w:rPr>
        <w:t>the quantitative</w:t>
      </w:r>
      <w:proofErr w:type="gramEnd"/>
      <w:r w:rsidR="00A55DEC" w:rsidRPr="000F6935">
        <w:rPr>
          <w:color w:val="1F4E79" w:themeColor="accent5" w:themeShade="80"/>
        </w:rPr>
        <w:t xml:space="preserve"> predictions of the isocline specific to the Florida apple snail. </w:t>
      </w:r>
      <w:r w:rsidR="002003EF">
        <w:rPr>
          <w:color w:val="1F4E79" w:themeColor="accent5" w:themeShade="80"/>
        </w:rPr>
        <w:t xml:space="preserve">We revised the </w:t>
      </w:r>
      <w:r w:rsidR="002B6EE4">
        <w:rPr>
          <w:color w:val="1F4E79" w:themeColor="accent5" w:themeShade="80"/>
        </w:rPr>
        <w:t>introduction</w:t>
      </w:r>
      <w:r w:rsidR="003614D2">
        <w:rPr>
          <w:color w:val="1F4E79" w:themeColor="accent5" w:themeShade="80"/>
        </w:rPr>
        <w:t xml:space="preserve"> (lines xxx-xxx)</w:t>
      </w:r>
      <w:r w:rsidR="002B6EE4">
        <w:rPr>
          <w:color w:val="1F4E79" w:themeColor="accent5" w:themeShade="80"/>
        </w:rPr>
        <w:t xml:space="preserve"> and </w:t>
      </w:r>
      <w:r w:rsidR="002003EF">
        <w:rPr>
          <w:color w:val="1F4E79" w:themeColor="accent5" w:themeShade="80"/>
        </w:rPr>
        <w:t>discussion</w:t>
      </w:r>
      <w:r w:rsidR="003614D2">
        <w:rPr>
          <w:color w:val="1F4E79" w:themeColor="accent5" w:themeShade="80"/>
        </w:rPr>
        <w:t xml:space="preserve"> (lines xxx-xxx)</w:t>
      </w:r>
      <w:r w:rsidR="002003EF">
        <w:rPr>
          <w:color w:val="1F4E79" w:themeColor="accent5" w:themeShade="80"/>
        </w:rPr>
        <w:t xml:space="preserve"> to more clearly document our scope and point out that it is a species-specific model</w:t>
      </w:r>
      <w:r w:rsidR="0086649A">
        <w:rPr>
          <w:color w:val="1F4E79" w:themeColor="accent5" w:themeShade="80"/>
        </w:rPr>
        <w:t xml:space="preserve">. We also describe </w:t>
      </w:r>
      <w:r w:rsidR="002003EF">
        <w:rPr>
          <w:color w:val="1F4E79" w:themeColor="accent5" w:themeShade="80"/>
        </w:rPr>
        <w:t>generalities can be found given the extensive</w:t>
      </w:r>
      <w:r w:rsidR="00F735E2">
        <w:rPr>
          <w:color w:val="1F4E79" w:themeColor="accent5" w:themeShade="80"/>
        </w:rPr>
        <w:t xml:space="preserve">, but older, </w:t>
      </w:r>
      <w:r w:rsidR="002003EF">
        <w:rPr>
          <w:color w:val="1F4E79" w:themeColor="accent5" w:themeShade="80"/>
        </w:rPr>
        <w:t xml:space="preserve">literature on the </w:t>
      </w:r>
      <w:r w:rsidR="00F735E2">
        <w:rPr>
          <w:color w:val="1F4E79" w:themeColor="accent5" w:themeShade="80"/>
        </w:rPr>
        <w:t>general subject of recruitment through the juvenile stages with</w:t>
      </w:r>
      <w:r w:rsidR="000E0787">
        <w:rPr>
          <w:color w:val="1F4E79" w:themeColor="accent5" w:themeShade="80"/>
        </w:rPr>
        <w:t xml:space="preserve"> high juvenile mortality and variation in </w:t>
      </w:r>
      <w:r w:rsidR="004049C5">
        <w:rPr>
          <w:color w:val="1F4E79" w:themeColor="accent5" w:themeShade="80"/>
        </w:rPr>
        <w:t xml:space="preserve">juvenile </w:t>
      </w:r>
      <w:r w:rsidR="000E0787">
        <w:rPr>
          <w:color w:val="1F4E79" w:themeColor="accent5" w:themeShade="80"/>
        </w:rPr>
        <w:t>growth</w:t>
      </w:r>
      <w:r w:rsidR="0086649A">
        <w:rPr>
          <w:color w:val="1F4E79" w:themeColor="accent5" w:themeShade="80"/>
        </w:rPr>
        <w:t xml:space="preserve"> (lines xxx-xxx)</w:t>
      </w:r>
      <w:r w:rsidR="004049C5">
        <w:rPr>
          <w:color w:val="1F4E79" w:themeColor="accent5" w:themeShade="80"/>
        </w:rPr>
        <w:t>.</w:t>
      </w:r>
      <w:r w:rsidR="002003EF">
        <w:rPr>
          <w:color w:val="1F4E79" w:themeColor="accent5" w:themeShade="80"/>
        </w:rPr>
        <w:t xml:space="preserve"> </w:t>
      </w:r>
    </w:p>
    <w:p w14:paraId="3C7D0076" w14:textId="7F4EDD38" w:rsidR="00336907" w:rsidRDefault="00336907" w:rsidP="00B67788">
      <w:pPr>
        <w:pStyle w:val="Heading2"/>
      </w:pPr>
      <w:r>
        <w:t>Comment</w:t>
      </w:r>
    </w:p>
    <w:p w14:paraId="2D6A9360" w14:textId="77777777" w:rsidR="00D258EA" w:rsidRDefault="00143B7D" w:rsidP="00336907">
      <w:r w:rsidRPr="00143B7D">
        <w:t xml:space="preserve">I think the presentation and explanation of the conceptual framework is overly heuristic which obfuscates insights </w:t>
      </w:r>
      <w:proofErr w:type="gramStart"/>
      <w:r w:rsidRPr="00143B7D">
        <w:t>about</w:t>
      </w:r>
      <w:proofErr w:type="gramEnd"/>
      <w:r w:rsidRPr="00143B7D">
        <w:t xml:space="preserve"> its general applicability.  I think the framework of demographic isoclines requires </w:t>
      </w:r>
      <w:proofErr w:type="gramStart"/>
      <w:r w:rsidRPr="00143B7D">
        <w:t>a more</w:t>
      </w:r>
      <w:proofErr w:type="gramEnd"/>
      <w:r w:rsidRPr="00143B7D">
        <w:t xml:space="preserve"> </w:t>
      </w:r>
      <w:proofErr w:type="gramStart"/>
      <w:r w:rsidRPr="00143B7D">
        <w:t>in depth</w:t>
      </w:r>
      <w:proofErr w:type="gramEnd"/>
      <w:r w:rsidRPr="00143B7D">
        <w:t xml:space="preserve"> </w:t>
      </w:r>
      <w:proofErr w:type="gramStart"/>
      <w:r w:rsidRPr="00143B7D">
        <w:t>mathematical  analysis</w:t>
      </w:r>
      <w:proofErr w:type="gramEnd"/>
      <w:r w:rsidRPr="00143B7D">
        <w:t>.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 xml:space="preserve">I think the above questions, and </w:t>
      </w:r>
      <w:proofErr w:type="gramStart"/>
      <w:r w:rsidRPr="00143B7D">
        <w:t>others</w:t>
      </w:r>
      <w:proofErr w:type="gramEnd"/>
      <w:r w:rsidRPr="00143B7D">
        <w:t xml:space="preserve">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5C3E213F" w:rsidR="00D258EA" w:rsidRPr="0003632F" w:rsidRDefault="007D21FB" w:rsidP="00336907">
      <w:pPr>
        <w:rPr>
          <w:color w:val="1F4E79" w:themeColor="accent5" w:themeShade="80"/>
        </w:rPr>
      </w:pPr>
      <w:r>
        <w:rPr>
          <w:color w:val="1F4E79" w:themeColor="accent5" w:themeShade="80"/>
        </w:rPr>
        <w:t xml:space="preserve">We completely agree that the idea of a demographic </w:t>
      </w:r>
      <w:proofErr w:type="gramStart"/>
      <w:r>
        <w:rPr>
          <w:color w:val="1F4E79" w:themeColor="accent5" w:themeShade="80"/>
        </w:rPr>
        <w:t>isocline</w:t>
      </w:r>
      <w:proofErr w:type="gramEnd"/>
      <w:r>
        <w:rPr>
          <w:color w:val="1F4E79" w:themeColor="accent5" w:themeShade="80"/>
        </w:rPr>
        <w:t xml:space="preserve"> to study population growth needs a more </w:t>
      </w:r>
      <w:r w:rsidR="00D92613">
        <w:rPr>
          <w:color w:val="1F4E79" w:themeColor="accent5" w:themeShade="80"/>
        </w:rPr>
        <w:t xml:space="preserve">general </w:t>
      </w:r>
      <w:r>
        <w:rPr>
          <w:color w:val="1F4E79" w:themeColor="accent5" w:themeShade="80"/>
        </w:rPr>
        <w:t>mathematical analysis</w:t>
      </w:r>
      <w:r w:rsidR="00D92613">
        <w:rPr>
          <w:color w:val="1F4E79" w:themeColor="accent5" w:themeShade="80"/>
        </w:rPr>
        <w:t xml:space="preserve"> and we hope someone does it, but that was a little beyond the intent of this paper.  These are good questions</w:t>
      </w:r>
      <w:r w:rsidR="00811029">
        <w:rPr>
          <w:color w:val="1F4E79" w:themeColor="accent5" w:themeShade="80"/>
        </w:rPr>
        <w:t xml:space="preserve"> though we are not sure how all of them relate to our findings (i.e., </w:t>
      </w:r>
      <w:r w:rsidR="004D0DCD">
        <w:rPr>
          <w:color w:val="1F4E79" w:themeColor="accent5" w:themeShade="80"/>
        </w:rPr>
        <w:t>we don’t think our results show the necessity of a positive relationship between juvenile growth and population growth</w:t>
      </w:r>
      <w:r w:rsidR="00870A0B">
        <w:rPr>
          <w:color w:val="1F4E79" w:themeColor="accent5" w:themeShade="80"/>
        </w:rPr>
        <w:t>, but maybe we missed something?</w:t>
      </w:r>
      <w:r w:rsidR="009D30F6">
        <w:rPr>
          <w:color w:val="1F4E79" w:themeColor="accent5" w:themeShade="80"/>
        </w:rPr>
        <w:t xml:space="preserve"> – we respond to this more below</w:t>
      </w:r>
      <w:r w:rsidR="00870A0B">
        <w:rPr>
          <w:color w:val="1F4E79" w:themeColor="accent5" w:themeShade="80"/>
        </w:rPr>
        <w:t>).</w:t>
      </w:r>
      <w:r w:rsidR="00C770C4">
        <w:rPr>
          <w:color w:val="1F4E79" w:themeColor="accent5" w:themeShade="80"/>
        </w:rPr>
        <w:t xml:space="preserve">  </w:t>
      </w:r>
      <w:r w:rsidR="005045FF">
        <w:rPr>
          <w:color w:val="1F4E79" w:themeColor="accent5" w:themeShade="80"/>
        </w:rPr>
        <w:t>Speaking of first princip</w:t>
      </w:r>
      <w:ins w:id="10" w:author="Nathan Dorn" w:date="2025-06-24T15:38:00Z" w16du:dateUtc="2025-06-24T19:38:00Z">
        <w:r w:rsidR="00FA7BC2">
          <w:rPr>
            <w:color w:val="1F4E79" w:themeColor="accent5" w:themeShade="80"/>
          </w:rPr>
          <w:t>le</w:t>
        </w:r>
      </w:ins>
      <w:del w:id="11" w:author="Nathan Dorn" w:date="2025-06-24T15:38:00Z" w16du:dateUtc="2025-06-24T19:38:00Z">
        <w:r w:rsidR="005045FF" w:rsidDel="00FA7BC2">
          <w:rPr>
            <w:color w:val="1F4E79" w:themeColor="accent5" w:themeShade="80"/>
          </w:rPr>
          <w:delText>a</w:delText>
        </w:r>
      </w:del>
      <w:r w:rsidR="005045FF">
        <w:rPr>
          <w:color w:val="1F4E79" w:themeColor="accent5" w:themeShade="80"/>
        </w:rPr>
        <w:t xml:space="preserve">s and generality… It would be helpful to vary life history and environmentally mediated birth </w:t>
      </w:r>
      <w:r w:rsidR="00384C59">
        <w:rPr>
          <w:color w:val="1F4E79" w:themeColor="accent5" w:themeShade="80"/>
        </w:rPr>
        <w:t>rates and</w:t>
      </w:r>
      <w:r w:rsidR="005045FF">
        <w:rPr>
          <w:color w:val="1F4E79" w:themeColor="accent5" w:themeShade="80"/>
        </w:rPr>
        <w:t xml:space="preserve"> build other </w:t>
      </w:r>
      <w:proofErr w:type="gramStart"/>
      <w:r w:rsidR="005045FF">
        <w:rPr>
          <w:color w:val="1F4E79" w:themeColor="accent5" w:themeShade="80"/>
        </w:rPr>
        <w:t>isoclines</w:t>
      </w:r>
      <w:proofErr w:type="gramEnd"/>
      <w:r w:rsidR="005045FF">
        <w:rPr>
          <w:color w:val="1F4E79" w:themeColor="accent5" w:themeShade="80"/>
        </w:rPr>
        <w:t xml:space="preserve">.  </w:t>
      </w:r>
      <w:r w:rsidR="00384C59">
        <w:rPr>
          <w:color w:val="1F4E79" w:themeColor="accent5" w:themeShade="80"/>
        </w:rPr>
        <w:t xml:space="preserve">But that was </w:t>
      </w:r>
      <w:r w:rsidR="005045FF">
        <w:rPr>
          <w:color w:val="1F4E79" w:themeColor="accent5" w:themeShade="80"/>
        </w:rPr>
        <w:t xml:space="preserve">too much for our paper. </w:t>
      </w:r>
      <w:r>
        <w:rPr>
          <w:color w:val="1F4E79" w:themeColor="accent5" w:themeShade="80"/>
        </w:rPr>
        <w:t xml:space="preserve">  </w:t>
      </w:r>
      <w:r w:rsidR="002938E8" w:rsidRPr="0003632F">
        <w:rPr>
          <w:color w:val="1F4E79" w:themeColor="accent5" w:themeShade="80"/>
        </w:rPr>
        <w:t>The intent of creating Figure 1 was to demonstrate</w:t>
      </w:r>
      <w:r w:rsidR="005045FF">
        <w:rPr>
          <w:color w:val="1F4E79" w:themeColor="accent5" w:themeShade="80"/>
        </w:rPr>
        <w:t>, using</w:t>
      </w:r>
      <w:r w:rsidR="002938E8" w:rsidRPr="0003632F">
        <w:rPr>
          <w:color w:val="1F4E79" w:themeColor="accent5" w:themeShade="80"/>
        </w:rPr>
        <w:t xml:space="preserve"> three </w:t>
      </w:r>
      <w:r w:rsidR="00EE6DBA">
        <w:rPr>
          <w:color w:val="1F4E79" w:themeColor="accent5" w:themeShade="80"/>
        </w:rPr>
        <w:t xml:space="preserve">well-studied </w:t>
      </w:r>
      <w:r w:rsidR="002938E8" w:rsidRPr="0003632F">
        <w:rPr>
          <w:color w:val="1F4E79" w:themeColor="accent5" w:themeShade="80"/>
        </w:rPr>
        <w:t>examples</w:t>
      </w:r>
      <w:r w:rsidR="004F5FF8" w:rsidRPr="0003632F">
        <w:rPr>
          <w:color w:val="1F4E79" w:themeColor="accent5" w:themeShade="80"/>
        </w:rPr>
        <w:t xml:space="preserve"> where a demographic isocline </w:t>
      </w:r>
      <w:r w:rsidR="00E7122A">
        <w:rPr>
          <w:color w:val="1F4E79" w:themeColor="accent5" w:themeShade="80"/>
        </w:rPr>
        <w:t xml:space="preserve">focused on the juvenile stage (early life stage recruitment) </w:t>
      </w:r>
      <w:r w:rsidR="004F5FF8" w:rsidRPr="0003632F">
        <w:rPr>
          <w:color w:val="1F4E79" w:themeColor="accent5" w:themeShade="80"/>
        </w:rPr>
        <w:t xml:space="preserve">might be </w:t>
      </w:r>
      <w:r w:rsidR="006F7388" w:rsidRPr="0003632F">
        <w:rPr>
          <w:color w:val="1F4E79" w:themeColor="accent5" w:themeShade="80"/>
        </w:rPr>
        <w:t>useful</w:t>
      </w:r>
      <w:r w:rsidR="006F7388">
        <w:rPr>
          <w:color w:val="1F4E79" w:themeColor="accent5" w:themeShade="80"/>
        </w:rPr>
        <w:t>,</w:t>
      </w:r>
      <w:r w:rsidR="00F70367">
        <w:rPr>
          <w:color w:val="1F4E79" w:themeColor="accent5" w:themeShade="80"/>
        </w:rPr>
        <w:t xml:space="preserve"> </w:t>
      </w:r>
      <w:r w:rsidR="00EE6DBA">
        <w:rPr>
          <w:color w:val="1F4E79" w:themeColor="accent5" w:themeShade="80"/>
        </w:rPr>
        <w:t>where the conditions for environmental variation in</w:t>
      </w:r>
      <w:r w:rsidR="00F70367">
        <w:rPr>
          <w:color w:val="1F4E79" w:themeColor="accent5" w:themeShade="80"/>
        </w:rPr>
        <w:t xml:space="preserve"> one or</w:t>
      </w:r>
      <w:r w:rsidR="00EE6DBA">
        <w:rPr>
          <w:color w:val="1F4E79" w:themeColor="accent5" w:themeShade="80"/>
        </w:rPr>
        <w:t xml:space="preserve"> both rates seem</w:t>
      </w:r>
      <w:ins w:id="12" w:author="Nathan Dorn" w:date="2025-06-24T15:38:00Z" w16du:dateUtc="2025-06-24T19:38:00Z">
        <w:r w:rsidR="00FA7BC2">
          <w:rPr>
            <w:color w:val="1F4E79" w:themeColor="accent5" w:themeShade="80"/>
          </w:rPr>
          <w:t>ed</w:t>
        </w:r>
      </w:ins>
      <w:r w:rsidR="00EE6DBA">
        <w:rPr>
          <w:color w:val="1F4E79" w:themeColor="accent5" w:themeShade="80"/>
        </w:rPr>
        <w:t xml:space="preserve"> to fit</w:t>
      </w:r>
      <w:ins w:id="13" w:author="Nathan Dorn" w:date="2025-06-24T15:38:00Z" w16du:dateUtc="2025-06-24T19:38:00Z">
        <w:r w:rsidR="00FA7BC2">
          <w:rPr>
            <w:color w:val="1F4E79" w:themeColor="accent5" w:themeShade="80"/>
          </w:rPr>
          <w:t xml:space="preserve"> this type of model application</w:t>
        </w:r>
      </w:ins>
      <w:r w:rsidR="004F5FF8" w:rsidRPr="0003632F">
        <w:rPr>
          <w:color w:val="1F4E79" w:themeColor="accent5" w:themeShade="80"/>
        </w:rPr>
        <w:t>. The examples had been studied</w:t>
      </w:r>
      <w:r w:rsidR="002938E8" w:rsidRPr="0003632F">
        <w:rPr>
          <w:color w:val="1F4E79" w:themeColor="accent5" w:themeShade="80"/>
        </w:rPr>
        <w:t xml:space="preserve"> </w:t>
      </w:r>
      <w:r w:rsidR="00FB1A11" w:rsidRPr="0003632F">
        <w:rPr>
          <w:color w:val="1F4E79" w:themeColor="accent5" w:themeShade="80"/>
        </w:rPr>
        <w:t>mechanistically</w:t>
      </w:r>
      <w:r w:rsidR="00EE6DBA">
        <w:rPr>
          <w:color w:val="1F4E79" w:themeColor="accent5" w:themeShade="80"/>
        </w:rPr>
        <w:t>,</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w:t>
      </w:r>
      <w:r w:rsidR="00F70367">
        <w:rPr>
          <w:color w:val="1F4E79" w:themeColor="accent5" w:themeShade="80"/>
        </w:rPr>
        <w:t>relative to the expected negative</w:t>
      </w:r>
      <w:r w:rsidR="0034238B" w:rsidRPr="0003632F">
        <w:rPr>
          <w:color w:val="1F4E79" w:themeColor="accent5" w:themeShade="80"/>
        </w:rPr>
        <w:t xml:space="preserve"> </w:t>
      </w:r>
      <w:r w:rsidR="00574DBB" w:rsidRPr="0003632F">
        <w:rPr>
          <w:color w:val="1F4E79" w:themeColor="accent5" w:themeShade="80"/>
        </w:rPr>
        <w:t xml:space="preserve">isocline. </w:t>
      </w:r>
      <w:r w:rsidR="004D2F2B">
        <w:rPr>
          <w:color w:val="1F4E79" w:themeColor="accent5" w:themeShade="80"/>
        </w:rPr>
        <w:t>Our</w:t>
      </w:r>
      <w:r w:rsidR="004D2F2B" w:rsidRPr="0003632F">
        <w:rPr>
          <w:color w:val="1F4E79" w:themeColor="accent5" w:themeShade="80"/>
        </w:rPr>
        <w:t xml:space="preserve"> </w:t>
      </w:r>
      <w:r w:rsidR="005B6820" w:rsidRPr="0003632F">
        <w:rPr>
          <w:color w:val="1F4E79" w:themeColor="accent5" w:themeShade="80"/>
        </w:rPr>
        <w:t xml:space="preserve">intent was to </w:t>
      </w:r>
      <w:r w:rsidR="006F7388" w:rsidRPr="0003632F">
        <w:rPr>
          <w:color w:val="1F4E79" w:themeColor="accent5" w:themeShade="80"/>
        </w:rPr>
        <w:t>demonstrate</w:t>
      </w:r>
      <w:r w:rsidR="005B6820" w:rsidRPr="0003632F">
        <w:rPr>
          <w:color w:val="1F4E79" w:themeColor="accent5" w:themeShade="80"/>
        </w:rPr>
        <w:t xml:space="preserve"> the </w:t>
      </w:r>
      <w:r w:rsidR="0034238B" w:rsidRPr="0003632F">
        <w:rPr>
          <w:color w:val="1F4E79" w:themeColor="accent5" w:themeShade="80"/>
        </w:rPr>
        <w:t>gen</w:t>
      </w:r>
      <w:r w:rsidR="00A86A0E" w:rsidRPr="0003632F">
        <w:rPr>
          <w:color w:val="1F4E79" w:themeColor="accent5" w:themeShade="80"/>
        </w:rPr>
        <w:t xml:space="preserve">erality of the problem of the interactive effects of </w:t>
      </w:r>
      <w:r w:rsidR="004D2F2B">
        <w:rPr>
          <w:color w:val="1F4E79" w:themeColor="accent5" w:themeShade="80"/>
        </w:rPr>
        <w:t xml:space="preserve">juvenile </w:t>
      </w:r>
      <w:r w:rsidR="00A86A0E" w:rsidRPr="0003632F">
        <w:rPr>
          <w:color w:val="1F4E79" w:themeColor="accent5" w:themeShade="80"/>
        </w:rPr>
        <w:t>survival and growth rates</w:t>
      </w:r>
      <w:r w:rsidR="001A4E0D">
        <w:rPr>
          <w:color w:val="1F4E79" w:themeColor="accent5" w:themeShade="80"/>
        </w:rPr>
        <w:t xml:space="preserve"> on population regeneration/growth</w:t>
      </w:r>
      <w:r w:rsidR="00A86A0E" w:rsidRPr="0003632F">
        <w:rPr>
          <w:color w:val="1F4E79" w:themeColor="accent5" w:themeShade="80"/>
        </w:rPr>
        <w:t>. The concept as we have pointed out has been studied extensively</w:t>
      </w:r>
      <w:r w:rsidR="001A4E0D">
        <w:rPr>
          <w:color w:val="1F4E79" w:themeColor="accent5" w:themeShade="80"/>
        </w:rPr>
        <w:t>,</w:t>
      </w:r>
      <w:r w:rsidR="00FF3605" w:rsidRPr="0003632F">
        <w:rPr>
          <w:color w:val="1F4E79" w:themeColor="accent5" w:themeShade="80"/>
        </w:rPr>
        <w:t xml:space="preserve"> but not as far as we could tell in a population growth framework</w:t>
      </w:r>
      <w:r w:rsidR="00B90E38">
        <w:rPr>
          <w:color w:val="1F4E79" w:themeColor="accent5" w:themeShade="80"/>
        </w:rPr>
        <w:t xml:space="preserve"> or with such an isocline.</w:t>
      </w:r>
    </w:p>
    <w:p w14:paraId="15C06428" w14:textId="409D4B09" w:rsidR="000B2B94" w:rsidRPr="0003632F" w:rsidRDefault="0089058E" w:rsidP="00336907">
      <w:pPr>
        <w:rPr>
          <w:color w:val="1F4E79" w:themeColor="accent5" w:themeShade="80"/>
        </w:rPr>
      </w:pPr>
      <w:r w:rsidRPr="0003632F">
        <w:rPr>
          <w:color w:val="1F4E79" w:themeColor="accent5" w:themeShade="80"/>
        </w:rPr>
        <w:t xml:space="preserve">We agree that the idea </w:t>
      </w:r>
      <w:r w:rsidR="001A4E0D">
        <w:rPr>
          <w:color w:val="1F4E79" w:themeColor="accent5" w:themeShade="80"/>
        </w:rPr>
        <w:t xml:space="preserve">should have </w:t>
      </w:r>
      <w:r w:rsidRPr="0003632F">
        <w:rPr>
          <w:color w:val="1F4E79" w:themeColor="accent5" w:themeShade="80"/>
        </w:rPr>
        <w:t>more general implications</w:t>
      </w:r>
      <w:r w:rsidR="00FE6BC2">
        <w:rPr>
          <w:color w:val="1F4E79" w:themeColor="accent5" w:themeShade="80"/>
        </w:rPr>
        <w:t>,</w:t>
      </w:r>
      <w:r w:rsidRPr="0003632F">
        <w:rPr>
          <w:color w:val="1F4E79" w:themeColor="accent5" w:themeShade="80"/>
        </w:rPr>
        <w:t xml:space="preserve"> but </w:t>
      </w:r>
      <w:r w:rsidR="00B05C4A" w:rsidRPr="0003632F">
        <w:rPr>
          <w:color w:val="1F4E79" w:themeColor="accent5" w:themeShade="80"/>
        </w:rPr>
        <w:t>the scope of the paper was more to demonstrate a</w:t>
      </w:r>
      <w:r w:rsidR="00FE6BC2">
        <w:rPr>
          <w:color w:val="1F4E79" w:themeColor="accent5" w:themeShade="80"/>
        </w:rPr>
        <w:t xml:space="preserve"> novel approach for a general</w:t>
      </w:r>
      <w:r w:rsidR="0054091C">
        <w:rPr>
          <w:color w:val="1F4E79" w:themeColor="accent5" w:themeShade="80"/>
        </w:rPr>
        <w:t xml:space="preserve">, highly studied </w:t>
      </w:r>
      <w:r w:rsidR="00FE6BC2">
        <w:rPr>
          <w:color w:val="1F4E79" w:themeColor="accent5" w:themeShade="80"/>
        </w:rPr>
        <w:t>(</w:t>
      </w:r>
      <w:r w:rsidR="00EE6DBA">
        <w:rPr>
          <w:color w:val="1F4E79" w:themeColor="accent5" w:themeShade="80"/>
        </w:rPr>
        <w:t xml:space="preserve">and </w:t>
      </w:r>
      <w:r w:rsidR="00B90E38">
        <w:rPr>
          <w:color w:val="1F4E79" w:themeColor="accent5" w:themeShade="80"/>
        </w:rPr>
        <w:t xml:space="preserve">relatively </w:t>
      </w:r>
      <w:r w:rsidR="00FE6BC2">
        <w:rPr>
          <w:color w:val="1F4E79" w:themeColor="accent5" w:themeShade="80"/>
        </w:rPr>
        <w:t>old</w:t>
      </w:r>
      <w:r w:rsidR="00B90E38">
        <w:rPr>
          <w:color w:val="1F4E79" w:themeColor="accent5" w:themeShade="80"/>
        </w:rPr>
        <w:t>er</w:t>
      </w:r>
      <w:r w:rsidR="00EE6DBA">
        <w:rPr>
          <w:color w:val="1F4E79" w:themeColor="accent5" w:themeShade="80"/>
        </w:rPr>
        <w:t>; Werner and Gilliam 1984 review!</w:t>
      </w:r>
      <w:r w:rsidR="00FE6BC2">
        <w:rPr>
          <w:color w:val="1F4E79" w:themeColor="accent5" w:themeShade="80"/>
        </w:rPr>
        <w:t>) concept by use of a</w:t>
      </w:r>
      <w:r w:rsidR="00B05C4A" w:rsidRPr="0003632F">
        <w:rPr>
          <w:color w:val="1F4E79" w:themeColor="accent5" w:themeShade="80"/>
        </w:rPr>
        <w:t xml:space="preserve"> demographic isocline.  </w:t>
      </w:r>
      <w:r w:rsidR="007A7C54">
        <w:rPr>
          <w:color w:val="1F4E79" w:themeColor="accent5" w:themeShade="80"/>
        </w:rPr>
        <w:t>The isocline development</w:t>
      </w:r>
      <w:r w:rsidR="00B05C4A" w:rsidRPr="0003632F">
        <w:rPr>
          <w:color w:val="1F4E79" w:themeColor="accent5" w:themeShade="80"/>
        </w:rPr>
        <w:t xml:space="preserve"> could be studied more generally and </w:t>
      </w:r>
      <w:r w:rsidR="00FE6BC2">
        <w:rPr>
          <w:color w:val="1F4E79" w:themeColor="accent5" w:themeShade="80"/>
        </w:rPr>
        <w:t>all the</w:t>
      </w:r>
      <w:r w:rsidR="00FE6BC2" w:rsidRPr="0003632F">
        <w:rPr>
          <w:color w:val="1F4E79" w:themeColor="accent5" w:themeShade="80"/>
        </w:rPr>
        <w:t xml:space="preserve"> </w:t>
      </w:r>
      <w:r w:rsidR="0030261E" w:rsidRPr="0003632F">
        <w:rPr>
          <w:color w:val="1F4E79" w:themeColor="accent5" w:themeShade="80"/>
        </w:rPr>
        <w:t xml:space="preserve">factors that </w:t>
      </w:r>
      <w:r w:rsidR="0054091C">
        <w:rPr>
          <w:color w:val="1F4E79" w:themeColor="accent5" w:themeShade="80"/>
        </w:rPr>
        <w:t>the reviewer mentions</w:t>
      </w:r>
      <w:r w:rsidR="0030261E" w:rsidRPr="0003632F">
        <w:rPr>
          <w:color w:val="1F4E79" w:themeColor="accent5" w:themeShade="80"/>
        </w:rPr>
        <w:t xml:space="preserve"> could be studied using </w:t>
      </w:r>
      <w:r w:rsidR="0054091C">
        <w:rPr>
          <w:color w:val="1F4E79" w:themeColor="accent5" w:themeShade="80"/>
        </w:rPr>
        <w:t>one or more</w:t>
      </w:r>
      <w:r w:rsidR="0030261E" w:rsidRPr="0003632F">
        <w:rPr>
          <w:color w:val="1F4E79" w:themeColor="accent5" w:themeShade="80"/>
        </w:rPr>
        <w:t xml:space="preserve"> general </w:t>
      </w:r>
      <w:r w:rsidR="0054091C">
        <w:rPr>
          <w:color w:val="1F4E79" w:themeColor="accent5" w:themeShade="80"/>
        </w:rPr>
        <w:t xml:space="preserve">size indexed </w:t>
      </w:r>
      <w:r w:rsidR="0030261E" w:rsidRPr="0003632F">
        <w:rPr>
          <w:color w:val="1F4E79" w:themeColor="accent5" w:themeShade="80"/>
        </w:rPr>
        <w:t>model</w:t>
      </w:r>
      <w:r w:rsidR="0054091C">
        <w:rPr>
          <w:color w:val="1F4E79" w:themeColor="accent5" w:themeShade="80"/>
        </w:rPr>
        <w:t>s</w:t>
      </w:r>
      <w:r w:rsidR="0066436C">
        <w:rPr>
          <w:color w:val="1F4E79" w:themeColor="accent5" w:themeShade="80"/>
        </w:rPr>
        <w:t xml:space="preserve"> with different life histories</w:t>
      </w:r>
      <w:r w:rsidR="0030261E" w:rsidRPr="0003632F">
        <w:rPr>
          <w:color w:val="1F4E79" w:themeColor="accent5" w:themeShade="80"/>
        </w:rPr>
        <w:t>.</w:t>
      </w:r>
      <w:r w:rsidR="00FE6BC2">
        <w:rPr>
          <w:color w:val="1F4E79" w:themeColor="accent5" w:themeShade="80"/>
        </w:rPr>
        <w:t xml:space="preserve"> With respect to the density-dependence</w:t>
      </w:r>
      <w:r w:rsidR="007A7C54">
        <w:rPr>
          <w:color w:val="1F4E79" w:themeColor="accent5" w:themeShade="80"/>
        </w:rPr>
        <w:t xml:space="preserve"> matter</w:t>
      </w:r>
      <w:r w:rsidR="00FE6BC2">
        <w:rPr>
          <w:color w:val="1F4E79" w:themeColor="accent5" w:themeShade="80"/>
        </w:rPr>
        <w:t xml:space="preserve"> </w:t>
      </w:r>
      <w:r w:rsidR="00FE6BC2">
        <w:rPr>
          <w:color w:val="1F4E79" w:themeColor="accent5" w:themeShade="80"/>
        </w:rPr>
        <w:lastRenderedPageBreak/>
        <w:t>and the isocline shape</w:t>
      </w:r>
      <w:r w:rsidR="007D21FB">
        <w:rPr>
          <w:color w:val="1F4E79" w:themeColor="accent5" w:themeShade="80"/>
        </w:rPr>
        <w:t xml:space="preserve"> </w:t>
      </w:r>
      <w:r w:rsidR="00FE6BC2">
        <w:rPr>
          <w:color w:val="1F4E79" w:themeColor="accent5" w:themeShade="80"/>
        </w:rPr>
        <w:t>we have responded to reviewer 1</w:t>
      </w:r>
      <w:r w:rsidR="003614D2">
        <w:rPr>
          <w:color w:val="1F4E79" w:themeColor="accent5" w:themeShade="80"/>
        </w:rPr>
        <w:t xml:space="preserve"> </w:t>
      </w:r>
      <w:r w:rsidR="00FE6BC2">
        <w:rPr>
          <w:color w:val="1F4E79" w:themeColor="accent5" w:themeShade="80"/>
        </w:rPr>
        <w:t>with a more detailed set of comments</w:t>
      </w:r>
      <w:r w:rsidR="002A1A58">
        <w:rPr>
          <w:color w:val="1F4E79" w:themeColor="accent5" w:themeShade="80"/>
        </w:rPr>
        <w:t xml:space="preserve"> (see response for </w:t>
      </w:r>
      <w:proofErr w:type="gramStart"/>
      <w:r w:rsidR="002A1A58">
        <w:rPr>
          <w:color w:val="1F4E79" w:themeColor="accent5" w:themeShade="80"/>
        </w:rPr>
        <w:t>lines ####-###</w:t>
      </w:r>
      <w:proofErr w:type="gramEnd"/>
      <w:r w:rsidR="002A1A58">
        <w:rPr>
          <w:color w:val="1F4E79" w:themeColor="accent5" w:themeShade="80"/>
        </w:rPr>
        <w:t>)</w:t>
      </w:r>
      <w:r w:rsidR="007A7C54">
        <w:rPr>
          <w:color w:val="1F4E79" w:themeColor="accent5" w:themeShade="80"/>
        </w:rPr>
        <w:t>.</w:t>
      </w:r>
    </w:p>
    <w:p w14:paraId="7300970F" w14:textId="4E4E3904" w:rsidR="000B2B94" w:rsidRPr="0003632F" w:rsidRDefault="00FA7BC2" w:rsidP="00336907">
      <w:pPr>
        <w:rPr>
          <w:color w:val="1F4E79" w:themeColor="accent5" w:themeShade="80"/>
        </w:rPr>
      </w:pPr>
      <w:ins w:id="14" w:author="Nathan Dorn" w:date="2025-06-24T15:39:00Z" w16du:dateUtc="2025-06-24T19:39:00Z">
        <w:r>
          <w:rPr>
            <w:color w:val="1F4E79" w:themeColor="accent5" w:themeShade="80"/>
          </w:rPr>
          <w:t xml:space="preserve">In our revision we encourage the further development of this idea in a general sense.  </w:t>
        </w:r>
      </w:ins>
      <w:r w:rsidR="000B2B94" w:rsidRPr="0003632F">
        <w:rPr>
          <w:color w:val="1F4E79" w:themeColor="accent5" w:themeShade="80"/>
        </w:rPr>
        <w:t xml:space="preserve">We </w:t>
      </w:r>
      <w:ins w:id="15" w:author="Nathan Dorn" w:date="2025-06-24T15:39:00Z" w16du:dateUtc="2025-06-24T19:39:00Z">
        <w:r>
          <w:rPr>
            <w:color w:val="1F4E79" w:themeColor="accent5" w:themeShade="80"/>
          </w:rPr>
          <w:t>think</w:t>
        </w:r>
      </w:ins>
      <w:del w:id="16" w:author="Nathan Dorn" w:date="2025-06-24T15:39:00Z" w16du:dateUtc="2025-06-24T19:39:00Z">
        <w:r w:rsidR="000B2B94" w:rsidRPr="0003632F" w:rsidDel="00FA7BC2">
          <w:rPr>
            <w:color w:val="1F4E79" w:themeColor="accent5" w:themeShade="80"/>
          </w:rPr>
          <w:delText>feel</w:delText>
        </w:r>
      </w:del>
      <w:r w:rsidR="000B2B94" w:rsidRPr="0003632F">
        <w:rPr>
          <w:color w:val="1F4E79" w:themeColor="accent5" w:themeShade="80"/>
        </w:rPr>
        <w:t xml:space="preserve"> that </w:t>
      </w:r>
      <w:ins w:id="17" w:author="Nathan Dorn" w:date="2025-06-24T15:40:00Z" w16du:dateUtc="2025-06-24T19:40:00Z">
        <w:r>
          <w:rPr>
            <w:color w:val="1F4E79" w:themeColor="accent5" w:themeShade="80"/>
          </w:rPr>
          <w:t>some of this concern</w:t>
        </w:r>
      </w:ins>
      <w:del w:id="18" w:author="Nathan Dorn" w:date="2025-06-24T15:40:00Z" w16du:dateUtc="2025-06-24T19:40:00Z">
        <w:r w:rsidR="000B2B94" w:rsidRPr="0003632F" w:rsidDel="00FA7BC2">
          <w:rPr>
            <w:color w:val="1F4E79" w:themeColor="accent5" w:themeShade="80"/>
          </w:rPr>
          <w:delText>a lot of this confusion</w:delText>
        </w:r>
      </w:del>
      <w:r w:rsidR="000B2B94" w:rsidRPr="0003632F">
        <w:rPr>
          <w:color w:val="1F4E79" w:themeColor="accent5" w:themeShade="80"/>
        </w:rPr>
        <w:t xml:space="preserve"> is a problem with identifying our scope, so in the discussion we </w:t>
      </w:r>
      <w:r w:rsidR="009D30F6">
        <w:rPr>
          <w:color w:val="1F4E79" w:themeColor="accent5" w:themeShade="80"/>
        </w:rPr>
        <w:t>note</w:t>
      </w:r>
      <w:r w:rsidR="00443D61" w:rsidRPr="0003632F">
        <w:rPr>
          <w:color w:val="1F4E79" w:themeColor="accent5" w:themeShade="80"/>
        </w:rPr>
        <w:t xml:space="preserve"> the limitation of our study more </w:t>
      </w:r>
      <w:r w:rsidR="006F7388" w:rsidRPr="0003632F">
        <w:rPr>
          <w:color w:val="1F4E79" w:themeColor="accent5" w:themeShade="80"/>
        </w:rPr>
        <w:t>directly and</w:t>
      </w:r>
      <w:r w:rsidR="00443D61" w:rsidRPr="0003632F">
        <w:rPr>
          <w:color w:val="1F4E79" w:themeColor="accent5" w:themeShade="80"/>
        </w:rPr>
        <w:t xml:space="preserve"> </w:t>
      </w:r>
      <w:r w:rsidR="009D30F6">
        <w:rPr>
          <w:color w:val="1F4E79" w:themeColor="accent5" w:themeShade="80"/>
        </w:rPr>
        <w:t>suggest</w:t>
      </w:r>
      <w:r w:rsidR="00443D61" w:rsidRPr="0003632F">
        <w:rPr>
          <w:color w:val="1F4E79" w:themeColor="accent5" w:themeShade="80"/>
        </w:rPr>
        <w:t xml:space="preserve"> </w:t>
      </w:r>
      <w:r w:rsidR="00B35411">
        <w:rPr>
          <w:color w:val="1F4E79" w:themeColor="accent5" w:themeShade="80"/>
        </w:rPr>
        <w:t xml:space="preserve">ways others </w:t>
      </w:r>
      <w:r w:rsidR="00EF484A">
        <w:rPr>
          <w:color w:val="1F4E79" w:themeColor="accent5" w:themeShade="80"/>
        </w:rPr>
        <w:t>might take these ideas to the next step</w:t>
      </w:r>
      <w:r w:rsidR="0003632F" w:rsidRPr="0003632F">
        <w:rPr>
          <w:color w:val="1F4E79" w:themeColor="accent5" w:themeShade="80"/>
        </w:rPr>
        <w:t xml:space="preserve"> in a more theoretical framework to explore how demographic isoclines might change shape depending on </w:t>
      </w:r>
      <w:r w:rsidR="00EF484A">
        <w:rPr>
          <w:color w:val="1F4E79" w:themeColor="accent5" w:themeShade="80"/>
        </w:rPr>
        <w:t>various</w:t>
      </w:r>
      <w:r w:rsidR="0003632F" w:rsidRPr="0003632F">
        <w:rPr>
          <w:color w:val="1F4E79" w:themeColor="accent5" w:themeShade="80"/>
        </w:rPr>
        <w:t xml:space="preserve"> factors.</w:t>
      </w:r>
    </w:p>
    <w:p w14:paraId="03D84786" w14:textId="77777777" w:rsidR="00D258EA" w:rsidRDefault="00D258EA" w:rsidP="00B67788">
      <w:pPr>
        <w:pStyle w:val="Heading2"/>
      </w:pPr>
      <w:r>
        <w:t>Comment</w:t>
      </w:r>
    </w:p>
    <w:p w14:paraId="4CDDE376" w14:textId="77777777" w:rsidR="007C2249" w:rsidRDefault="00143B7D" w:rsidP="00336907">
      <w:r w:rsidRPr="00143B7D">
        <w:t xml:space="preserve">I think the authors use the word "combinatorial" way too much.  It makes reading a bit cumbersome. I think using some other synonymous turns of phrase could help readability (e.g. combined, aggregated, </w:t>
      </w:r>
      <w:proofErr w:type="spellStart"/>
      <w:r w:rsidRPr="00143B7D">
        <w:t>etc</w:t>
      </w:r>
      <w:proofErr w:type="spellEnd"/>
      <w:r w:rsidRPr="00143B7D">
        <w:t>)</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t>Response</w:t>
      </w:r>
    </w:p>
    <w:p w14:paraId="5F53DA07" w14:textId="0D47E6F7" w:rsidR="007C2249" w:rsidRPr="00BD1385" w:rsidRDefault="00A257B3" w:rsidP="00336907">
      <w:pPr>
        <w:rPr>
          <w:color w:val="1F4E79" w:themeColor="accent5" w:themeShade="80"/>
        </w:rPr>
      </w:pPr>
      <w:r w:rsidRPr="00BD1385">
        <w:rPr>
          <w:color w:val="1F4E79" w:themeColor="accent5" w:themeShade="80"/>
        </w:rPr>
        <w:t>Thank you for pointing it out, looking through the document</w:t>
      </w:r>
      <w:r w:rsidR="006F7388">
        <w:rPr>
          <w:color w:val="1F4E79" w:themeColor="accent5" w:themeShade="80"/>
        </w:rPr>
        <w:t xml:space="preserve"> from the search and </w:t>
      </w:r>
      <w:proofErr w:type="gramStart"/>
      <w:r w:rsidR="006F7388">
        <w:rPr>
          <w:color w:val="1F4E79" w:themeColor="accent5" w:themeShade="80"/>
        </w:rPr>
        <w:t>replace</w:t>
      </w:r>
      <w:proofErr w:type="gramEnd"/>
      <w:r w:rsidR="006F7388">
        <w:rPr>
          <w:color w:val="1F4E79" w:themeColor="accent5" w:themeShade="80"/>
        </w:rPr>
        <w:t xml:space="preserve"> </w:t>
      </w:r>
      <w:proofErr w:type="gramStart"/>
      <w:r w:rsidR="006F7388">
        <w:rPr>
          <w:color w:val="1F4E79" w:themeColor="accent5" w:themeShade="80"/>
        </w:rPr>
        <w:t>function</w:t>
      </w:r>
      <w:proofErr w:type="gramEnd"/>
      <w:r w:rsidR="006F7388">
        <w:rPr>
          <w:color w:val="1F4E79" w:themeColor="accent5" w:themeShade="80"/>
        </w:rPr>
        <w:t xml:space="preserve"> in </w:t>
      </w:r>
      <w:proofErr w:type="gramStart"/>
      <w:r w:rsidR="006F7388">
        <w:rPr>
          <w:color w:val="1F4E79" w:themeColor="accent5" w:themeShade="80"/>
        </w:rPr>
        <w:t>word</w:t>
      </w:r>
      <w:proofErr w:type="gramEnd"/>
      <w:r w:rsidRPr="00BD1385">
        <w:rPr>
          <w:color w:val="1F4E79" w:themeColor="accent5" w:themeShade="80"/>
        </w:rPr>
        <w:t xml:space="preserve"> we see we used it 9 times! To better improve the readability, we chose to </w:t>
      </w:r>
      <w:r w:rsidR="00BD1385" w:rsidRPr="00BD1385">
        <w:rPr>
          <w:color w:val="1F4E79" w:themeColor="accent5" w:themeShade="80"/>
        </w:rPr>
        <w:t>take the suggestion of the editor and adopted statistical terminology (i.e., interactive)</w:t>
      </w:r>
      <w:r w:rsidR="006F7388">
        <w:rPr>
          <w:color w:val="1F4E79" w:themeColor="accent5" w:themeShade="80"/>
        </w:rPr>
        <w:t>.</w:t>
      </w:r>
    </w:p>
    <w:p w14:paraId="156BC72E" w14:textId="77777777" w:rsidR="007C2249" w:rsidRDefault="007C2249" w:rsidP="00B67788">
      <w:pPr>
        <w:pStyle w:val="Heading2"/>
      </w:pPr>
      <w:r>
        <w:t>Comment</w:t>
      </w:r>
    </w:p>
    <w:p w14:paraId="378E6BA0" w14:textId="77777777" w:rsidR="007C2249" w:rsidRDefault="00143B7D" w:rsidP="00336907">
      <w:r w:rsidRPr="00143B7D">
        <w:t xml:space="preserve">Line 95 - Are there reviews or </w:t>
      </w:r>
      <w:proofErr w:type="gramStart"/>
      <w:r w:rsidRPr="00143B7D">
        <w:t>meta analyses</w:t>
      </w:r>
      <w:proofErr w:type="gramEnd"/>
      <w:r w:rsidRPr="00143B7D">
        <w:t xml:space="preserve">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315B628C" w:rsidR="0001786E" w:rsidRDefault="006C534E" w:rsidP="00336907">
      <w:pPr>
        <w:rPr>
          <w:color w:val="1F4E79" w:themeColor="accent5" w:themeShade="80"/>
        </w:rPr>
      </w:pPr>
      <w:r>
        <w:rPr>
          <w:color w:val="1F4E79" w:themeColor="accent5" w:themeShade="80"/>
        </w:rPr>
        <w:t xml:space="preserve">We’re not sure </w:t>
      </w:r>
      <w:r w:rsidR="00962A09">
        <w:rPr>
          <w:color w:val="1F4E79" w:themeColor="accent5" w:themeShade="80"/>
        </w:rPr>
        <w:t xml:space="preserve">exactly </w:t>
      </w:r>
      <w:r>
        <w:rPr>
          <w:color w:val="1F4E79" w:themeColor="accent5" w:themeShade="80"/>
        </w:rPr>
        <w:t xml:space="preserve">what the reviewer is </w:t>
      </w:r>
      <w:r w:rsidR="00805600">
        <w:rPr>
          <w:color w:val="1F4E79" w:themeColor="accent5" w:themeShade="80"/>
        </w:rPr>
        <w:t xml:space="preserve">asking </w:t>
      </w:r>
      <w:r w:rsidR="00962A09">
        <w:rPr>
          <w:color w:val="1F4E79" w:themeColor="accent5" w:themeShade="80"/>
        </w:rPr>
        <w:t>for</w:t>
      </w:r>
      <w:r w:rsidR="00805600">
        <w:rPr>
          <w:color w:val="1F4E79" w:themeColor="accent5" w:themeShade="80"/>
        </w:rPr>
        <w:t xml:space="preserve"> here.  Population growth in the case of these models would only be positively related to individual growth for a constant juvenile mortality rate, to the right of the isocline. </w:t>
      </w:r>
      <w:r w:rsidR="0045020A" w:rsidRPr="00B739AA">
        <w:rPr>
          <w:color w:val="1F4E79" w:themeColor="accent5" w:themeShade="80"/>
        </w:rPr>
        <w:t xml:space="preserve">We’re not </w:t>
      </w:r>
      <w:del w:id="19" w:author="Nathan Dorn" w:date="2025-06-24T15:40:00Z" w16du:dateUtc="2025-06-24T19:40:00Z">
        <w:r w:rsidR="00F563DF" w:rsidDel="00FA7BC2">
          <w:rPr>
            <w:color w:val="1F4E79" w:themeColor="accent5" w:themeShade="80"/>
          </w:rPr>
          <w:delText xml:space="preserve">fundamentally </w:delText>
        </w:r>
      </w:del>
      <w:ins w:id="20" w:author="Nathan Dorn" w:date="2025-06-24T15:40:00Z" w16du:dateUtc="2025-06-24T19:40:00Z">
        <w:r w:rsidR="00FA7BC2">
          <w:rPr>
            <w:color w:val="1F4E79" w:themeColor="accent5" w:themeShade="80"/>
          </w:rPr>
          <w:t>really</w:t>
        </w:r>
        <w:r w:rsidR="00FA7BC2">
          <w:rPr>
            <w:color w:val="1F4E79" w:themeColor="accent5" w:themeShade="80"/>
          </w:rPr>
          <w:t xml:space="preserve"> </w:t>
        </w:r>
      </w:ins>
      <w:r w:rsidR="0045020A" w:rsidRPr="00B739AA">
        <w:rPr>
          <w:color w:val="1F4E79" w:themeColor="accent5" w:themeShade="80"/>
        </w:rPr>
        <w:t xml:space="preserve">arguing that individual growth </w:t>
      </w:r>
      <w:r w:rsidR="00CA3937" w:rsidRPr="00B739AA">
        <w:rPr>
          <w:color w:val="1F4E79" w:themeColor="accent5" w:themeShade="80"/>
        </w:rPr>
        <w:t>is the primary driver of population growth, we’re arguing that individual</w:t>
      </w:r>
      <w:r w:rsidR="008661FF">
        <w:rPr>
          <w:color w:val="1F4E79" w:themeColor="accent5" w:themeShade="80"/>
        </w:rPr>
        <w:t xml:space="preserve"> juvenile</w:t>
      </w:r>
      <w:r w:rsidR="00CA3937" w:rsidRPr="00B739AA">
        <w:rPr>
          <w:color w:val="1F4E79" w:themeColor="accent5" w:themeShade="80"/>
        </w:rPr>
        <w:t xml:space="preserve"> growth and </w:t>
      </w:r>
      <w:r w:rsidR="00CA5214">
        <w:rPr>
          <w:color w:val="1F4E79" w:themeColor="accent5" w:themeShade="80"/>
        </w:rPr>
        <w:t xml:space="preserve">survival rates (starting with a concept of </w:t>
      </w:r>
      <w:r w:rsidR="00962A09">
        <w:rPr>
          <w:color w:val="1F4E79" w:themeColor="accent5" w:themeShade="80"/>
        </w:rPr>
        <w:t>highly vulnerable juvenile stages</w:t>
      </w:r>
      <w:r w:rsidR="00CA5214">
        <w:rPr>
          <w:color w:val="1F4E79" w:themeColor="accent5" w:themeShade="80"/>
        </w:rPr>
        <w:t>)</w:t>
      </w:r>
      <w:r w:rsidR="00CA3937" w:rsidRPr="00B739AA">
        <w:rPr>
          <w:color w:val="1F4E79" w:themeColor="accent5" w:themeShade="80"/>
        </w:rPr>
        <w:t xml:space="preserve"> interact to </w:t>
      </w:r>
      <w:r w:rsidR="008661FF">
        <w:rPr>
          <w:color w:val="1F4E79" w:themeColor="accent5" w:themeShade="80"/>
        </w:rPr>
        <w:t xml:space="preserve">determine </w:t>
      </w:r>
      <w:r w:rsidR="00CA3937" w:rsidRPr="00B739AA">
        <w:rPr>
          <w:color w:val="1F4E79" w:themeColor="accent5" w:themeShade="80"/>
        </w:rPr>
        <w:t>population growth</w:t>
      </w:r>
      <w:r w:rsidR="00F325C2">
        <w:rPr>
          <w:color w:val="1F4E79" w:themeColor="accent5" w:themeShade="80"/>
        </w:rPr>
        <w:t xml:space="preserve"> (</w:t>
      </w:r>
      <w:r w:rsidR="00CA5214">
        <w:rPr>
          <w:color w:val="1F4E79" w:themeColor="accent5" w:themeShade="80"/>
        </w:rPr>
        <w:t>note:</w:t>
      </w:r>
      <w:r w:rsidR="00F325C2">
        <w:rPr>
          <w:color w:val="1F4E79" w:themeColor="accent5" w:themeShade="80"/>
        </w:rPr>
        <w:t xml:space="preserve"> populations </w:t>
      </w:r>
      <w:r w:rsidR="00CA5214">
        <w:rPr>
          <w:color w:val="1F4E79" w:themeColor="accent5" w:themeShade="80"/>
        </w:rPr>
        <w:t>with faster growing</w:t>
      </w:r>
      <w:r w:rsidR="00F325C2">
        <w:rPr>
          <w:color w:val="1F4E79" w:themeColor="accent5" w:themeShade="80"/>
        </w:rPr>
        <w:t xml:space="preserve"> juveniles could still experience negative </w:t>
      </w:r>
      <w:r w:rsidR="00962A09">
        <w:rPr>
          <w:color w:val="1F4E79" w:themeColor="accent5" w:themeShade="80"/>
        </w:rPr>
        <w:t xml:space="preserve">population </w:t>
      </w:r>
      <w:r w:rsidR="00F325C2">
        <w:rPr>
          <w:color w:val="1F4E79" w:themeColor="accent5" w:themeShade="80"/>
        </w:rPr>
        <w:t xml:space="preserve">growth if survival rates </w:t>
      </w:r>
      <w:r w:rsidR="00CA5214">
        <w:rPr>
          <w:color w:val="1F4E79" w:themeColor="accent5" w:themeShade="80"/>
        </w:rPr>
        <w:t>we</w:t>
      </w:r>
      <w:r w:rsidR="00F325C2">
        <w:rPr>
          <w:color w:val="1F4E79" w:themeColor="accent5" w:themeShade="80"/>
        </w:rPr>
        <w:t xml:space="preserve">re low enough </w:t>
      </w:r>
      <w:r w:rsidR="00837FA2">
        <w:rPr>
          <w:color w:val="1F4E79" w:themeColor="accent5" w:themeShade="80"/>
        </w:rPr>
        <w:t>–</w:t>
      </w:r>
      <w:r w:rsidR="00F325C2">
        <w:rPr>
          <w:color w:val="1F4E79" w:themeColor="accent5" w:themeShade="80"/>
        </w:rPr>
        <w:t xml:space="preserve"> </w:t>
      </w:r>
      <w:r w:rsidR="00837FA2">
        <w:rPr>
          <w:color w:val="1F4E79" w:themeColor="accent5" w:themeShade="80"/>
        </w:rPr>
        <w:t xml:space="preserve">lower right </w:t>
      </w:r>
      <w:r w:rsidR="00CA5214">
        <w:rPr>
          <w:color w:val="1F4E79" w:themeColor="accent5" w:themeShade="80"/>
        </w:rPr>
        <w:t xml:space="preserve">and below the isocline </w:t>
      </w:r>
      <w:r w:rsidR="00837FA2">
        <w:rPr>
          <w:color w:val="1F4E79" w:themeColor="accent5" w:themeShade="80"/>
        </w:rPr>
        <w:t>on the state space figure)</w:t>
      </w:r>
      <w:r w:rsidR="00CA5214">
        <w:rPr>
          <w:color w:val="1F4E79" w:themeColor="accent5" w:themeShade="80"/>
        </w:rPr>
        <w:t>;</w:t>
      </w:r>
      <w:r w:rsidR="007B793C">
        <w:rPr>
          <w:color w:val="1F4E79" w:themeColor="accent5" w:themeShade="80"/>
        </w:rPr>
        <w:t xml:space="preserve"> this is an old concept and we </w:t>
      </w:r>
      <w:r w:rsidR="005F050F" w:rsidRPr="00B739AA">
        <w:rPr>
          <w:color w:val="1F4E79" w:themeColor="accent5" w:themeShade="80"/>
        </w:rPr>
        <w:t xml:space="preserve">cite </w:t>
      </w:r>
      <w:r w:rsidR="007B793C">
        <w:rPr>
          <w:color w:val="1F4E79" w:themeColor="accent5" w:themeShade="80"/>
        </w:rPr>
        <w:t xml:space="preserve">the older </w:t>
      </w:r>
      <w:r w:rsidR="005F050F" w:rsidRPr="00B739AA">
        <w:rPr>
          <w:color w:val="1F4E79" w:themeColor="accent5" w:themeShade="80"/>
        </w:rPr>
        <w:t>reviews</w:t>
      </w:r>
      <w:r w:rsidR="007B793C">
        <w:rPr>
          <w:color w:val="1F4E79" w:themeColor="accent5" w:themeShade="80"/>
        </w:rPr>
        <w:t xml:space="preserve"> (</w:t>
      </w:r>
      <w:r w:rsidR="00CA3937" w:rsidRPr="00B739AA">
        <w:rPr>
          <w:color w:val="1F4E79" w:themeColor="accent5" w:themeShade="80"/>
        </w:rPr>
        <w:t>Werner</w:t>
      </w:r>
      <w:r w:rsidR="005F050F" w:rsidRPr="00B739AA">
        <w:rPr>
          <w:color w:val="1F4E79" w:themeColor="accent5" w:themeShade="80"/>
        </w:rPr>
        <w:t xml:space="preserve"> and Gilliam 1984</w:t>
      </w:r>
      <w:r w:rsidR="007B793C">
        <w:rPr>
          <w:color w:val="1F4E79" w:themeColor="accent5" w:themeShade="80"/>
        </w:rPr>
        <w:t>; DeRoos et al. 2003)</w:t>
      </w:r>
      <w:r w:rsidR="00B739AA" w:rsidRPr="00B739AA">
        <w:rPr>
          <w:color w:val="1F4E79" w:themeColor="accent5" w:themeShade="80"/>
        </w:rPr>
        <w:t>.</w:t>
      </w:r>
      <w:r w:rsidR="007B793C">
        <w:rPr>
          <w:color w:val="1F4E79" w:themeColor="accent5" w:themeShade="80"/>
        </w:rPr>
        <w:t xml:space="preserve"> There have been </w:t>
      </w:r>
      <w:r w:rsidR="006D3CCF">
        <w:rPr>
          <w:color w:val="1F4E79" w:themeColor="accent5" w:themeShade="80"/>
        </w:rPr>
        <w:t>more recent uses in cohort recruitment analyses</w:t>
      </w:r>
      <w:r w:rsidR="001D0CD1">
        <w:rPr>
          <w:color w:val="1F4E79" w:themeColor="accent5" w:themeShade="80"/>
        </w:rPr>
        <w:t>,</w:t>
      </w:r>
      <w:r w:rsidR="006D3CCF">
        <w:rPr>
          <w:color w:val="1F4E79" w:themeColor="accent5" w:themeShade="80"/>
        </w:rPr>
        <w:t xml:space="preserve"> but no illustration of the </w:t>
      </w:r>
      <w:r w:rsidR="001D0CD1">
        <w:rPr>
          <w:color w:val="1F4E79" w:themeColor="accent5" w:themeShade="80"/>
        </w:rPr>
        <w:t xml:space="preserve">interaction of the </w:t>
      </w:r>
      <w:r w:rsidR="006D3CCF">
        <w:rPr>
          <w:color w:val="1F4E79" w:themeColor="accent5" w:themeShade="80"/>
        </w:rPr>
        <w:t>rates</w:t>
      </w:r>
      <w:r w:rsidR="001D0CD1">
        <w:rPr>
          <w:color w:val="1F4E79" w:themeColor="accent5" w:themeShade="80"/>
        </w:rPr>
        <w:t xml:space="preserve"> (</w:t>
      </w:r>
      <w:r w:rsidR="006D3CCF">
        <w:rPr>
          <w:color w:val="1F4E79" w:themeColor="accent5" w:themeShade="80"/>
        </w:rPr>
        <w:t>no isocline approach</w:t>
      </w:r>
      <w:r w:rsidR="001D0CD1">
        <w:rPr>
          <w:color w:val="1F4E79" w:themeColor="accent5" w:themeShade="80"/>
        </w:rPr>
        <w:t>)</w:t>
      </w:r>
      <w:r w:rsidR="006D3CCF">
        <w:rPr>
          <w:color w:val="1F4E79" w:themeColor="accent5" w:themeShade="80"/>
        </w:rPr>
        <w:t xml:space="preserve"> and no</w:t>
      </w:r>
      <w:r w:rsidR="00961A4D">
        <w:rPr>
          <w:color w:val="1F4E79" w:themeColor="accent5" w:themeShade="80"/>
        </w:rPr>
        <w:t xml:space="preserve"> meta-analyses</w:t>
      </w:r>
      <w:r w:rsidR="001D0CD1">
        <w:rPr>
          <w:color w:val="1F4E79" w:themeColor="accent5" w:themeShade="80"/>
        </w:rPr>
        <w:t xml:space="preserve"> of related concepts to our knowledge</w:t>
      </w:r>
      <w:r w:rsidR="0010314C">
        <w:rPr>
          <w:color w:val="1F4E79" w:themeColor="accent5" w:themeShade="80"/>
        </w:rPr>
        <w:t>.</w:t>
      </w:r>
    </w:p>
    <w:p w14:paraId="3C12873A" w14:textId="1CA84C5E" w:rsidR="002330F3" w:rsidRDefault="002330F3" w:rsidP="00336907">
      <w:pPr>
        <w:rPr>
          <w:color w:val="1F4E79" w:themeColor="accent5" w:themeShade="80"/>
        </w:rPr>
      </w:pPr>
      <w:r>
        <w:rPr>
          <w:color w:val="1F4E79" w:themeColor="accent5" w:themeShade="80"/>
        </w:rPr>
        <w:t>We suspect some of the confusion may be related to the way we wrote the initial introductory statements reviewing the use of the concept in the literature (</w:t>
      </w:r>
      <w:r w:rsidR="00646F81">
        <w:rPr>
          <w:color w:val="1F4E79" w:themeColor="accent5" w:themeShade="80"/>
        </w:rPr>
        <w:t xml:space="preserve">e.g., </w:t>
      </w:r>
      <w:r>
        <w:rPr>
          <w:color w:val="1F4E79" w:themeColor="accent5" w:themeShade="80"/>
        </w:rPr>
        <w:t xml:space="preserve">“recent studies of the interaction have focused on how individual growth rates influence cohort survival”).  We have </w:t>
      </w:r>
      <w:del w:id="21" w:author="Nathan Dorn" w:date="2025-06-24T15:41:00Z" w16du:dateUtc="2025-06-24T19:41:00Z">
        <w:r w:rsidDel="00FA7BC2">
          <w:rPr>
            <w:color w:val="1F4E79" w:themeColor="accent5" w:themeShade="80"/>
          </w:rPr>
          <w:delText>changed a couple details in</w:delText>
        </w:r>
      </w:del>
      <w:ins w:id="22" w:author="Nathan Dorn" w:date="2025-06-24T15:41:00Z" w16du:dateUtc="2025-06-24T19:41:00Z">
        <w:r w:rsidR="00FA7BC2">
          <w:rPr>
            <w:color w:val="1F4E79" w:themeColor="accent5" w:themeShade="80"/>
          </w:rPr>
          <w:t>rewritten</w:t>
        </w:r>
      </w:ins>
      <w:r>
        <w:rPr>
          <w:color w:val="1F4E79" w:themeColor="accent5" w:themeShade="80"/>
        </w:rPr>
        <w:t xml:space="preserve"> that </w:t>
      </w:r>
      <w:r w:rsidR="00650ED7">
        <w:rPr>
          <w:color w:val="1F4E79" w:themeColor="accent5" w:themeShade="80"/>
        </w:rPr>
        <w:t>part of the introduction to focus the point on the interaction of the two rates</w:t>
      </w:r>
      <w:r w:rsidR="002A1A58">
        <w:rPr>
          <w:color w:val="1F4E79" w:themeColor="accent5" w:themeShade="80"/>
        </w:rPr>
        <w:t xml:space="preserve"> (</w:t>
      </w:r>
      <w:proofErr w:type="gramStart"/>
      <w:r w:rsidR="002A1A58">
        <w:rPr>
          <w:color w:val="1F4E79" w:themeColor="accent5" w:themeShade="80"/>
        </w:rPr>
        <w:t>lines ###-###</w:t>
      </w:r>
      <w:proofErr w:type="gramEnd"/>
      <w:r w:rsidR="002A1A58">
        <w:rPr>
          <w:color w:val="1F4E79" w:themeColor="accent5" w:themeShade="80"/>
        </w:rPr>
        <w:t>)</w:t>
      </w:r>
      <w:r w:rsidR="00650ED7">
        <w:rPr>
          <w:color w:val="1F4E79" w:themeColor="accent5" w:themeShade="80"/>
        </w:rPr>
        <w:t xml:space="preserve">. </w:t>
      </w:r>
    </w:p>
    <w:p w14:paraId="4C84B7A4" w14:textId="434B099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Pr="002A1A58" w:rsidRDefault="0001786E" w:rsidP="00B67788">
      <w:pPr>
        <w:pStyle w:val="Heading2"/>
        <w:rPr>
          <w:color w:val="1F4E79" w:themeColor="accent5" w:themeShade="80"/>
        </w:rPr>
      </w:pPr>
      <w:r w:rsidRPr="002A1A58">
        <w:rPr>
          <w:color w:val="1F4E79" w:themeColor="accent5" w:themeShade="80"/>
        </w:rPr>
        <w:t>Response</w:t>
      </w:r>
    </w:p>
    <w:p w14:paraId="30CF9D55" w14:textId="77777777" w:rsidR="00D84494" w:rsidRPr="002A1A58" w:rsidRDefault="00D84494" w:rsidP="00D84494">
      <w:pPr>
        <w:rPr>
          <w:color w:val="1F4E79" w:themeColor="accent5" w:themeShade="80"/>
        </w:rPr>
      </w:pPr>
    </w:p>
    <w:p w14:paraId="4D77D9FF" w14:textId="72B62366" w:rsidR="00D12EB4" w:rsidRPr="002A1A58" w:rsidRDefault="00A16C8D" w:rsidP="00D12EB4">
      <w:pPr>
        <w:rPr>
          <w:color w:val="1F4E79" w:themeColor="accent5" w:themeShade="80"/>
        </w:rPr>
      </w:pPr>
      <w:r w:rsidRPr="002A1A58">
        <w:rPr>
          <w:color w:val="1F4E79" w:themeColor="accent5" w:themeShade="80"/>
        </w:rPr>
        <w:lastRenderedPageBreak/>
        <w:t xml:space="preserve">We have worked to </w:t>
      </w:r>
      <w:r w:rsidR="00B7103A" w:rsidRPr="002A1A58">
        <w:rPr>
          <w:color w:val="1F4E79" w:themeColor="accent5" w:themeShade="80"/>
        </w:rPr>
        <w:t xml:space="preserve">further </w:t>
      </w:r>
      <w:r w:rsidRPr="002A1A58">
        <w:rPr>
          <w:color w:val="1F4E79" w:themeColor="accent5" w:themeShade="80"/>
        </w:rPr>
        <w:t>explain the generality of t</w:t>
      </w:r>
      <w:r w:rsidR="002A1A58">
        <w:rPr>
          <w:color w:val="1F4E79" w:themeColor="accent5" w:themeShade="80"/>
        </w:rPr>
        <w:t>he qualitative prediction of our isocline (i.e., the negative slope)</w:t>
      </w:r>
      <w:r w:rsidRPr="002A1A58">
        <w:rPr>
          <w:color w:val="1F4E79" w:themeColor="accent5" w:themeShade="80"/>
        </w:rPr>
        <w:t xml:space="preserve"> in the re</w:t>
      </w:r>
      <w:r w:rsidR="00943AE4" w:rsidRPr="002A1A58">
        <w:rPr>
          <w:color w:val="1F4E79" w:themeColor="accent5" w:themeShade="80"/>
        </w:rPr>
        <w:t>vised</w:t>
      </w:r>
      <w:r w:rsidRPr="002A1A58">
        <w:rPr>
          <w:color w:val="1F4E79" w:themeColor="accent5" w:themeShade="80"/>
        </w:rPr>
        <w:t xml:space="preserve"> paper</w:t>
      </w:r>
      <w:r w:rsidR="00B7103A" w:rsidRPr="002A1A58">
        <w:rPr>
          <w:color w:val="1F4E79" w:themeColor="accent5" w:themeShade="80"/>
        </w:rPr>
        <w:t xml:space="preserve"> in the introduction</w:t>
      </w:r>
      <w:r w:rsidR="00B35411">
        <w:rPr>
          <w:color w:val="1F4E79" w:themeColor="accent5" w:themeShade="80"/>
        </w:rPr>
        <w:t xml:space="preserve"> (lines xxx-xxx)</w:t>
      </w:r>
      <w:r w:rsidR="00B7103A" w:rsidRPr="002A1A58">
        <w:rPr>
          <w:color w:val="1F4E79" w:themeColor="accent5" w:themeShade="80"/>
        </w:rPr>
        <w:t xml:space="preserve"> and the discussion</w:t>
      </w:r>
      <w:r w:rsidR="00B35411">
        <w:rPr>
          <w:color w:val="1F4E79" w:themeColor="accent5" w:themeShade="80"/>
        </w:rPr>
        <w:t xml:space="preserve"> (lines xxx-xxx)</w:t>
      </w:r>
      <w:r w:rsidR="002A1A58">
        <w:rPr>
          <w:color w:val="1F4E79" w:themeColor="accent5" w:themeShade="80"/>
        </w:rPr>
        <w:t>. W</w:t>
      </w:r>
      <w:r w:rsidRPr="002A1A58">
        <w:rPr>
          <w:color w:val="1F4E79" w:themeColor="accent5" w:themeShade="80"/>
        </w:rPr>
        <w:t>e emphasize here</w:t>
      </w:r>
      <w:r w:rsidR="004E38C6" w:rsidRPr="002A1A58">
        <w:rPr>
          <w:color w:val="1F4E79" w:themeColor="accent5" w:themeShade="80"/>
        </w:rPr>
        <w:t xml:space="preserve"> that the negative slope</w:t>
      </w:r>
      <w:r w:rsidR="00943AE4" w:rsidRPr="002A1A58">
        <w:rPr>
          <w:color w:val="1F4E79" w:themeColor="accent5" w:themeShade="80"/>
        </w:rPr>
        <w:t xml:space="preserve"> of the isocline</w:t>
      </w:r>
      <w:r w:rsidR="004E38C6" w:rsidRPr="002A1A58">
        <w:rPr>
          <w:color w:val="1F4E79" w:themeColor="accent5" w:themeShade="80"/>
        </w:rPr>
        <w:t xml:space="preserve"> 1) should be </w:t>
      </w:r>
      <w:r w:rsidR="00F0670B" w:rsidRPr="002A1A58">
        <w:rPr>
          <w:color w:val="1F4E79" w:themeColor="accent5" w:themeShade="80"/>
        </w:rPr>
        <w:t xml:space="preserve">(i.e., we hypothesize to be ) </w:t>
      </w:r>
      <w:r w:rsidR="004E38C6" w:rsidRPr="002A1A58">
        <w:rPr>
          <w:color w:val="1F4E79" w:themeColor="accent5" w:themeShade="80"/>
        </w:rPr>
        <w:t xml:space="preserve">a logical </w:t>
      </w:r>
      <w:r w:rsidR="00B90D92" w:rsidRPr="002A1A58">
        <w:rPr>
          <w:color w:val="1F4E79" w:themeColor="accent5" w:themeShade="80"/>
        </w:rPr>
        <w:t>product</w:t>
      </w:r>
      <w:r w:rsidR="004E38C6" w:rsidRPr="002A1A58">
        <w:rPr>
          <w:color w:val="1F4E79" w:themeColor="accent5" w:themeShade="80"/>
        </w:rPr>
        <w:t xml:space="preserve"> of a size-indexed demographic model and 2) that</w:t>
      </w:r>
      <w:r w:rsidRPr="002A1A58">
        <w:rPr>
          <w:color w:val="1F4E79" w:themeColor="accent5" w:themeShade="80"/>
        </w:rPr>
        <w:t xml:space="preserve"> the </w:t>
      </w:r>
      <w:r w:rsidR="00697C59" w:rsidRPr="002A1A58">
        <w:rPr>
          <w:color w:val="1F4E79" w:themeColor="accent5" w:themeShade="80"/>
        </w:rPr>
        <w:t xml:space="preserve">basis of the </w:t>
      </w:r>
      <w:r w:rsidR="00943AE4" w:rsidRPr="002A1A58">
        <w:rPr>
          <w:color w:val="1F4E79" w:themeColor="accent5" w:themeShade="80"/>
        </w:rPr>
        <w:t>negative slope</w:t>
      </w:r>
      <w:r w:rsidR="00697C59" w:rsidRPr="002A1A58">
        <w:rPr>
          <w:color w:val="1F4E79" w:themeColor="accent5" w:themeShade="80"/>
        </w:rPr>
        <w:t xml:space="preserve"> is the </w:t>
      </w:r>
      <w:r w:rsidRPr="002A1A58">
        <w:rPr>
          <w:color w:val="1F4E79" w:themeColor="accent5" w:themeShade="80"/>
        </w:rPr>
        <w:t>interactive relationship between these two rates (</w:t>
      </w:r>
      <w:r w:rsidR="00943AE4" w:rsidRPr="002A1A58">
        <w:rPr>
          <w:color w:val="1F4E79" w:themeColor="accent5" w:themeShade="80"/>
        </w:rPr>
        <w:t xml:space="preserve">i.e., </w:t>
      </w:r>
      <w:r w:rsidRPr="002A1A58">
        <w:rPr>
          <w:color w:val="1F4E79" w:themeColor="accent5" w:themeShade="80"/>
        </w:rPr>
        <w:t xml:space="preserve">faster individual </w:t>
      </w:r>
      <w:r w:rsidR="00943AE4" w:rsidRPr="002A1A58">
        <w:rPr>
          <w:color w:val="1F4E79" w:themeColor="accent5" w:themeShade="80"/>
        </w:rPr>
        <w:t xml:space="preserve">juvenile </w:t>
      </w:r>
      <w:r w:rsidRPr="002A1A58">
        <w:rPr>
          <w:color w:val="1F4E79" w:themeColor="accent5" w:themeShade="80"/>
        </w:rPr>
        <w:t>growth begets a shorter time in the vulnerable juvenile stage</w:t>
      </w:r>
      <w:r w:rsidR="00943AE4" w:rsidRPr="002A1A58">
        <w:rPr>
          <w:color w:val="1F4E79" w:themeColor="accent5" w:themeShade="80"/>
        </w:rPr>
        <w:t xml:space="preserve"> and </w:t>
      </w:r>
      <w:r w:rsidR="00834E3F" w:rsidRPr="002A1A58">
        <w:rPr>
          <w:color w:val="1F4E79" w:themeColor="accent5" w:themeShade="80"/>
        </w:rPr>
        <w:t>therefore more recruitment for a given mortality rate</w:t>
      </w:r>
      <w:r w:rsidRPr="002A1A58">
        <w:rPr>
          <w:color w:val="1F4E79" w:themeColor="accent5" w:themeShade="80"/>
        </w:rPr>
        <w:t>)</w:t>
      </w:r>
      <w:r w:rsidR="00697C59" w:rsidRPr="002A1A58">
        <w:rPr>
          <w:color w:val="1F4E79" w:themeColor="accent5" w:themeShade="80"/>
        </w:rPr>
        <w:t xml:space="preserve">. </w:t>
      </w:r>
      <w:r w:rsidR="00B35411">
        <w:rPr>
          <w:color w:val="1F4E79" w:themeColor="accent5" w:themeShade="80"/>
        </w:rPr>
        <w:t>The interaction</w:t>
      </w:r>
      <w:r w:rsidRPr="002A1A58">
        <w:rPr>
          <w:color w:val="1F4E79" w:themeColor="accent5" w:themeShade="80"/>
        </w:rPr>
        <w:t xml:space="preserve"> is </w:t>
      </w:r>
      <w:r w:rsidR="00B7103A" w:rsidRPr="002A1A58">
        <w:rPr>
          <w:color w:val="1F4E79" w:themeColor="accent5" w:themeShade="80"/>
        </w:rPr>
        <w:t xml:space="preserve">something we </w:t>
      </w:r>
      <w:r w:rsidR="00EA6553" w:rsidRPr="002A1A58">
        <w:rPr>
          <w:color w:val="1F4E79" w:themeColor="accent5" w:themeShade="80"/>
        </w:rPr>
        <w:t xml:space="preserve">explained in the introduction, </w:t>
      </w:r>
      <w:r w:rsidR="00834E3F" w:rsidRPr="002A1A58">
        <w:rPr>
          <w:color w:val="1F4E79" w:themeColor="accent5" w:themeShade="80"/>
        </w:rPr>
        <w:t xml:space="preserve">and </w:t>
      </w:r>
      <w:r w:rsidR="00EA6553" w:rsidRPr="002A1A58">
        <w:rPr>
          <w:color w:val="1F4E79" w:themeColor="accent5" w:themeShade="80"/>
        </w:rPr>
        <w:t xml:space="preserve">it is </w:t>
      </w:r>
      <w:r w:rsidRPr="002A1A58">
        <w:rPr>
          <w:color w:val="1F4E79" w:themeColor="accent5" w:themeShade="80"/>
        </w:rPr>
        <w:t>a</w:t>
      </w:r>
      <w:r w:rsidR="00697C59" w:rsidRPr="002A1A58">
        <w:rPr>
          <w:color w:val="1F4E79" w:themeColor="accent5" w:themeShade="80"/>
        </w:rPr>
        <w:t>n old concept (as pointed out by reviewer 1)</w:t>
      </w:r>
      <w:r w:rsidR="00EA6553" w:rsidRPr="002A1A58">
        <w:rPr>
          <w:color w:val="1F4E79" w:themeColor="accent5" w:themeShade="80"/>
        </w:rPr>
        <w:t>, but one t</w:t>
      </w:r>
      <w:r w:rsidR="00697C59" w:rsidRPr="002A1A58">
        <w:rPr>
          <w:color w:val="1F4E79" w:themeColor="accent5" w:themeShade="80"/>
        </w:rPr>
        <w:t xml:space="preserve">hat we have operationalized </w:t>
      </w:r>
      <w:r w:rsidR="00EA6553" w:rsidRPr="002A1A58">
        <w:rPr>
          <w:color w:val="1F4E79" w:themeColor="accent5" w:themeShade="80"/>
        </w:rPr>
        <w:t xml:space="preserve">for empirical utility </w:t>
      </w:r>
      <w:r w:rsidR="00834E3F" w:rsidRPr="002A1A58">
        <w:rPr>
          <w:color w:val="1F4E79" w:themeColor="accent5" w:themeShade="80"/>
        </w:rPr>
        <w:t xml:space="preserve">(comparison with field measured rates) </w:t>
      </w:r>
      <w:r w:rsidR="00697C59" w:rsidRPr="002A1A58">
        <w:rPr>
          <w:color w:val="1F4E79" w:themeColor="accent5" w:themeShade="80"/>
        </w:rPr>
        <w:t xml:space="preserve">using </w:t>
      </w:r>
      <w:r w:rsidR="00834E3F" w:rsidRPr="002A1A58">
        <w:rPr>
          <w:color w:val="1F4E79" w:themeColor="accent5" w:themeShade="80"/>
        </w:rPr>
        <w:t>the</w:t>
      </w:r>
      <w:r w:rsidR="00EA6553" w:rsidRPr="002A1A58">
        <w:rPr>
          <w:color w:val="1F4E79" w:themeColor="accent5" w:themeShade="80"/>
        </w:rPr>
        <w:t xml:space="preserve"> demographic</w:t>
      </w:r>
      <w:r w:rsidR="00697C59" w:rsidRPr="002A1A58">
        <w:rPr>
          <w:color w:val="1F4E79" w:themeColor="accent5" w:themeShade="80"/>
        </w:rPr>
        <w:t xml:space="preserve"> isocline approach.  </w:t>
      </w:r>
      <w:r w:rsidR="0011474A" w:rsidRPr="002A1A58">
        <w:rPr>
          <w:color w:val="1F4E79" w:themeColor="accent5" w:themeShade="80"/>
        </w:rPr>
        <w:t xml:space="preserve">In the revised manuscript we have attempted to make the description of the isocline </w:t>
      </w:r>
      <w:r w:rsidR="004E38C6" w:rsidRPr="002A1A58">
        <w:rPr>
          <w:color w:val="1F4E79" w:themeColor="accent5" w:themeShade="80"/>
        </w:rPr>
        <w:t>a bit clearer</w:t>
      </w:r>
      <w:r w:rsidR="002A1A58">
        <w:rPr>
          <w:color w:val="1F4E79" w:themeColor="accent5" w:themeShade="80"/>
        </w:rPr>
        <w:t xml:space="preserve"> (lines xxx-xxx)</w:t>
      </w:r>
      <w:r w:rsidR="004E38C6" w:rsidRPr="002A1A58">
        <w:rPr>
          <w:color w:val="1F4E79" w:themeColor="accent5" w:themeShade="80"/>
        </w:rPr>
        <w:t xml:space="preserve">.  </w:t>
      </w:r>
      <w:r w:rsidR="00EA6553" w:rsidRPr="002A1A58">
        <w:rPr>
          <w:color w:val="1F4E79" w:themeColor="accent5" w:themeShade="80"/>
        </w:rPr>
        <w:t xml:space="preserve">Nevertheless, the exact shape/slope for any </w:t>
      </w:r>
      <w:r w:rsidR="006F7388" w:rsidRPr="002A1A58">
        <w:rPr>
          <w:color w:val="1F4E79" w:themeColor="accent5" w:themeShade="80"/>
        </w:rPr>
        <w:t>matrix</w:t>
      </w:r>
      <w:r w:rsidR="006F2AC8" w:rsidRPr="002A1A58">
        <w:rPr>
          <w:color w:val="1F4E79" w:themeColor="accent5" w:themeShade="80"/>
        </w:rPr>
        <w:t xml:space="preserve"> </w:t>
      </w:r>
      <w:r w:rsidR="008C6108" w:rsidRPr="002A1A58">
        <w:rPr>
          <w:color w:val="1F4E79" w:themeColor="accent5" w:themeShade="80"/>
        </w:rPr>
        <w:t>(</w:t>
      </w:r>
      <w:r w:rsidR="006F2AC8" w:rsidRPr="002A1A58">
        <w:rPr>
          <w:color w:val="1F4E79" w:themeColor="accent5" w:themeShade="80"/>
        </w:rPr>
        <w:t>model</w:t>
      </w:r>
      <w:r w:rsidR="008C6108" w:rsidRPr="002A1A58">
        <w:rPr>
          <w:color w:val="1F4E79" w:themeColor="accent5" w:themeShade="80"/>
        </w:rPr>
        <w:t>)</w:t>
      </w:r>
      <w:r w:rsidR="006F2AC8" w:rsidRPr="002A1A58">
        <w:rPr>
          <w:color w:val="1F4E79" w:themeColor="accent5" w:themeShade="80"/>
        </w:rPr>
        <w:t xml:space="preserve"> is </w:t>
      </w:r>
      <w:r w:rsidR="00EA6553" w:rsidRPr="002A1A58">
        <w:rPr>
          <w:color w:val="1F4E79" w:themeColor="accent5" w:themeShade="80"/>
        </w:rPr>
        <w:t xml:space="preserve">something that </w:t>
      </w:r>
      <w:r w:rsidR="008C6108" w:rsidRPr="002A1A58">
        <w:rPr>
          <w:color w:val="1F4E79" w:themeColor="accent5" w:themeShade="80"/>
        </w:rPr>
        <w:t>sh</w:t>
      </w:r>
      <w:r w:rsidR="006F2AC8" w:rsidRPr="002A1A58">
        <w:rPr>
          <w:color w:val="1F4E79" w:themeColor="accent5" w:themeShade="80"/>
        </w:rPr>
        <w:t>ould re</w:t>
      </w:r>
      <w:r w:rsidR="008C6108" w:rsidRPr="002A1A58">
        <w:rPr>
          <w:color w:val="1F4E79" w:themeColor="accent5" w:themeShade="80"/>
        </w:rPr>
        <w:t>ceive a</w:t>
      </w:r>
      <w:r w:rsidR="00EA6553" w:rsidRPr="002A1A58">
        <w:rPr>
          <w:color w:val="1F4E79" w:themeColor="accent5" w:themeShade="80"/>
        </w:rPr>
        <w:t xml:space="preserve"> more </w:t>
      </w:r>
      <w:r w:rsidR="006F2AC8" w:rsidRPr="002A1A58">
        <w:rPr>
          <w:color w:val="1F4E79" w:themeColor="accent5" w:themeShade="80"/>
        </w:rPr>
        <w:t>general evaluation and we state this as well</w:t>
      </w:r>
      <w:r w:rsidR="002A1A58">
        <w:rPr>
          <w:color w:val="1F4E79" w:themeColor="accent5" w:themeShade="80"/>
        </w:rPr>
        <w:t xml:space="preserve"> (lines xxx-xxx)</w:t>
      </w:r>
    </w:p>
    <w:p w14:paraId="40C21491" w14:textId="77777777" w:rsidR="0001786E" w:rsidRDefault="0001786E" w:rsidP="00B67788">
      <w:pPr>
        <w:pStyle w:val="Heading2"/>
      </w:pPr>
      <w:r>
        <w:t>Comment</w:t>
      </w:r>
    </w:p>
    <w:p w14:paraId="4D01E74A" w14:textId="7FBC184C" w:rsidR="00711B39" w:rsidRDefault="00143B7D" w:rsidP="00336907">
      <w:r w:rsidRPr="00143B7D">
        <w:t xml:space="preserve">Line 237- Calculated should be </w:t>
      </w:r>
      <w:proofErr w:type="spellStart"/>
      <w:r w:rsidRPr="00143B7D">
        <w:t>calculate</w:t>
      </w:r>
      <w:r w:rsidR="00B35411">
        <w:t>adfs</w:t>
      </w:r>
      <w:proofErr w:type="spellEnd"/>
    </w:p>
    <w:p w14:paraId="3EBA8DAE" w14:textId="6BD825A7" w:rsidR="00711B39" w:rsidRPr="0005132B" w:rsidRDefault="00711B39" w:rsidP="00B67788">
      <w:pPr>
        <w:pStyle w:val="Heading2"/>
        <w:rPr>
          <w:color w:val="1F4E79" w:themeColor="accent5" w:themeShade="80"/>
        </w:rPr>
      </w:pPr>
      <w:proofErr w:type="spellStart"/>
      <w:r w:rsidRPr="0005132B">
        <w:rPr>
          <w:color w:val="1F4E79" w:themeColor="accent5" w:themeShade="80"/>
        </w:rPr>
        <w:t>Response</w:t>
      </w:r>
      <w:r w:rsidR="00B35411">
        <w:rPr>
          <w:color w:val="1F4E79" w:themeColor="accent5" w:themeShade="80"/>
        </w:rPr>
        <w:t>d</w:t>
      </w:r>
      <w:proofErr w:type="spellEnd"/>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 xml:space="preserve">Line 297 to 300 - I think this finding and its potential generality </w:t>
      </w:r>
      <w:proofErr w:type="gramStart"/>
      <w:r w:rsidRPr="00143B7D">
        <w:t>needs</w:t>
      </w:r>
      <w:proofErr w:type="gramEnd"/>
      <w:r w:rsidRPr="00143B7D">
        <w:t xml:space="preserve"> more discussion. I </w:t>
      </w:r>
      <w:proofErr w:type="spellStart"/>
      <w:proofErr w:type="gramStart"/>
      <w:r w:rsidRPr="00143B7D">
        <w:t>cant</w:t>
      </w:r>
      <w:proofErr w:type="spellEnd"/>
      <w:proofErr w:type="gramEnd"/>
      <w:r w:rsidRPr="00143B7D">
        <w:t xml:space="preserve"> think of a reason why juvenile growth rate would support higher mortality rates, unless </w:t>
      </w:r>
      <w:proofErr w:type="spellStart"/>
      <w:proofErr w:type="gramStart"/>
      <w:r w:rsidRPr="00143B7D">
        <w:t>your</w:t>
      </w:r>
      <w:proofErr w:type="spellEnd"/>
      <w:proofErr w:type="gramEnd"/>
      <w:r w:rsidRPr="00143B7D">
        <w:t xml:space="preserve"> are also suggesting that higher growth rates are also associated with higher densities.  This would seem counter intuitive though since there would be more competition at higher </w:t>
      </w:r>
      <w:proofErr w:type="gramStart"/>
      <w:r w:rsidRPr="00143B7D">
        <w:t>density?</w:t>
      </w:r>
      <w:proofErr w:type="gramEnd"/>
      <w:r w:rsidRPr="00143B7D">
        <w:t xml:space="preserve">  Maybe this is a system specific outcome? </w:t>
      </w:r>
      <w:proofErr w:type="gramStart"/>
      <w:r w:rsidRPr="00143B7D">
        <w:t>Regardless</w:t>
      </w:r>
      <w:proofErr w:type="gramEnd"/>
      <w:r w:rsidRPr="00143B7D">
        <w:t xml:space="preserve">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74CA0DE4" w:rsidR="008C6C0B" w:rsidRPr="00D12EB4" w:rsidRDefault="00F2746F" w:rsidP="00336907">
      <w:pPr>
        <w:rPr>
          <w:color w:val="1F4E79" w:themeColor="accent5" w:themeShade="80"/>
        </w:rPr>
      </w:pPr>
      <w:r>
        <w:rPr>
          <w:color w:val="1F4E79" w:themeColor="accent5" w:themeShade="80"/>
        </w:rPr>
        <w:t xml:space="preserve">We apologize for </w:t>
      </w:r>
      <w:r w:rsidR="002E066E">
        <w:rPr>
          <w:color w:val="1F4E79" w:themeColor="accent5" w:themeShade="80"/>
        </w:rPr>
        <w:t xml:space="preserve">any confusion in our own writing </w:t>
      </w:r>
      <w:ins w:id="23" w:author="Nathan Dorn" w:date="2025-06-24T15:42:00Z" w16du:dateUtc="2025-06-24T19:42:00Z">
        <w:r w:rsidR="00BF350B">
          <w:rPr>
            <w:color w:val="1F4E79" w:themeColor="accent5" w:themeShade="80"/>
          </w:rPr>
          <w:t>(</w:t>
        </w:r>
      </w:ins>
      <w:ins w:id="24" w:author="Nathan Dorn" w:date="2025-06-24T15:41:00Z" w16du:dateUtc="2025-06-24T19:41:00Z">
        <w:r w:rsidR="00BF350B">
          <w:rPr>
            <w:color w:val="1F4E79" w:themeColor="accent5" w:themeShade="80"/>
          </w:rPr>
          <w:t xml:space="preserve">and </w:t>
        </w:r>
        <w:proofErr w:type="gramStart"/>
        <w:r w:rsidR="00BF350B">
          <w:rPr>
            <w:color w:val="1F4E79" w:themeColor="accent5" w:themeShade="80"/>
          </w:rPr>
          <w:t>refer back</w:t>
        </w:r>
        <w:proofErr w:type="gramEnd"/>
        <w:r w:rsidR="00BF350B">
          <w:rPr>
            <w:color w:val="1F4E79" w:themeColor="accent5" w:themeShade="80"/>
          </w:rPr>
          <w:t xml:space="preserve"> to the comment on </w:t>
        </w:r>
      </w:ins>
      <w:ins w:id="25" w:author="Nathan Dorn" w:date="2025-06-24T15:42:00Z" w16du:dateUtc="2025-06-24T19:42:00Z">
        <w:r w:rsidR="00BF350B">
          <w:rPr>
            <w:color w:val="1F4E79" w:themeColor="accent5" w:themeShade="80"/>
          </w:rPr>
          <w:t xml:space="preserve">line 95) </w:t>
        </w:r>
      </w:ins>
      <w:r w:rsidR="002E066E">
        <w:rPr>
          <w:color w:val="1F4E79" w:themeColor="accent5" w:themeShade="80"/>
        </w:rPr>
        <w:t>but there se</w:t>
      </w:r>
      <w:r w:rsidR="002A1A58">
        <w:rPr>
          <w:color w:val="1F4E79" w:themeColor="accent5" w:themeShade="80"/>
        </w:rPr>
        <w:t>e</w:t>
      </w:r>
      <w:r w:rsidR="002E066E">
        <w:rPr>
          <w:color w:val="1F4E79" w:themeColor="accent5" w:themeShade="80"/>
        </w:rPr>
        <w:t xml:space="preserve">ms to be a misunderstanding about the </w:t>
      </w:r>
      <w:ins w:id="26" w:author="Nathan Dorn" w:date="2025-06-24T15:42:00Z" w16du:dateUtc="2025-06-24T19:42:00Z">
        <w:r w:rsidR="00BF350B">
          <w:rPr>
            <w:color w:val="1F4E79" w:themeColor="accent5" w:themeShade="80"/>
          </w:rPr>
          <w:t>primary point</w:t>
        </w:r>
      </w:ins>
      <w:del w:id="27" w:author="Nathan Dorn" w:date="2025-06-24T15:42:00Z" w16du:dateUtc="2025-06-24T19:42:00Z">
        <w:r w:rsidR="002E066E" w:rsidDel="00BF350B">
          <w:rPr>
            <w:color w:val="1F4E79" w:themeColor="accent5" w:themeShade="80"/>
          </w:rPr>
          <w:delText>result</w:delText>
        </w:r>
      </w:del>
      <w:r>
        <w:rPr>
          <w:color w:val="1F4E79" w:themeColor="accent5" w:themeShade="80"/>
        </w:rPr>
        <w:t>.</w:t>
      </w:r>
      <w:r w:rsidR="004127FC">
        <w:rPr>
          <w:color w:val="1F4E79" w:themeColor="accent5" w:themeShade="80"/>
        </w:rPr>
        <w:t xml:space="preserve"> </w:t>
      </w:r>
      <w:r w:rsidR="00B1221B">
        <w:rPr>
          <w:color w:val="1F4E79" w:themeColor="accent5" w:themeShade="80"/>
        </w:rPr>
        <w:t xml:space="preserve">The isocline </w:t>
      </w:r>
      <w:r w:rsidR="001C67D9">
        <w:rPr>
          <w:color w:val="1F4E79" w:themeColor="accent5" w:themeShade="80"/>
        </w:rPr>
        <w:t xml:space="preserve">does not indicate a necessary relationship between two </w:t>
      </w:r>
      <w:ins w:id="28" w:author="Nathan Dorn" w:date="2025-06-24T15:42:00Z" w16du:dateUtc="2025-06-24T19:42:00Z">
        <w:r w:rsidR="00BF350B">
          <w:rPr>
            <w:color w:val="1F4E79" w:themeColor="accent5" w:themeShade="80"/>
          </w:rPr>
          <w:t xml:space="preserve">juvenile growth and population growth </w:t>
        </w:r>
      </w:ins>
      <w:r w:rsidR="001C67D9">
        <w:rPr>
          <w:color w:val="1F4E79" w:themeColor="accent5" w:themeShade="80"/>
        </w:rPr>
        <w:t xml:space="preserve">rates </w:t>
      </w:r>
      <w:r w:rsidR="002E066E">
        <w:rPr>
          <w:color w:val="1F4E79" w:themeColor="accent5" w:themeShade="80"/>
        </w:rPr>
        <w:t>(</w:t>
      </w:r>
      <w:r w:rsidR="00493A21">
        <w:rPr>
          <w:color w:val="1F4E79" w:themeColor="accent5" w:themeShade="80"/>
        </w:rPr>
        <w:t xml:space="preserve">i.e., we’re not </w:t>
      </w:r>
      <w:proofErr w:type="gramStart"/>
      <w:r w:rsidR="00493A21">
        <w:rPr>
          <w:color w:val="1F4E79" w:themeColor="accent5" w:themeShade="80"/>
        </w:rPr>
        <w:t>saying</w:t>
      </w:r>
      <w:proofErr w:type="gramEnd"/>
      <w:r w:rsidR="00493A21">
        <w:rPr>
          <w:color w:val="1F4E79" w:themeColor="accent5" w:themeShade="80"/>
        </w:rPr>
        <w:t xml:space="preserve"> </w:t>
      </w:r>
      <w:r w:rsidR="00622703">
        <w:rPr>
          <w:color w:val="1F4E79" w:themeColor="accent5" w:themeShade="80"/>
        </w:rPr>
        <w:t xml:space="preserve">populations with faster juvenile growth </w:t>
      </w:r>
      <w:r w:rsidR="00493A21">
        <w:rPr>
          <w:color w:val="1F4E79" w:themeColor="accent5" w:themeShade="80"/>
        </w:rPr>
        <w:t xml:space="preserve">necessarily </w:t>
      </w:r>
      <w:r w:rsidR="00622703">
        <w:rPr>
          <w:color w:val="1F4E79" w:themeColor="accent5" w:themeShade="80"/>
        </w:rPr>
        <w:t xml:space="preserve">support higher mortality), </w:t>
      </w:r>
      <w:r w:rsidR="001C67D9">
        <w:rPr>
          <w:color w:val="1F4E79" w:themeColor="accent5" w:themeShade="80"/>
        </w:rPr>
        <w:t xml:space="preserve">but </w:t>
      </w:r>
      <w:r w:rsidR="0030656E">
        <w:rPr>
          <w:color w:val="1F4E79" w:themeColor="accent5" w:themeShade="80"/>
        </w:rPr>
        <w:t xml:space="preserve">a population </w:t>
      </w:r>
      <w:r w:rsidR="00A42C22">
        <w:rPr>
          <w:color w:val="1F4E79" w:themeColor="accent5" w:themeShade="80"/>
        </w:rPr>
        <w:t>where juvenile</w:t>
      </w:r>
      <w:r w:rsidR="00B35411">
        <w:rPr>
          <w:color w:val="1F4E79" w:themeColor="accent5" w:themeShade="80"/>
        </w:rPr>
        <w:t>s</w:t>
      </w:r>
      <w:r w:rsidR="00A42C22">
        <w:rPr>
          <w:color w:val="1F4E79" w:themeColor="accent5" w:themeShade="80"/>
        </w:rPr>
        <w:t xml:space="preserve"> grow faster (for whatever reason) </w:t>
      </w:r>
      <w:r w:rsidR="00A42C22" w:rsidRPr="00B35411">
        <w:rPr>
          <w:i/>
          <w:iCs/>
          <w:color w:val="1F4E79" w:themeColor="accent5" w:themeShade="80"/>
        </w:rPr>
        <w:t>c</w:t>
      </w:r>
      <w:r w:rsidR="00B35411" w:rsidRPr="00B35411">
        <w:rPr>
          <w:i/>
          <w:iCs/>
          <w:color w:val="1F4E79" w:themeColor="accent5" w:themeShade="80"/>
        </w:rPr>
        <w:t>ould</w:t>
      </w:r>
      <w:r w:rsidR="00A42C22">
        <w:rPr>
          <w:color w:val="1F4E79" w:themeColor="accent5" w:themeShade="80"/>
        </w:rPr>
        <w:t xml:space="preserve"> withstand </w:t>
      </w:r>
      <w:r w:rsidR="00900693">
        <w:rPr>
          <w:color w:val="1F4E79" w:themeColor="accent5" w:themeShade="80"/>
        </w:rPr>
        <w:t>(</w:t>
      </w:r>
      <w:r w:rsidR="00900693">
        <w:rPr>
          <w:rFonts w:cstheme="minorHAnsi"/>
          <w:color w:val="1F4E79" w:themeColor="accent5" w:themeShade="80"/>
        </w:rPr>
        <w:t>λ</w:t>
      </w:r>
      <w:r w:rsidR="00900693">
        <w:rPr>
          <w:color w:val="1F4E79" w:themeColor="accent5" w:themeShade="80"/>
        </w:rPr>
        <w:t>=1)</w:t>
      </w:r>
      <w:r w:rsidR="00A42C22">
        <w:rPr>
          <w:color w:val="1F4E79" w:themeColor="accent5" w:themeShade="80"/>
        </w:rPr>
        <w:t xml:space="preserve"> </w:t>
      </w:r>
      <w:r w:rsidR="008A5CF2">
        <w:rPr>
          <w:color w:val="1F4E79" w:themeColor="accent5" w:themeShade="80"/>
        </w:rPr>
        <w:t>lower daily per capita survival rates (i.e., higher per capita mortality).</w:t>
      </w:r>
      <w:r>
        <w:rPr>
          <w:color w:val="1F4E79" w:themeColor="accent5" w:themeShade="80"/>
        </w:rPr>
        <w:t xml:space="preserve"> </w:t>
      </w:r>
      <w:r w:rsidR="0078154E">
        <w:rPr>
          <w:color w:val="1F4E79" w:themeColor="accent5" w:themeShade="80"/>
        </w:rPr>
        <w:t xml:space="preserve">Faster </w:t>
      </w:r>
      <w:r w:rsidR="00B35411">
        <w:rPr>
          <w:color w:val="1F4E79" w:themeColor="accent5" w:themeShade="80"/>
        </w:rPr>
        <w:t>juvenile</w:t>
      </w:r>
      <w:r w:rsidR="0078154E">
        <w:rPr>
          <w:color w:val="1F4E79" w:themeColor="accent5" w:themeShade="80"/>
        </w:rPr>
        <w:t xml:space="preserve"> growth rates mean that a</w:t>
      </w:r>
      <w:r w:rsidR="00B35411">
        <w:rPr>
          <w:color w:val="1F4E79" w:themeColor="accent5" w:themeShade="80"/>
        </w:rPr>
        <w:t xml:space="preserve"> vulnerable juvenile spends </w:t>
      </w:r>
      <w:r w:rsidR="0078154E">
        <w:rPr>
          <w:color w:val="1F4E79" w:themeColor="accent5" w:themeShade="80"/>
        </w:rPr>
        <w:t xml:space="preserve">less time in the vulnerable stage and </w:t>
      </w:r>
      <w:r w:rsidR="00900693">
        <w:rPr>
          <w:color w:val="1F4E79" w:themeColor="accent5" w:themeShade="80"/>
        </w:rPr>
        <w:t xml:space="preserve">so the two </w:t>
      </w:r>
      <w:r w:rsidR="00E722E0">
        <w:rPr>
          <w:color w:val="1F4E79" w:themeColor="accent5" w:themeShade="80"/>
        </w:rPr>
        <w:t>rates together combine to produce cohort survival</w:t>
      </w:r>
      <w:r w:rsidR="0044335A">
        <w:rPr>
          <w:color w:val="1F4E79" w:themeColor="accent5" w:themeShade="80"/>
        </w:rPr>
        <w:t xml:space="preserve">.  For a given per capita mortality rate a faster growth rate will mean less </w:t>
      </w:r>
      <w:r w:rsidR="005156C4">
        <w:rPr>
          <w:color w:val="1F4E79" w:themeColor="accent5" w:themeShade="80"/>
        </w:rPr>
        <w:t xml:space="preserve">cohort </w:t>
      </w:r>
      <w:r w:rsidR="003A5E18">
        <w:rPr>
          <w:color w:val="1F4E79" w:themeColor="accent5" w:themeShade="80"/>
        </w:rPr>
        <w:t xml:space="preserve">loss.  And </w:t>
      </w:r>
      <w:proofErr w:type="gramStart"/>
      <w:r w:rsidR="005156C4">
        <w:rPr>
          <w:color w:val="1F4E79" w:themeColor="accent5" w:themeShade="80"/>
        </w:rPr>
        <w:t>therefore</w:t>
      </w:r>
      <w:proofErr w:type="gramEnd"/>
      <w:r w:rsidR="005156C4">
        <w:rPr>
          <w:color w:val="1F4E79" w:themeColor="accent5" w:themeShade="80"/>
        </w:rPr>
        <w:t xml:space="preserve"> </w:t>
      </w:r>
      <w:r w:rsidR="003A5E18">
        <w:rPr>
          <w:color w:val="1F4E79" w:themeColor="accent5" w:themeShade="80"/>
        </w:rPr>
        <w:t>the population can grow under a higher mortality rate when the</w:t>
      </w:r>
      <w:r w:rsidR="00B35411">
        <w:rPr>
          <w:color w:val="1F4E79" w:themeColor="accent5" w:themeShade="80"/>
        </w:rPr>
        <w:t xml:space="preserve"> juvenile</w:t>
      </w:r>
      <w:r w:rsidR="003A5E18">
        <w:rPr>
          <w:color w:val="1F4E79" w:themeColor="accent5" w:themeShade="80"/>
        </w:rPr>
        <w:t xml:space="preserve"> growth rate</w:t>
      </w:r>
      <w:r w:rsidR="00B35411">
        <w:rPr>
          <w:color w:val="1F4E79" w:themeColor="accent5" w:themeShade="80"/>
        </w:rPr>
        <w:t xml:space="preserve"> is faster.</w:t>
      </w:r>
      <w:r w:rsidR="003A5E18">
        <w:rPr>
          <w:color w:val="1F4E79" w:themeColor="accent5" w:themeShade="80"/>
        </w:rPr>
        <w:t xml:space="preserve"> </w:t>
      </w:r>
    </w:p>
    <w:p w14:paraId="715C4611" w14:textId="77777777" w:rsidR="00514552" w:rsidRDefault="00514552" w:rsidP="00B67788">
      <w:pPr>
        <w:pStyle w:val="Heading2"/>
      </w:pPr>
      <w:r>
        <w:t>Comment</w:t>
      </w:r>
    </w:p>
    <w:p w14:paraId="578CBDA6" w14:textId="7BF8F042" w:rsidR="00143B7D" w:rsidRDefault="00143B7D" w:rsidP="00336907">
      <w:r w:rsidRPr="00143B7D">
        <w:t xml:space="preserve">Line 369 - </w:t>
      </w:r>
      <w:proofErr w:type="gramStart"/>
      <w:r w:rsidRPr="00143B7D">
        <w:t>organism</w:t>
      </w:r>
      <w:proofErr w:type="gramEnd"/>
      <w:r w:rsidRPr="00143B7D">
        <w:t xml:space="preserve">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t>Response</w:t>
      </w:r>
    </w:p>
    <w:p w14:paraId="388F37FF" w14:textId="50D753F5" w:rsidR="00B67788" w:rsidRPr="00143B7D" w:rsidRDefault="00C17817" w:rsidP="00336907">
      <w:pPr>
        <w:rPr>
          <w:color w:val="2F5496" w:themeColor="accent1" w:themeShade="BF"/>
        </w:rPr>
      </w:pPr>
      <w:r w:rsidRPr="00C17817">
        <w:rPr>
          <w:color w:val="2F5496" w:themeColor="accent1" w:themeShade="BF"/>
        </w:rPr>
        <w:t>Fixed. Thank you.</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 xml:space="preserve">Our Open Research Policy requires that all underlying data and statistical code pertinent to the results presented in the publication be made available in a trusted repository should the manuscript be </w:t>
      </w:r>
      <w:r w:rsidRPr="00143B7D">
        <w:lastRenderedPageBreak/>
        <w:t>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 xml:space="preserve">You have not stated what repository you will be using to store your material currently hosted on </w:t>
      </w:r>
      <w:proofErr w:type="spellStart"/>
      <w:r w:rsidRPr="00143B7D">
        <w:t>Github</w:t>
      </w:r>
      <w:proofErr w:type="spellEnd"/>
      <w:r w:rsidRPr="00143B7D">
        <w:t xml:space="preserve"> should the manuscript be accepted for publication, only the link where material is currently available for review.</w:t>
      </w:r>
      <w:r w:rsidRPr="00143B7D">
        <w:br/>
      </w:r>
      <w:r w:rsidRPr="00143B7D">
        <w:br/>
        <w:t xml:space="preserve">In addition to the text currently in your Open Research statement, please explicitly state the repository you will be using for the final archival of your data and code in the Open Research section of the online submission form. Since authors can store their data in a different repository than the </w:t>
      </w:r>
      <w:proofErr w:type="gramStart"/>
      <w:r w:rsidRPr="00143B7D">
        <w:t>one</w:t>
      </w:r>
      <w:proofErr w:type="gramEnd"/>
      <w:r w:rsidRPr="00143B7D">
        <w:t xml:space="preserve"> they use for sharing during peer review, you must make this statement in </w:t>
      </w:r>
      <w:proofErr w:type="gramStart"/>
      <w:r w:rsidRPr="00143B7D">
        <w:t>addition</w:t>
      </w:r>
      <w:proofErr w:type="gramEnd"/>
      <w:r w:rsidRPr="00143B7D">
        <w:t xml:space="preserve">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61A47786" w:rsidR="004D7190" w:rsidRPr="00F37BAD" w:rsidRDefault="00F37BAD" w:rsidP="00143B7D">
      <w:pPr>
        <w:spacing w:after="0"/>
        <w:rPr>
          <w:color w:val="1F4E79" w:themeColor="accent5" w:themeShade="80"/>
        </w:rPr>
      </w:pPr>
      <w:r w:rsidRPr="00F37BAD">
        <w:rPr>
          <w:color w:val="1F4E79" w:themeColor="accent5" w:themeShade="80"/>
        </w:rPr>
        <w:t>Done. Thank you.</w:t>
      </w:r>
    </w:p>
    <w:p w14:paraId="3DC5780E" w14:textId="77777777" w:rsidR="004D7190" w:rsidRDefault="004D7190" w:rsidP="004D7190">
      <w:pPr>
        <w:pStyle w:val="Heading2"/>
      </w:pPr>
      <w:r>
        <w:t>Comment</w:t>
      </w:r>
    </w:p>
    <w:p w14:paraId="2F860D90" w14:textId="77777777" w:rsidR="00207B22" w:rsidRDefault="002F2DB5" w:rsidP="004D7190">
      <w:r w:rsidRPr="00143B7D">
        <w:t xml:space="preserve"> Affiliation designations in your author list (given as superscript annotations on the author names) should increase in numerical order as one progresses from the beginning of the author list. The </w:t>
      </w:r>
      <w:proofErr w:type="gramStart"/>
      <w:r w:rsidRPr="00143B7D">
        <w:t>numbering</w:t>
      </w:r>
      <w:proofErr w:type="gramEnd"/>
      <w:r w:rsidRPr="00143B7D">
        <w:t xml:space="preserve"> of your affiliation designations is currently out of order, starting with Barrus. Please correct the </w:t>
      </w:r>
      <w:proofErr w:type="gramStart"/>
      <w:r w:rsidRPr="00143B7D">
        <w:t>numbering</w:t>
      </w:r>
      <w:proofErr w:type="gramEnd"/>
      <w:r w:rsidRPr="00143B7D">
        <w:t xml:space="preserve">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1A1F1AC" w:rsidR="009B2C56" w:rsidRPr="00D17AB4" w:rsidRDefault="00D17AB4" w:rsidP="004D7190">
      <w:pPr>
        <w:rPr>
          <w:color w:val="1F4E79" w:themeColor="accent5" w:themeShade="80"/>
        </w:rPr>
      </w:pPr>
      <w:r w:rsidRPr="00D17AB4">
        <w:rPr>
          <w:color w:val="1F4E79" w:themeColor="accent5" w:themeShade="80"/>
        </w:rPr>
        <w:t>Fixed thank you.</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2CD2E68D" w:rsidR="009B2C56" w:rsidRPr="00F93E0B" w:rsidRDefault="00F93E0B" w:rsidP="004D7190">
      <w:pPr>
        <w:rPr>
          <w:color w:val="1F4E79" w:themeColor="accent5" w:themeShade="80"/>
        </w:rPr>
      </w:pPr>
      <w:r w:rsidRPr="00F93E0B">
        <w:rPr>
          <w:color w:val="1F4E79" w:themeColor="accent5" w:themeShade="80"/>
        </w:rPr>
        <w:t>Fixed thank you.</w:t>
      </w:r>
    </w:p>
    <w:p w14:paraId="04D5A86A" w14:textId="77777777" w:rsidR="000436B1" w:rsidRDefault="009B2C56" w:rsidP="00B67788">
      <w:pPr>
        <w:pStyle w:val="Heading2"/>
      </w:pPr>
      <w:r>
        <w:t>Comment</w:t>
      </w:r>
    </w:p>
    <w:p w14:paraId="115696EC" w14:textId="77777777" w:rsidR="000436B1" w:rsidRDefault="002F2DB5" w:rsidP="004D7190">
      <w:r w:rsidRPr="00143B7D">
        <w:t xml:space="preserve">I have </w:t>
      </w:r>
      <w:proofErr w:type="gramStart"/>
      <w:r w:rsidRPr="00143B7D">
        <w:t>searched</w:t>
      </w:r>
      <w:proofErr w:type="gramEnd"/>
      <w:r w:rsidRPr="00143B7D">
        <w:t xml:space="preserve">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25AA5823" w:rsidR="00680195" w:rsidRPr="00B11777" w:rsidRDefault="00B11777" w:rsidP="004D7190">
      <w:pPr>
        <w:rPr>
          <w:color w:val="1F4E79" w:themeColor="accent5" w:themeShade="80"/>
        </w:rPr>
      </w:pPr>
      <w:r w:rsidRPr="00B11777">
        <w:rPr>
          <w:color w:val="1F4E79" w:themeColor="accent5" w:themeShade="80"/>
        </w:rPr>
        <w:t xml:space="preserve">Thank you for catching this, we </w:t>
      </w:r>
      <w:proofErr w:type="gramStart"/>
      <w:r w:rsidRPr="00B11777">
        <w:rPr>
          <w:color w:val="1F4E79" w:themeColor="accent5" w:themeShade="80"/>
        </w:rPr>
        <w:t>had played</w:t>
      </w:r>
      <w:proofErr w:type="gramEnd"/>
      <w:r w:rsidRPr="00B11777">
        <w:rPr>
          <w:color w:val="1F4E79" w:themeColor="accent5" w:themeShade="80"/>
        </w:rPr>
        <w:t xml:space="preserve"> around with a third figure but left it out after some deliberation. We removed the references in the following paragraph but missed a few in this paragraph.  Any reference to figure 3 has been removed.</w:t>
      </w:r>
    </w:p>
    <w:p w14:paraId="03EF87BB" w14:textId="77777777" w:rsidR="00680195" w:rsidRDefault="00680195" w:rsidP="00163588">
      <w:pPr>
        <w:pStyle w:val="Heading2"/>
      </w:pPr>
      <w:r>
        <w:lastRenderedPageBreak/>
        <w:t>Comment</w:t>
      </w:r>
    </w:p>
    <w:p w14:paraId="2C16C236" w14:textId="77777777" w:rsidR="007726F3" w:rsidRDefault="002F2DB5" w:rsidP="004D7190">
      <w:r w:rsidRPr="00143B7D">
        <w:t xml:space="preserve"> For all figures which include photographic and/or illustrated material (including digital art; hand-drawn and scanned art; clip art, etc.), we require details to confirm we </w:t>
      </w:r>
      <w:proofErr w:type="gramStart"/>
      <w:r w:rsidRPr="00143B7D">
        <w:t>are able to</w:t>
      </w:r>
      <w:proofErr w:type="gramEnd"/>
      <w:r w:rsidRPr="00143B7D">
        <w:t xml:space="preserve">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 xml:space="preserve">hotograph in Appendix S2: Figure S2 owned by Brandon </w:t>
      </w:r>
      <w:proofErr w:type="spellStart"/>
      <w:r w:rsidRPr="00143B7D">
        <w:t>Güell</w:t>
      </w:r>
      <w:proofErr w:type="spellEnd"/>
      <w:r w:rsidRPr="00143B7D">
        <w:t>.</w:t>
      </w:r>
    </w:p>
    <w:p w14:paraId="1FF4FDD5" w14:textId="09E5FCD3" w:rsidR="007726F3" w:rsidRPr="00991840" w:rsidRDefault="007726F3" w:rsidP="00163588">
      <w:pPr>
        <w:pStyle w:val="Heading2"/>
        <w:rPr>
          <w:color w:val="1F4E79" w:themeColor="accent5" w:themeShade="80"/>
        </w:rPr>
      </w:pPr>
      <w:r w:rsidRPr="00991840">
        <w:rPr>
          <w:color w:val="1F4E79" w:themeColor="accent5" w:themeShade="80"/>
        </w:rPr>
        <w:t>Response</w:t>
      </w:r>
    </w:p>
    <w:p w14:paraId="1D4E7274" w14:textId="209D8704" w:rsidR="00991840" w:rsidRDefault="00991840" w:rsidP="00991840">
      <w:pPr>
        <w:rPr>
          <w:color w:val="1F4E79" w:themeColor="accent5" w:themeShade="80"/>
        </w:rPr>
      </w:pPr>
      <w:r w:rsidRPr="00991840">
        <w:rPr>
          <w:color w:val="1F4E79" w:themeColor="accent5" w:themeShade="80"/>
        </w:rPr>
        <w:t xml:space="preserve">All vector graphics except the dragonfly and mosquito larvae are from the University of Maryland’s Integration and Application Network (ian.umces.edu/media-library). </w:t>
      </w:r>
      <w:r w:rsidR="00304A65">
        <w:rPr>
          <w:color w:val="1F4E79" w:themeColor="accent5" w:themeShade="80"/>
        </w:rPr>
        <w:t xml:space="preserve">We changed the </w:t>
      </w:r>
      <w:proofErr w:type="gramStart"/>
      <w:r w:rsidR="00304A65">
        <w:rPr>
          <w:color w:val="1F4E79" w:themeColor="accent5" w:themeShade="80"/>
        </w:rPr>
        <w:t xml:space="preserve">salt </w:t>
      </w:r>
      <w:r w:rsidR="005F5B8A">
        <w:rPr>
          <w:color w:val="1F4E79" w:themeColor="accent5" w:themeShade="80"/>
        </w:rPr>
        <w:t>shaker</w:t>
      </w:r>
      <w:proofErr w:type="gramEnd"/>
      <w:r w:rsidR="00304A65">
        <w:rPr>
          <w:color w:val="1F4E79" w:themeColor="accent5" w:themeShade="80"/>
        </w:rPr>
        <w:t xml:space="preserve"> </w:t>
      </w:r>
      <w:r w:rsidR="005F5B8A">
        <w:rPr>
          <w:color w:val="1F4E79" w:themeColor="accent5" w:themeShade="80"/>
        </w:rPr>
        <w:t xml:space="preserve">image </w:t>
      </w:r>
      <w:r w:rsidR="00304A65">
        <w:rPr>
          <w:color w:val="1F4E79" w:themeColor="accent5" w:themeShade="80"/>
        </w:rPr>
        <w:t>to</w:t>
      </w:r>
      <w:r w:rsidR="005F5B8A">
        <w:rPr>
          <w:color w:val="1F4E79" w:themeColor="accent5" w:themeShade="80"/>
        </w:rPr>
        <w:t xml:space="preserve"> a</w:t>
      </w:r>
      <w:r w:rsidR="00304A65">
        <w:rPr>
          <w:color w:val="1F4E79" w:themeColor="accent5" w:themeShade="80"/>
        </w:rPr>
        <w:t xml:space="preserve"> different vector graphic at the same </w:t>
      </w:r>
      <w:r w:rsidR="00181EBB">
        <w:rPr>
          <w:color w:val="1F4E79" w:themeColor="accent5" w:themeShade="80"/>
        </w:rPr>
        <w:t>media-library.</w:t>
      </w:r>
      <w:r w:rsidR="00304A65" w:rsidRPr="00991840">
        <w:rPr>
          <w:color w:val="1F4E79" w:themeColor="accent5" w:themeShade="80"/>
        </w:rPr>
        <w:t xml:space="preserve"> </w:t>
      </w:r>
      <w:r w:rsidRPr="00991840">
        <w:rPr>
          <w:color w:val="1F4E79" w:themeColor="accent5" w:themeShade="80"/>
        </w:rPr>
        <w:t>The dragonfly and mosquito larvae are from Aquatic Ecology Lab at Florida International University (FIU), principal investigator Nathan J. Dorn.</w:t>
      </w:r>
      <w:r w:rsidR="00304A65">
        <w:rPr>
          <w:color w:val="1F4E79" w:themeColor="accent5" w:themeShade="80"/>
        </w:rPr>
        <w:t xml:space="preserve"> </w:t>
      </w:r>
      <w:r w:rsidR="00B56282">
        <w:rPr>
          <w:color w:val="1F4E79" w:themeColor="accent5" w:themeShade="80"/>
        </w:rPr>
        <w:t xml:space="preserve">This information was included </w:t>
      </w:r>
      <w:r w:rsidR="005F5B8A">
        <w:rPr>
          <w:color w:val="1F4E79" w:themeColor="accent5" w:themeShade="80"/>
        </w:rPr>
        <w:t>in</w:t>
      </w:r>
      <w:r w:rsidR="00B56282">
        <w:rPr>
          <w:color w:val="1F4E79" w:themeColor="accent5" w:themeShade="80"/>
        </w:rPr>
        <w:t xml:space="preserve"> the figure caption.</w:t>
      </w:r>
    </w:p>
    <w:p w14:paraId="09EF81C3" w14:textId="77777777" w:rsidR="002B46A9" w:rsidRDefault="002B46A9" w:rsidP="00991840">
      <w:pPr>
        <w:rPr>
          <w:color w:val="1F4E79" w:themeColor="accent5" w:themeShade="80"/>
        </w:rPr>
      </w:pPr>
    </w:p>
    <w:p w14:paraId="6F6D2DC7" w14:textId="4A13C3D5" w:rsidR="00181EBB" w:rsidRPr="00991840" w:rsidRDefault="001908AF" w:rsidP="00991840">
      <w:pPr>
        <w:rPr>
          <w:color w:val="1F4E79" w:themeColor="accent5" w:themeShade="80"/>
        </w:rPr>
      </w:pPr>
      <w:r>
        <w:rPr>
          <w:color w:val="1F4E79" w:themeColor="accent5" w:themeShade="80"/>
        </w:rPr>
        <w:t xml:space="preserve">A licensing agreement from Brandon </w:t>
      </w:r>
      <w:proofErr w:type="spellStart"/>
      <w:r>
        <w:rPr>
          <w:color w:val="1F4E79" w:themeColor="accent5" w:themeShade="80"/>
        </w:rPr>
        <w:t>G</w:t>
      </w:r>
      <w:r w:rsidR="00C417B5">
        <w:rPr>
          <w:rFonts w:cstheme="minorHAnsi"/>
          <w:color w:val="1F4E79" w:themeColor="accent5" w:themeShade="80"/>
        </w:rPr>
        <w:t>ü</w:t>
      </w:r>
      <w:r>
        <w:rPr>
          <w:color w:val="1F4E79" w:themeColor="accent5" w:themeShade="80"/>
        </w:rPr>
        <w:t>ell</w:t>
      </w:r>
      <w:proofErr w:type="spellEnd"/>
      <w:r>
        <w:rPr>
          <w:color w:val="1F4E79" w:themeColor="accent5" w:themeShade="80"/>
        </w:rPr>
        <w:t xml:space="preserve"> was sent to you as a forwarded email </w:t>
      </w:r>
      <w:r w:rsidR="00B56282">
        <w:rPr>
          <w:color w:val="1F4E79" w:themeColor="accent5" w:themeShade="80"/>
        </w:rPr>
        <w:t>chain.</w:t>
      </w:r>
    </w:p>
    <w:p w14:paraId="222D32B7" w14:textId="084D6CAA"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 xml:space="preserve">The title included at the beginning of each appendix must match the title of the manuscript found in the </w:t>
      </w:r>
      <w:proofErr w:type="spellStart"/>
      <w:r w:rsidRPr="00143B7D">
        <w:t>ScholarOne</w:t>
      </w:r>
      <w:proofErr w:type="spellEnd"/>
      <w:r w:rsidRPr="00143B7D">
        <w:t xml:space="preserv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Dorn" w:date="2025-06-24T15:24:00Z" w:initials="ND">
    <w:p w14:paraId="13C9CA25" w14:textId="77777777" w:rsidR="00171ED1" w:rsidRDefault="00171ED1" w:rsidP="00171ED1">
      <w:pPr>
        <w:pStyle w:val="CommentText"/>
      </w:pPr>
      <w:r>
        <w:rPr>
          <w:rStyle w:val="CommentReference"/>
        </w:rPr>
        <w:annotationRef/>
      </w:r>
      <w:r>
        <w:t>You need to cut down on our “feelings” and replace with “think”</w:t>
      </w:r>
    </w:p>
  </w:comment>
  <w:comment w:id="1" w:author="Nathan Dorn" w:date="2025-06-24T15:30:00Z" w:initials="ND">
    <w:p w14:paraId="00DFDB4A" w14:textId="77777777" w:rsidR="00171ED1" w:rsidRDefault="00171ED1" w:rsidP="00171ED1">
      <w:pPr>
        <w:pStyle w:val="CommentText"/>
      </w:pPr>
      <w:r>
        <w:rPr>
          <w:rStyle w:val="CommentReference"/>
        </w:rPr>
        <w:annotationRef/>
      </w:r>
      <w:r>
        <w:t>Wasn’t there also confusion in one thing that we wrote early on in the paper (line 95?)?? Does this cover it?</w:t>
      </w:r>
    </w:p>
  </w:comment>
  <w:comment w:id="2" w:author="Nathan Dorn" w:date="2025-06-24T15:31:00Z" w:initials="ND">
    <w:p w14:paraId="413CBBC4" w14:textId="77777777" w:rsidR="00171ED1" w:rsidRDefault="00171ED1" w:rsidP="00171ED1">
      <w:pPr>
        <w:pStyle w:val="CommentText"/>
      </w:pPr>
      <w:r>
        <w:rPr>
          <w:rStyle w:val="CommentReference"/>
        </w:rPr>
        <w:annotationRef/>
      </w:r>
      <w:r>
        <w:t xml:space="preserve">The editors tracked changes or ours?  If we put the tracked changes in then this comment can be removed.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C9CA25" w15:done="0"/>
  <w15:commentEx w15:paraId="00DFDB4A" w15:done="0"/>
  <w15:commentEx w15:paraId="413CBB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C6CB3" w16cex:dateUtc="2025-06-24T19:24:00Z"/>
  <w16cex:commentExtensible w16cex:durableId="56D0DDF0" w16cex:dateUtc="2025-06-24T19:30:00Z"/>
  <w16cex:commentExtensible w16cex:durableId="51B4337D" w16cex:dateUtc="2025-06-24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C9CA25" w16cid:durableId="60FC6CB3"/>
  <w16cid:commentId w16cid:paraId="00DFDB4A" w16cid:durableId="56D0DDF0"/>
  <w16cid:commentId w16cid:paraId="413CBBC4" w16cid:durableId="51B433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B6A5" w14:textId="77777777" w:rsidR="0069465B" w:rsidRDefault="0069465B" w:rsidP="00E92AD0">
      <w:pPr>
        <w:spacing w:after="0" w:line="240" w:lineRule="auto"/>
      </w:pPr>
      <w:r>
        <w:separator/>
      </w:r>
    </w:p>
  </w:endnote>
  <w:endnote w:type="continuationSeparator" w:id="0">
    <w:p w14:paraId="02F83FBD" w14:textId="77777777" w:rsidR="0069465B" w:rsidRDefault="0069465B"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3E59" w14:textId="77777777" w:rsidR="0069465B" w:rsidRDefault="0069465B" w:rsidP="00E92AD0">
      <w:pPr>
        <w:spacing w:after="0" w:line="240" w:lineRule="auto"/>
      </w:pPr>
      <w:r>
        <w:separator/>
      </w:r>
    </w:p>
  </w:footnote>
  <w:footnote w:type="continuationSeparator" w:id="0">
    <w:p w14:paraId="2A1615AE" w14:textId="77777777" w:rsidR="0069465B" w:rsidRDefault="0069465B" w:rsidP="00E92AD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852"/>
    <w:rsid w:val="000071A1"/>
    <w:rsid w:val="00007605"/>
    <w:rsid w:val="000101FD"/>
    <w:rsid w:val="00011DD9"/>
    <w:rsid w:val="0001244D"/>
    <w:rsid w:val="00013F1C"/>
    <w:rsid w:val="00014C36"/>
    <w:rsid w:val="0001786E"/>
    <w:rsid w:val="00023B25"/>
    <w:rsid w:val="00023FFB"/>
    <w:rsid w:val="00024E1F"/>
    <w:rsid w:val="00025733"/>
    <w:rsid w:val="000274A4"/>
    <w:rsid w:val="000277C2"/>
    <w:rsid w:val="00032844"/>
    <w:rsid w:val="00035653"/>
    <w:rsid w:val="0003632F"/>
    <w:rsid w:val="000368A2"/>
    <w:rsid w:val="0004146E"/>
    <w:rsid w:val="00043006"/>
    <w:rsid w:val="000436B1"/>
    <w:rsid w:val="00044D7D"/>
    <w:rsid w:val="00044E83"/>
    <w:rsid w:val="0004723F"/>
    <w:rsid w:val="0005132B"/>
    <w:rsid w:val="00053A70"/>
    <w:rsid w:val="000551B0"/>
    <w:rsid w:val="00055678"/>
    <w:rsid w:val="00055D0E"/>
    <w:rsid w:val="0005659F"/>
    <w:rsid w:val="0005737E"/>
    <w:rsid w:val="000639D9"/>
    <w:rsid w:val="00064498"/>
    <w:rsid w:val="00065B42"/>
    <w:rsid w:val="0007535C"/>
    <w:rsid w:val="00080083"/>
    <w:rsid w:val="0008283D"/>
    <w:rsid w:val="00084D10"/>
    <w:rsid w:val="00085642"/>
    <w:rsid w:val="00086B9A"/>
    <w:rsid w:val="00086CA4"/>
    <w:rsid w:val="000902C8"/>
    <w:rsid w:val="00091071"/>
    <w:rsid w:val="00091CE6"/>
    <w:rsid w:val="00092B99"/>
    <w:rsid w:val="00094C18"/>
    <w:rsid w:val="000A1831"/>
    <w:rsid w:val="000A65EF"/>
    <w:rsid w:val="000A662D"/>
    <w:rsid w:val="000B1110"/>
    <w:rsid w:val="000B2B94"/>
    <w:rsid w:val="000B3BDA"/>
    <w:rsid w:val="000B5C6C"/>
    <w:rsid w:val="000B736F"/>
    <w:rsid w:val="000C29AF"/>
    <w:rsid w:val="000C2B32"/>
    <w:rsid w:val="000C315F"/>
    <w:rsid w:val="000C3B5C"/>
    <w:rsid w:val="000C3EB3"/>
    <w:rsid w:val="000D0A5F"/>
    <w:rsid w:val="000D1B06"/>
    <w:rsid w:val="000D711A"/>
    <w:rsid w:val="000D725C"/>
    <w:rsid w:val="000E0787"/>
    <w:rsid w:val="000E29E6"/>
    <w:rsid w:val="000E7D5C"/>
    <w:rsid w:val="000F6935"/>
    <w:rsid w:val="0010314C"/>
    <w:rsid w:val="00110A41"/>
    <w:rsid w:val="001118DE"/>
    <w:rsid w:val="001119D0"/>
    <w:rsid w:val="0011319B"/>
    <w:rsid w:val="001136B2"/>
    <w:rsid w:val="0011474A"/>
    <w:rsid w:val="001202DE"/>
    <w:rsid w:val="00123C55"/>
    <w:rsid w:val="00127D79"/>
    <w:rsid w:val="001332C1"/>
    <w:rsid w:val="00134369"/>
    <w:rsid w:val="00140BB0"/>
    <w:rsid w:val="001423CA"/>
    <w:rsid w:val="0014320A"/>
    <w:rsid w:val="00143B7D"/>
    <w:rsid w:val="001502EF"/>
    <w:rsid w:val="00153BF7"/>
    <w:rsid w:val="00154326"/>
    <w:rsid w:val="00160822"/>
    <w:rsid w:val="00163588"/>
    <w:rsid w:val="00167459"/>
    <w:rsid w:val="00171ED1"/>
    <w:rsid w:val="00173D5B"/>
    <w:rsid w:val="0017466F"/>
    <w:rsid w:val="001801CA"/>
    <w:rsid w:val="00181EBB"/>
    <w:rsid w:val="00182091"/>
    <w:rsid w:val="001870EB"/>
    <w:rsid w:val="001908AF"/>
    <w:rsid w:val="0019343C"/>
    <w:rsid w:val="00195DF8"/>
    <w:rsid w:val="001969E2"/>
    <w:rsid w:val="00197B7C"/>
    <w:rsid w:val="001A4E0D"/>
    <w:rsid w:val="001A5215"/>
    <w:rsid w:val="001B1E24"/>
    <w:rsid w:val="001B2A2C"/>
    <w:rsid w:val="001B57D1"/>
    <w:rsid w:val="001C36F6"/>
    <w:rsid w:val="001C67D9"/>
    <w:rsid w:val="001D0CD1"/>
    <w:rsid w:val="001D2E83"/>
    <w:rsid w:val="001D4A2B"/>
    <w:rsid w:val="001D6173"/>
    <w:rsid w:val="001E1A02"/>
    <w:rsid w:val="001E3637"/>
    <w:rsid w:val="001E6797"/>
    <w:rsid w:val="001E698E"/>
    <w:rsid w:val="001E77F1"/>
    <w:rsid w:val="001F2CD4"/>
    <w:rsid w:val="001F592E"/>
    <w:rsid w:val="001F5E0F"/>
    <w:rsid w:val="002003EF"/>
    <w:rsid w:val="0020202F"/>
    <w:rsid w:val="002021F2"/>
    <w:rsid w:val="00207B22"/>
    <w:rsid w:val="00210A82"/>
    <w:rsid w:val="00212060"/>
    <w:rsid w:val="00212619"/>
    <w:rsid w:val="00214D06"/>
    <w:rsid w:val="002151EA"/>
    <w:rsid w:val="002160A6"/>
    <w:rsid w:val="002176A0"/>
    <w:rsid w:val="00222B46"/>
    <w:rsid w:val="00224464"/>
    <w:rsid w:val="00230BED"/>
    <w:rsid w:val="002330F3"/>
    <w:rsid w:val="002339FB"/>
    <w:rsid w:val="002354AC"/>
    <w:rsid w:val="002402F1"/>
    <w:rsid w:val="00240B19"/>
    <w:rsid w:val="00243630"/>
    <w:rsid w:val="0026244B"/>
    <w:rsid w:val="00272024"/>
    <w:rsid w:val="00272783"/>
    <w:rsid w:val="00276BD2"/>
    <w:rsid w:val="0028020B"/>
    <w:rsid w:val="00280A7D"/>
    <w:rsid w:val="002828B9"/>
    <w:rsid w:val="00282FA3"/>
    <w:rsid w:val="00285E23"/>
    <w:rsid w:val="00287C1F"/>
    <w:rsid w:val="00290008"/>
    <w:rsid w:val="00290A2B"/>
    <w:rsid w:val="00290EF0"/>
    <w:rsid w:val="002938E8"/>
    <w:rsid w:val="002938ED"/>
    <w:rsid w:val="002A1A58"/>
    <w:rsid w:val="002A24B1"/>
    <w:rsid w:val="002A695D"/>
    <w:rsid w:val="002B46A9"/>
    <w:rsid w:val="002B5C1F"/>
    <w:rsid w:val="002B654C"/>
    <w:rsid w:val="002B6EE4"/>
    <w:rsid w:val="002C04A0"/>
    <w:rsid w:val="002C44FB"/>
    <w:rsid w:val="002C5F5F"/>
    <w:rsid w:val="002C662D"/>
    <w:rsid w:val="002C7A5F"/>
    <w:rsid w:val="002D3BB4"/>
    <w:rsid w:val="002D4449"/>
    <w:rsid w:val="002D4F4A"/>
    <w:rsid w:val="002D5CEE"/>
    <w:rsid w:val="002E066E"/>
    <w:rsid w:val="002E228E"/>
    <w:rsid w:val="002E36FD"/>
    <w:rsid w:val="002F194A"/>
    <w:rsid w:val="002F1A91"/>
    <w:rsid w:val="002F247B"/>
    <w:rsid w:val="002F2DB5"/>
    <w:rsid w:val="00301312"/>
    <w:rsid w:val="0030261E"/>
    <w:rsid w:val="00304A65"/>
    <w:rsid w:val="00305A4D"/>
    <w:rsid w:val="00306382"/>
    <w:rsid w:val="0030656E"/>
    <w:rsid w:val="00313FC3"/>
    <w:rsid w:val="0031456E"/>
    <w:rsid w:val="0031488D"/>
    <w:rsid w:val="00322058"/>
    <w:rsid w:val="00323D86"/>
    <w:rsid w:val="00326BA4"/>
    <w:rsid w:val="00333D4A"/>
    <w:rsid w:val="00336907"/>
    <w:rsid w:val="0034238B"/>
    <w:rsid w:val="00343DC1"/>
    <w:rsid w:val="003461E1"/>
    <w:rsid w:val="00347A0B"/>
    <w:rsid w:val="00354B39"/>
    <w:rsid w:val="003614D2"/>
    <w:rsid w:val="00361ECA"/>
    <w:rsid w:val="00363720"/>
    <w:rsid w:val="00365105"/>
    <w:rsid w:val="0037027B"/>
    <w:rsid w:val="003721CA"/>
    <w:rsid w:val="00372305"/>
    <w:rsid w:val="00374428"/>
    <w:rsid w:val="00375DEE"/>
    <w:rsid w:val="00375F12"/>
    <w:rsid w:val="00376739"/>
    <w:rsid w:val="00384C59"/>
    <w:rsid w:val="003855B3"/>
    <w:rsid w:val="00390A91"/>
    <w:rsid w:val="003912CE"/>
    <w:rsid w:val="00397690"/>
    <w:rsid w:val="003A4E70"/>
    <w:rsid w:val="003A51F3"/>
    <w:rsid w:val="003A5A23"/>
    <w:rsid w:val="003A5AFB"/>
    <w:rsid w:val="003A5E18"/>
    <w:rsid w:val="003A6684"/>
    <w:rsid w:val="003A6688"/>
    <w:rsid w:val="003A7122"/>
    <w:rsid w:val="003A76C6"/>
    <w:rsid w:val="003B2618"/>
    <w:rsid w:val="003B4F54"/>
    <w:rsid w:val="003B6B18"/>
    <w:rsid w:val="003B6C4A"/>
    <w:rsid w:val="003C6322"/>
    <w:rsid w:val="003D5954"/>
    <w:rsid w:val="003E1862"/>
    <w:rsid w:val="003E2F35"/>
    <w:rsid w:val="003E5A5D"/>
    <w:rsid w:val="003F424C"/>
    <w:rsid w:val="003F42CD"/>
    <w:rsid w:val="003F4B31"/>
    <w:rsid w:val="003F64C5"/>
    <w:rsid w:val="00400094"/>
    <w:rsid w:val="004025E1"/>
    <w:rsid w:val="0040479B"/>
    <w:rsid w:val="004049C5"/>
    <w:rsid w:val="004059C6"/>
    <w:rsid w:val="00405B6C"/>
    <w:rsid w:val="0040614C"/>
    <w:rsid w:val="004127FC"/>
    <w:rsid w:val="00416BF7"/>
    <w:rsid w:val="00421699"/>
    <w:rsid w:val="00422D7B"/>
    <w:rsid w:val="00425F06"/>
    <w:rsid w:val="00433439"/>
    <w:rsid w:val="00441EA3"/>
    <w:rsid w:val="0044286C"/>
    <w:rsid w:val="0044335A"/>
    <w:rsid w:val="00443785"/>
    <w:rsid w:val="00443D61"/>
    <w:rsid w:val="0044722B"/>
    <w:rsid w:val="0045020A"/>
    <w:rsid w:val="00450BFA"/>
    <w:rsid w:val="004527A0"/>
    <w:rsid w:val="0045771F"/>
    <w:rsid w:val="00472FDE"/>
    <w:rsid w:val="00480D3C"/>
    <w:rsid w:val="00481A13"/>
    <w:rsid w:val="0048602D"/>
    <w:rsid w:val="004909FF"/>
    <w:rsid w:val="00492178"/>
    <w:rsid w:val="00493A21"/>
    <w:rsid w:val="0049451A"/>
    <w:rsid w:val="00494821"/>
    <w:rsid w:val="00496FC6"/>
    <w:rsid w:val="004A110D"/>
    <w:rsid w:val="004A19DB"/>
    <w:rsid w:val="004A1EDA"/>
    <w:rsid w:val="004A27F1"/>
    <w:rsid w:val="004A4D75"/>
    <w:rsid w:val="004A590A"/>
    <w:rsid w:val="004B0CAD"/>
    <w:rsid w:val="004B5F9D"/>
    <w:rsid w:val="004B6A9F"/>
    <w:rsid w:val="004C24E0"/>
    <w:rsid w:val="004C36CD"/>
    <w:rsid w:val="004C4976"/>
    <w:rsid w:val="004C4E21"/>
    <w:rsid w:val="004D0DCD"/>
    <w:rsid w:val="004D28D0"/>
    <w:rsid w:val="004D2C39"/>
    <w:rsid w:val="004D2F2B"/>
    <w:rsid w:val="004D6B3E"/>
    <w:rsid w:val="004D7190"/>
    <w:rsid w:val="004E38C6"/>
    <w:rsid w:val="004E3BCB"/>
    <w:rsid w:val="004E55D6"/>
    <w:rsid w:val="004E5981"/>
    <w:rsid w:val="004E5C4C"/>
    <w:rsid w:val="004E7103"/>
    <w:rsid w:val="004F44C2"/>
    <w:rsid w:val="004F4A29"/>
    <w:rsid w:val="004F56D7"/>
    <w:rsid w:val="004F5FF8"/>
    <w:rsid w:val="004F6749"/>
    <w:rsid w:val="00500FF2"/>
    <w:rsid w:val="00501C36"/>
    <w:rsid w:val="00502C05"/>
    <w:rsid w:val="005045FF"/>
    <w:rsid w:val="00514496"/>
    <w:rsid w:val="00514552"/>
    <w:rsid w:val="005156C4"/>
    <w:rsid w:val="00525A46"/>
    <w:rsid w:val="00526A82"/>
    <w:rsid w:val="00527DB2"/>
    <w:rsid w:val="005351CE"/>
    <w:rsid w:val="005407FC"/>
    <w:rsid w:val="0054091C"/>
    <w:rsid w:val="00541F6B"/>
    <w:rsid w:val="005423E8"/>
    <w:rsid w:val="00542F59"/>
    <w:rsid w:val="00544763"/>
    <w:rsid w:val="00546B34"/>
    <w:rsid w:val="00546CA6"/>
    <w:rsid w:val="00550D20"/>
    <w:rsid w:val="00551BF5"/>
    <w:rsid w:val="00551EA8"/>
    <w:rsid w:val="0055660D"/>
    <w:rsid w:val="005577AB"/>
    <w:rsid w:val="00562285"/>
    <w:rsid w:val="00567A2B"/>
    <w:rsid w:val="0057396A"/>
    <w:rsid w:val="00574DBB"/>
    <w:rsid w:val="00581E45"/>
    <w:rsid w:val="00583B99"/>
    <w:rsid w:val="005869E3"/>
    <w:rsid w:val="0058778E"/>
    <w:rsid w:val="00587A47"/>
    <w:rsid w:val="00587F03"/>
    <w:rsid w:val="00593F8E"/>
    <w:rsid w:val="005967CE"/>
    <w:rsid w:val="005A0625"/>
    <w:rsid w:val="005A361C"/>
    <w:rsid w:val="005A43A5"/>
    <w:rsid w:val="005A53A5"/>
    <w:rsid w:val="005B64D2"/>
    <w:rsid w:val="005B6820"/>
    <w:rsid w:val="005B79A9"/>
    <w:rsid w:val="005B7EF8"/>
    <w:rsid w:val="005C5617"/>
    <w:rsid w:val="005C6075"/>
    <w:rsid w:val="005C64CF"/>
    <w:rsid w:val="005C781F"/>
    <w:rsid w:val="005C7AE1"/>
    <w:rsid w:val="005D7F88"/>
    <w:rsid w:val="005E20DD"/>
    <w:rsid w:val="005E35DF"/>
    <w:rsid w:val="005E602B"/>
    <w:rsid w:val="005E7F66"/>
    <w:rsid w:val="005F050F"/>
    <w:rsid w:val="005F068B"/>
    <w:rsid w:val="005F177B"/>
    <w:rsid w:val="005F5B8A"/>
    <w:rsid w:val="00601C27"/>
    <w:rsid w:val="00604442"/>
    <w:rsid w:val="006074A3"/>
    <w:rsid w:val="00607D08"/>
    <w:rsid w:val="00611444"/>
    <w:rsid w:val="00613255"/>
    <w:rsid w:val="006138CE"/>
    <w:rsid w:val="00613969"/>
    <w:rsid w:val="00616954"/>
    <w:rsid w:val="00620369"/>
    <w:rsid w:val="006210A3"/>
    <w:rsid w:val="006223D7"/>
    <w:rsid w:val="00622703"/>
    <w:rsid w:val="00622C2E"/>
    <w:rsid w:val="00626D07"/>
    <w:rsid w:val="006312FE"/>
    <w:rsid w:val="00634248"/>
    <w:rsid w:val="00635D11"/>
    <w:rsid w:val="00635E1F"/>
    <w:rsid w:val="00646F81"/>
    <w:rsid w:val="006475A3"/>
    <w:rsid w:val="00647776"/>
    <w:rsid w:val="006509EE"/>
    <w:rsid w:val="00650B1C"/>
    <w:rsid w:val="00650ED7"/>
    <w:rsid w:val="00652930"/>
    <w:rsid w:val="00652F7E"/>
    <w:rsid w:val="00661A1E"/>
    <w:rsid w:val="00661FD7"/>
    <w:rsid w:val="0066436C"/>
    <w:rsid w:val="00665DB7"/>
    <w:rsid w:val="006674B8"/>
    <w:rsid w:val="0067116E"/>
    <w:rsid w:val="00673E9B"/>
    <w:rsid w:val="00680195"/>
    <w:rsid w:val="006872D9"/>
    <w:rsid w:val="00687E79"/>
    <w:rsid w:val="00690FE4"/>
    <w:rsid w:val="006916E6"/>
    <w:rsid w:val="0069465B"/>
    <w:rsid w:val="006947AD"/>
    <w:rsid w:val="0069728F"/>
    <w:rsid w:val="00697C59"/>
    <w:rsid w:val="006A0686"/>
    <w:rsid w:val="006A2A4B"/>
    <w:rsid w:val="006A5664"/>
    <w:rsid w:val="006A70E9"/>
    <w:rsid w:val="006B1223"/>
    <w:rsid w:val="006B18B0"/>
    <w:rsid w:val="006B1D12"/>
    <w:rsid w:val="006B4E1B"/>
    <w:rsid w:val="006B5AF3"/>
    <w:rsid w:val="006B6900"/>
    <w:rsid w:val="006B6AB9"/>
    <w:rsid w:val="006C534E"/>
    <w:rsid w:val="006C56EB"/>
    <w:rsid w:val="006D3CCF"/>
    <w:rsid w:val="006E2083"/>
    <w:rsid w:val="006E2912"/>
    <w:rsid w:val="006E2B41"/>
    <w:rsid w:val="006E4132"/>
    <w:rsid w:val="006E4E79"/>
    <w:rsid w:val="006E5CD1"/>
    <w:rsid w:val="006E7CB3"/>
    <w:rsid w:val="006F0031"/>
    <w:rsid w:val="006F0220"/>
    <w:rsid w:val="006F07BB"/>
    <w:rsid w:val="006F2AC8"/>
    <w:rsid w:val="006F49C3"/>
    <w:rsid w:val="006F513D"/>
    <w:rsid w:val="006F5BB8"/>
    <w:rsid w:val="006F7388"/>
    <w:rsid w:val="006F77A9"/>
    <w:rsid w:val="00701EA2"/>
    <w:rsid w:val="00702288"/>
    <w:rsid w:val="00703958"/>
    <w:rsid w:val="00704F0E"/>
    <w:rsid w:val="00711426"/>
    <w:rsid w:val="00711B39"/>
    <w:rsid w:val="00711DAD"/>
    <w:rsid w:val="00713EE4"/>
    <w:rsid w:val="007142A3"/>
    <w:rsid w:val="00715AA9"/>
    <w:rsid w:val="007200C6"/>
    <w:rsid w:val="007214B3"/>
    <w:rsid w:val="0072534E"/>
    <w:rsid w:val="00726C52"/>
    <w:rsid w:val="00726EE6"/>
    <w:rsid w:val="00727549"/>
    <w:rsid w:val="00732A56"/>
    <w:rsid w:val="00734543"/>
    <w:rsid w:val="00734A45"/>
    <w:rsid w:val="00737A36"/>
    <w:rsid w:val="00740E83"/>
    <w:rsid w:val="0074188E"/>
    <w:rsid w:val="00742600"/>
    <w:rsid w:val="00744538"/>
    <w:rsid w:val="007507B4"/>
    <w:rsid w:val="00755C3F"/>
    <w:rsid w:val="00761710"/>
    <w:rsid w:val="00766CA8"/>
    <w:rsid w:val="00770185"/>
    <w:rsid w:val="00771AB1"/>
    <w:rsid w:val="007726F3"/>
    <w:rsid w:val="00772D19"/>
    <w:rsid w:val="00775EFB"/>
    <w:rsid w:val="0078154E"/>
    <w:rsid w:val="00782B7C"/>
    <w:rsid w:val="0078368B"/>
    <w:rsid w:val="00784946"/>
    <w:rsid w:val="0079125E"/>
    <w:rsid w:val="0079580F"/>
    <w:rsid w:val="00795BC2"/>
    <w:rsid w:val="007961AC"/>
    <w:rsid w:val="007A7C54"/>
    <w:rsid w:val="007A7DF6"/>
    <w:rsid w:val="007B08C6"/>
    <w:rsid w:val="007B0C95"/>
    <w:rsid w:val="007B31CC"/>
    <w:rsid w:val="007B3DC6"/>
    <w:rsid w:val="007B793C"/>
    <w:rsid w:val="007C2249"/>
    <w:rsid w:val="007C383E"/>
    <w:rsid w:val="007C5395"/>
    <w:rsid w:val="007C6899"/>
    <w:rsid w:val="007C6BD1"/>
    <w:rsid w:val="007D21FB"/>
    <w:rsid w:val="007D286D"/>
    <w:rsid w:val="007D77FC"/>
    <w:rsid w:val="007D79AF"/>
    <w:rsid w:val="007E02EF"/>
    <w:rsid w:val="007E2659"/>
    <w:rsid w:val="007E4BB9"/>
    <w:rsid w:val="007E5365"/>
    <w:rsid w:val="007E7F56"/>
    <w:rsid w:val="007F0629"/>
    <w:rsid w:val="007F126C"/>
    <w:rsid w:val="007F5811"/>
    <w:rsid w:val="007F78A2"/>
    <w:rsid w:val="00802AFA"/>
    <w:rsid w:val="008037F7"/>
    <w:rsid w:val="008047AD"/>
    <w:rsid w:val="00805600"/>
    <w:rsid w:val="00811029"/>
    <w:rsid w:val="00812622"/>
    <w:rsid w:val="00825409"/>
    <w:rsid w:val="008307CC"/>
    <w:rsid w:val="00834E3F"/>
    <w:rsid w:val="00835997"/>
    <w:rsid w:val="0083697F"/>
    <w:rsid w:val="00837FA2"/>
    <w:rsid w:val="00840579"/>
    <w:rsid w:val="00840818"/>
    <w:rsid w:val="00844672"/>
    <w:rsid w:val="0084515B"/>
    <w:rsid w:val="00845C5B"/>
    <w:rsid w:val="008501BA"/>
    <w:rsid w:val="008532AC"/>
    <w:rsid w:val="008552BA"/>
    <w:rsid w:val="00855BFF"/>
    <w:rsid w:val="00857050"/>
    <w:rsid w:val="00863620"/>
    <w:rsid w:val="00864801"/>
    <w:rsid w:val="008661FF"/>
    <w:rsid w:val="0086649A"/>
    <w:rsid w:val="00866F3F"/>
    <w:rsid w:val="00870A0B"/>
    <w:rsid w:val="00877DC3"/>
    <w:rsid w:val="00883426"/>
    <w:rsid w:val="0089058E"/>
    <w:rsid w:val="00891FB0"/>
    <w:rsid w:val="008A377A"/>
    <w:rsid w:val="008A59A9"/>
    <w:rsid w:val="008A5CF2"/>
    <w:rsid w:val="008B089B"/>
    <w:rsid w:val="008B2177"/>
    <w:rsid w:val="008B3DCC"/>
    <w:rsid w:val="008C0AEB"/>
    <w:rsid w:val="008C1A2F"/>
    <w:rsid w:val="008C2907"/>
    <w:rsid w:val="008C6108"/>
    <w:rsid w:val="008C63ED"/>
    <w:rsid w:val="008C6C0B"/>
    <w:rsid w:val="008C740C"/>
    <w:rsid w:val="008C79C3"/>
    <w:rsid w:val="008D0924"/>
    <w:rsid w:val="008D16C6"/>
    <w:rsid w:val="008D3C55"/>
    <w:rsid w:val="008D3FB8"/>
    <w:rsid w:val="008E090F"/>
    <w:rsid w:val="008E4E0B"/>
    <w:rsid w:val="008E5BB0"/>
    <w:rsid w:val="008F01A4"/>
    <w:rsid w:val="008F04E8"/>
    <w:rsid w:val="008F059C"/>
    <w:rsid w:val="008F10C9"/>
    <w:rsid w:val="008F10FA"/>
    <w:rsid w:val="008F1675"/>
    <w:rsid w:val="008F7BBA"/>
    <w:rsid w:val="00900693"/>
    <w:rsid w:val="00900D6E"/>
    <w:rsid w:val="00901159"/>
    <w:rsid w:val="009038C6"/>
    <w:rsid w:val="0090451F"/>
    <w:rsid w:val="00907720"/>
    <w:rsid w:val="0090785F"/>
    <w:rsid w:val="00907CB7"/>
    <w:rsid w:val="00907CF2"/>
    <w:rsid w:val="009128AD"/>
    <w:rsid w:val="00912C0E"/>
    <w:rsid w:val="00912DB5"/>
    <w:rsid w:val="00916A44"/>
    <w:rsid w:val="00917E47"/>
    <w:rsid w:val="00920D75"/>
    <w:rsid w:val="00922288"/>
    <w:rsid w:val="00923833"/>
    <w:rsid w:val="009274E7"/>
    <w:rsid w:val="00930E2B"/>
    <w:rsid w:val="00933908"/>
    <w:rsid w:val="009343A8"/>
    <w:rsid w:val="00936004"/>
    <w:rsid w:val="00936115"/>
    <w:rsid w:val="00936BBE"/>
    <w:rsid w:val="00937362"/>
    <w:rsid w:val="00937B73"/>
    <w:rsid w:val="00937CF6"/>
    <w:rsid w:val="00941C45"/>
    <w:rsid w:val="009434C7"/>
    <w:rsid w:val="00943AE4"/>
    <w:rsid w:val="0094692D"/>
    <w:rsid w:val="00946A55"/>
    <w:rsid w:val="00950993"/>
    <w:rsid w:val="00956A05"/>
    <w:rsid w:val="00956BF3"/>
    <w:rsid w:val="009570AB"/>
    <w:rsid w:val="00960282"/>
    <w:rsid w:val="00961A4D"/>
    <w:rsid w:val="00961DCC"/>
    <w:rsid w:val="00962A09"/>
    <w:rsid w:val="00972754"/>
    <w:rsid w:val="0097287E"/>
    <w:rsid w:val="00977273"/>
    <w:rsid w:val="00977311"/>
    <w:rsid w:val="009812DF"/>
    <w:rsid w:val="00982965"/>
    <w:rsid w:val="00982A91"/>
    <w:rsid w:val="009833B3"/>
    <w:rsid w:val="00991840"/>
    <w:rsid w:val="00993971"/>
    <w:rsid w:val="00995357"/>
    <w:rsid w:val="009A2C79"/>
    <w:rsid w:val="009A2E62"/>
    <w:rsid w:val="009A7CF1"/>
    <w:rsid w:val="009B2C56"/>
    <w:rsid w:val="009C1D68"/>
    <w:rsid w:val="009C2954"/>
    <w:rsid w:val="009C3744"/>
    <w:rsid w:val="009C5617"/>
    <w:rsid w:val="009C614B"/>
    <w:rsid w:val="009D0F2C"/>
    <w:rsid w:val="009D270F"/>
    <w:rsid w:val="009D30F6"/>
    <w:rsid w:val="009D3794"/>
    <w:rsid w:val="009D5059"/>
    <w:rsid w:val="009D7FFC"/>
    <w:rsid w:val="009E20D0"/>
    <w:rsid w:val="009E364B"/>
    <w:rsid w:val="009E4385"/>
    <w:rsid w:val="009E4862"/>
    <w:rsid w:val="009F024C"/>
    <w:rsid w:val="009F069A"/>
    <w:rsid w:val="009F292C"/>
    <w:rsid w:val="009F352E"/>
    <w:rsid w:val="00A00823"/>
    <w:rsid w:val="00A0270B"/>
    <w:rsid w:val="00A06DE4"/>
    <w:rsid w:val="00A116D2"/>
    <w:rsid w:val="00A11CFA"/>
    <w:rsid w:val="00A1579C"/>
    <w:rsid w:val="00A16C8D"/>
    <w:rsid w:val="00A2005A"/>
    <w:rsid w:val="00A213FE"/>
    <w:rsid w:val="00A257B3"/>
    <w:rsid w:val="00A26979"/>
    <w:rsid w:val="00A33FE4"/>
    <w:rsid w:val="00A35D55"/>
    <w:rsid w:val="00A35FED"/>
    <w:rsid w:val="00A40F08"/>
    <w:rsid w:val="00A42C22"/>
    <w:rsid w:val="00A4398F"/>
    <w:rsid w:val="00A459DD"/>
    <w:rsid w:val="00A473C3"/>
    <w:rsid w:val="00A55DEC"/>
    <w:rsid w:val="00A60FC7"/>
    <w:rsid w:val="00A6699D"/>
    <w:rsid w:val="00A67662"/>
    <w:rsid w:val="00A71228"/>
    <w:rsid w:val="00A72572"/>
    <w:rsid w:val="00A75A32"/>
    <w:rsid w:val="00A76FF3"/>
    <w:rsid w:val="00A83A9A"/>
    <w:rsid w:val="00A86A0E"/>
    <w:rsid w:val="00A87869"/>
    <w:rsid w:val="00A90C1B"/>
    <w:rsid w:val="00A95C43"/>
    <w:rsid w:val="00AA2192"/>
    <w:rsid w:val="00AA4D3E"/>
    <w:rsid w:val="00AA57B0"/>
    <w:rsid w:val="00AA6473"/>
    <w:rsid w:val="00AB0CC1"/>
    <w:rsid w:val="00AB1F0C"/>
    <w:rsid w:val="00AB3960"/>
    <w:rsid w:val="00AB7C12"/>
    <w:rsid w:val="00AC0D4A"/>
    <w:rsid w:val="00AD044B"/>
    <w:rsid w:val="00AD04F3"/>
    <w:rsid w:val="00AD12B1"/>
    <w:rsid w:val="00AD3094"/>
    <w:rsid w:val="00AD3B6F"/>
    <w:rsid w:val="00AD4037"/>
    <w:rsid w:val="00AD4487"/>
    <w:rsid w:val="00AD4900"/>
    <w:rsid w:val="00AD6070"/>
    <w:rsid w:val="00AD6753"/>
    <w:rsid w:val="00AE23DF"/>
    <w:rsid w:val="00AE32E8"/>
    <w:rsid w:val="00AE3E72"/>
    <w:rsid w:val="00AE4BDB"/>
    <w:rsid w:val="00AE575B"/>
    <w:rsid w:val="00AE7327"/>
    <w:rsid w:val="00AF4751"/>
    <w:rsid w:val="00AF58DF"/>
    <w:rsid w:val="00AF7101"/>
    <w:rsid w:val="00B02F82"/>
    <w:rsid w:val="00B02FAD"/>
    <w:rsid w:val="00B05C4A"/>
    <w:rsid w:val="00B06DF2"/>
    <w:rsid w:val="00B11777"/>
    <w:rsid w:val="00B1221B"/>
    <w:rsid w:val="00B12EB8"/>
    <w:rsid w:val="00B17225"/>
    <w:rsid w:val="00B231FE"/>
    <w:rsid w:val="00B301B7"/>
    <w:rsid w:val="00B324F2"/>
    <w:rsid w:val="00B33B98"/>
    <w:rsid w:val="00B351D6"/>
    <w:rsid w:val="00B35411"/>
    <w:rsid w:val="00B41604"/>
    <w:rsid w:val="00B43AFF"/>
    <w:rsid w:val="00B450DF"/>
    <w:rsid w:val="00B456A2"/>
    <w:rsid w:val="00B53B87"/>
    <w:rsid w:val="00B56282"/>
    <w:rsid w:val="00B60682"/>
    <w:rsid w:val="00B60F79"/>
    <w:rsid w:val="00B62054"/>
    <w:rsid w:val="00B637BB"/>
    <w:rsid w:val="00B67740"/>
    <w:rsid w:val="00B67788"/>
    <w:rsid w:val="00B67FA3"/>
    <w:rsid w:val="00B7103A"/>
    <w:rsid w:val="00B7219C"/>
    <w:rsid w:val="00B7223A"/>
    <w:rsid w:val="00B733FC"/>
    <w:rsid w:val="00B739AA"/>
    <w:rsid w:val="00B76D5B"/>
    <w:rsid w:val="00B8260D"/>
    <w:rsid w:val="00B84CA2"/>
    <w:rsid w:val="00B8688A"/>
    <w:rsid w:val="00B87BA8"/>
    <w:rsid w:val="00B87F0D"/>
    <w:rsid w:val="00B90D92"/>
    <w:rsid w:val="00B90E38"/>
    <w:rsid w:val="00B963C6"/>
    <w:rsid w:val="00B967A7"/>
    <w:rsid w:val="00B973E7"/>
    <w:rsid w:val="00BA28C6"/>
    <w:rsid w:val="00BB147B"/>
    <w:rsid w:val="00BB4060"/>
    <w:rsid w:val="00BB6626"/>
    <w:rsid w:val="00BB79FC"/>
    <w:rsid w:val="00BC080B"/>
    <w:rsid w:val="00BC2227"/>
    <w:rsid w:val="00BC3541"/>
    <w:rsid w:val="00BC3BAC"/>
    <w:rsid w:val="00BD0032"/>
    <w:rsid w:val="00BD1385"/>
    <w:rsid w:val="00BD2623"/>
    <w:rsid w:val="00BD5566"/>
    <w:rsid w:val="00BD5739"/>
    <w:rsid w:val="00BD5C55"/>
    <w:rsid w:val="00BD7289"/>
    <w:rsid w:val="00BD7FB2"/>
    <w:rsid w:val="00BE11CD"/>
    <w:rsid w:val="00BE218B"/>
    <w:rsid w:val="00BE2899"/>
    <w:rsid w:val="00BE3409"/>
    <w:rsid w:val="00BE3E8A"/>
    <w:rsid w:val="00BE4438"/>
    <w:rsid w:val="00BE4E2D"/>
    <w:rsid w:val="00BE657D"/>
    <w:rsid w:val="00BE7BEE"/>
    <w:rsid w:val="00BF0585"/>
    <w:rsid w:val="00BF10EB"/>
    <w:rsid w:val="00BF350B"/>
    <w:rsid w:val="00BF7913"/>
    <w:rsid w:val="00C015B7"/>
    <w:rsid w:val="00C05005"/>
    <w:rsid w:val="00C06209"/>
    <w:rsid w:val="00C104BF"/>
    <w:rsid w:val="00C17817"/>
    <w:rsid w:val="00C25D6F"/>
    <w:rsid w:val="00C314AC"/>
    <w:rsid w:val="00C34669"/>
    <w:rsid w:val="00C35EAC"/>
    <w:rsid w:val="00C365C1"/>
    <w:rsid w:val="00C36FC1"/>
    <w:rsid w:val="00C40FD1"/>
    <w:rsid w:val="00C417B5"/>
    <w:rsid w:val="00C44BF9"/>
    <w:rsid w:val="00C452B6"/>
    <w:rsid w:val="00C474B4"/>
    <w:rsid w:val="00C551BF"/>
    <w:rsid w:val="00C57F08"/>
    <w:rsid w:val="00C60826"/>
    <w:rsid w:val="00C61174"/>
    <w:rsid w:val="00C634D4"/>
    <w:rsid w:val="00C65928"/>
    <w:rsid w:val="00C667C7"/>
    <w:rsid w:val="00C74935"/>
    <w:rsid w:val="00C75B21"/>
    <w:rsid w:val="00C75C35"/>
    <w:rsid w:val="00C75CBA"/>
    <w:rsid w:val="00C770C4"/>
    <w:rsid w:val="00C854E2"/>
    <w:rsid w:val="00C905F7"/>
    <w:rsid w:val="00C91A9C"/>
    <w:rsid w:val="00C929EF"/>
    <w:rsid w:val="00C94F41"/>
    <w:rsid w:val="00C962DA"/>
    <w:rsid w:val="00CA23B1"/>
    <w:rsid w:val="00CA3937"/>
    <w:rsid w:val="00CA3D0E"/>
    <w:rsid w:val="00CA5214"/>
    <w:rsid w:val="00CB2624"/>
    <w:rsid w:val="00CB4C0B"/>
    <w:rsid w:val="00CB541B"/>
    <w:rsid w:val="00CB564E"/>
    <w:rsid w:val="00CB659D"/>
    <w:rsid w:val="00CB7AA1"/>
    <w:rsid w:val="00CC0B79"/>
    <w:rsid w:val="00CC48FB"/>
    <w:rsid w:val="00CC5502"/>
    <w:rsid w:val="00CC60D3"/>
    <w:rsid w:val="00CD450F"/>
    <w:rsid w:val="00CD486E"/>
    <w:rsid w:val="00CF130E"/>
    <w:rsid w:val="00CF5F1F"/>
    <w:rsid w:val="00CF62D4"/>
    <w:rsid w:val="00D07783"/>
    <w:rsid w:val="00D12E85"/>
    <w:rsid w:val="00D12EB4"/>
    <w:rsid w:val="00D17AB4"/>
    <w:rsid w:val="00D20432"/>
    <w:rsid w:val="00D20CAA"/>
    <w:rsid w:val="00D23BB3"/>
    <w:rsid w:val="00D24422"/>
    <w:rsid w:val="00D24F2C"/>
    <w:rsid w:val="00D258EA"/>
    <w:rsid w:val="00D25F0B"/>
    <w:rsid w:val="00D308F1"/>
    <w:rsid w:val="00D359D0"/>
    <w:rsid w:val="00D36E65"/>
    <w:rsid w:val="00D370D0"/>
    <w:rsid w:val="00D50C2C"/>
    <w:rsid w:val="00D54032"/>
    <w:rsid w:val="00D544C7"/>
    <w:rsid w:val="00D553AB"/>
    <w:rsid w:val="00D56A6E"/>
    <w:rsid w:val="00D607FB"/>
    <w:rsid w:val="00D62D7B"/>
    <w:rsid w:val="00D62E68"/>
    <w:rsid w:val="00D64670"/>
    <w:rsid w:val="00D704B3"/>
    <w:rsid w:val="00D70692"/>
    <w:rsid w:val="00D7348A"/>
    <w:rsid w:val="00D7709A"/>
    <w:rsid w:val="00D77C48"/>
    <w:rsid w:val="00D8213D"/>
    <w:rsid w:val="00D8356C"/>
    <w:rsid w:val="00D83C11"/>
    <w:rsid w:val="00D84494"/>
    <w:rsid w:val="00D92613"/>
    <w:rsid w:val="00DA2F5D"/>
    <w:rsid w:val="00DA3520"/>
    <w:rsid w:val="00DA4E05"/>
    <w:rsid w:val="00DA5579"/>
    <w:rsid w:val="00DA75B9"/>
    <w:rsid w:val="00DA7CCB"/>
    <w:rsid w:val="00DB062C"/>
    <w:rsid w:val="00DB1ADD"/>
    <w:rsid w:val="00DB67DB"/>
    <w:rsid w:val="00DC0EB5"/>
    <w:rsid w:val="00DC5A4B"/>
    <w:rsid w:val="00DC69FE"/>
    <w:rsid w:val="00DE1CFD"/>
    <w:rsid w:val="00DE2971"/>
    <w:rsid w:val="00DE5628"/>
    <w:rsid w:val="00DF07BB"/>
    <w:rsid w:val="00DF1605"/>
    <w:rsid w:val="00DF639E"/>
    <w:rsid w:val="00DF7830"/>
    <w:rsid w:val="00E054DA"/>
    <w:rsid w:val="00E068D1"/>
    <w:rsid w:val="00E135A6"/>
    <w:rsid w:val="00E13895"/>
    <w:rsid w:val="00E144CC"/>
    <w:rsid w:val="00E20F86"/>
    <w:rsid w:val="00E32647"/>
    <w:rsid w:val="00E3385C"/>
    <w:rsid w:val="00E40A2C"/>
    <w:rsid w:val="00E4122D"/>
    <w:rsid w:val="00E44B44"/>
    <w:rsid w:val="00E46CFD"/>
    <w:rsid w:val="00E54160"/>
    <w:rsid w:val="00E62813"/>
    <w:rsid w:val="00E63D1C"/>
    <w:rsid w:val="00E64589"/>
    <w:rsid w:val="00E66461"/>
    <w:rsid w:val="00E67114"/>
    <w:rsid w:val="00E7122A"/>
    <w:rsid w:val="00E722E0"/>
    <w:rsid w:val="00E73E97"/>
    <w:rsid w:val="00E74C8E"/>
    <w:rsid w:val="00E76D1E"/>
    <w:rsid w:val="00E812DE"/>
    <w:rsid w:val="00E82C49"/>
    <w:rsid w:val="00E83F81"/>
    <w:rsid w:val="00E8563F"/>
    <w:rsid w:val="00E92AD0"/>
    <w:rsid w:val="00EA0C50"/>
    <w:rsid w:val="00EA479A"/>
    <w:rsid w:val="00EA585E"/>
    <w:rsid w:val="00EA6553"/>
    <w:rsid w:val="00EA75DC"/>
    <w:rsid w:val="00EA7832"/>
    <w:rsid w:val="00EB31F5"/>
    <w:rsid w:val="00EB4775"/>
    <w:rsid w:val="00EB7220"/>
    <w:rsid w:val="00EB7C9A"/>
    <w:rsid w:val="00EC0116"/>
    <w:rsid w:val="00EC383A"/>
    <w:rsid w:val="00EC4030"/>
    <w:rsid w:val="00EC5CB5"/>
    <w:rsid w:val="00EC7AE3"/>
    <w:rsid w:val="00EC7EDE"/>
    <w:rsid w:val="00ED4A54"/>
    <w:rsid w:val="00ED738C"/>
    <w:rsid w:val="00ED76F3"/>
    <w:rsid w:val="00EE0E3B"/>
    <w:rsid w:val="00EE4A69"/>
    <w:rsid w:val="00EE6DBA"/>
    <w:rsid w:val="00EF484A"/>
    <w:rsid w:val="00EF4C29"/>
    <w:rsid w:val="00EF6DB6"/>
    <w:rsid w:val="00F01FF6"/>
    <w:rsid w:val="00F02C24"/>
    <w:rsid w:val="00F0670B"/>
    <w:rsid w:val="00F10C26"/>
    <w:rsid w:val="00F11E40"/>
    <w:rsid w:val="00F120CF"/>
    <w:rsid w:val="00F146F7"/>
    <w:rsid w:val="00F1543E"/>
    <w:rsid w:val="00F17DCC"/>
    <w:rsid w:val="00F21AE9"/>
    <w:rsid w:val="00F2746F"/>
    <w:rsid w:val="00F308E5"/>
    <w:rsid w:val="00F31C76"/>
    <w:rsid w:val="00F325C2"/>
    <w:rsid w:val="00F370E7"/>
    <w:rsid w:val="00F37BAD"/>
    <w:rsid w:val="00F44872"/>
    <w:rsid w:val="00F51086"/>
    <w:rsid w:val="00F54455"/>
    <w:rsid w:val="00F563DF"/>
    <w:rsid w:val="00F57171"/>
    <w:rsid w:val="00F663B7"/>
    <w:rsid w:val="00F66586"/>
    <w:rsid w:val="00F70367"/>
    <w:rsid w:val="00F706D4"/>
    <w:rsid w:val="00F735E2"/>
    <w:rsid w:val="00F74987"/>
    <w:rsid w:val="00F81D17"/>
    <w:rsid w:val="00F839BB"/>
    <w:rsid w:val="00F86571"/>
    <w:rsid w:val="00F8748E"/>
    <w:rsid w:val="00F93E0B"/>
    <w:rsid w:val="00F94CC6"/>
    <w:rsid w:val="00F951AF"/>
    <w:rsid w:val="00FA1770"/>
    <w:rsid w:val="00FA416F"/>
    <w:rsid w:val="00FA46DE"/>
    <w:rsid w:val="00FA5D7B"/>
    <w:rsid w:val="00FA77DE"/>
    <w:rsid w:val="00FA7BC2"/>
    <w:rsid w:val="00FB0056"/>
    <w:rsid w:val="00FB1A11"/>
    <w:rsid w:val="00FB1ABE"/>
    <w:rsid w:val="00FB3932"/>
    <w:rsid w:val="00FB3D03"/>
    <w:rsid w:val="00FB4819"/>
    <w:rsid w:val="00FC5A64"/>
    <w:rsid w:val="00FD42CD"/>
    <w:rsid w:val="00FE5C89"/>
    <w:rsid w:val="00FE6BC2"/>
    <w:rsid w:val="00FF18BB"/>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Props1.xml><?xml version="1.0" encoding="utf-8"?>
<ds:datastoreItem xmlns:ds="http://schemas.openxmlformats.org/officeDocument/2006/customXml" ds:itemID="{7F257F1E-9B85-4ED8-BEBC-96621334ED4C}">
  <ds:schemaRefs>
    <ds:schemaRef ds:uri="http://schemas.microsoft.com/sharepoint/v3/contenttype/forms"/>
  </ds:schemaRefs>
</ds:datastoreItem>
</file>

<file path=customXml/itemProps2.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customXml/itemProps4.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5476</Words>
  <Characters>31216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Dorn</cp:lastModifiedBy>
  <cp:revision>4</cp:revision>
  <dcterms:created xsi:type="dcterms:W3CDTF">2025-06-24T19:43:00Z</dcterms:created>
  <dcterms:modified xsi:type="dcterms:W3CDTF">2025-06-24T19:58:00Z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