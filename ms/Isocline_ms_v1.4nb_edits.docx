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Seasonal Growth and Survival With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J. Sommer and E. Cline were instrumental in completing the field work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&gt; Oecologia</w:t>
      </w:r>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2FB315AA" w:rsidR="00BB1BDA" w:rsidRDefault="00E307E9" w:rsidP="00D42A07">
      <w:pPr>
        <w:pStyle w:val="NATESTYLE1CommonCollege"/>
        <w:spacing w:after="240"/>
        <w:ind w:firstLine="720"/>
        <w:jc w:val="both"/>
        <w:rPr>
          <w:ins w:id="0" w:author="Nathan Dorn" w:date="2023-10-23T11:50:00Z"/>
        </w:rPr>
      </w:pPr>
      <w:commentRangeStart w:id="1"/>
      <w:r>
        <w:t>Predicting the</w:t>
      </w:r>
      <w:r w:rsidR="0040297C">
        <w:t xml:space="preserve"> outcome</w:t>
      </w:r>
      <w:r w:rsidR="008D0624">
        <w:t xml:space="preserve"> of</w:t>
      </w:r>
      <w:r w:rsidR="005B7C40">
        <w:t xml:space="preserve"> </w:t>
      </w:r>
      <w:r w:rsidR="006846D7">
        <w:t>species</w:t>
      </w:r>
      <w:r w:rsidR="005B7C40">
        <w:t xml:space="preserve"> interactions</w:t>
      </w:r>
      <w:r>
        <w:t xml:space="preserve"> </w:t>
      </w:r>
      <w:commentRangeEnd w:id="1"/>
      <w:r w:rsidR="00DE0922">
        <w:rPr>
          <w:rStyle w:val="CommentReference"/>
          <w:rFonts w:asciiTheme="minorHAnsi" w:hAnsiTheme="minorHAnsi" w:cstheme="minorBidi"/>
        </w:rPr>
        <w:commentReference w:id="1"/>
      </w:r>
      <w:ins w:id="2" w:author="Nathan Dorn" w:date="2023-10-23T11:25:00Z">
        <w:r w:rsidR="00C6475B">
          <w:t>for population limitatio</w:t>
        </w:r>
        <w:r w:rsidR="0005439E">
          <w:t>n is an important goal</w:t>
        </w:r>
      </w:ins>
      <w:ins w:id="3" w:author="Nathan Dorn" w:date="2023-10-23T11:26:00Z">
        <w:r w:rsidR="0005439E">
          <w:t xml:space="preserve"> in community ecology.  </w:t>
        </w:r>
        <w:r w:rsidR="00C80A91">
          <w:t xml:space="preserve">Theoretical and </w:t>
        </w:r>
      </w:ins>
      <w:ins w:id="4" w:author="Nathan Dorn" w:date="2023-10-23T11:27:00Z">
        <w:r w:rsidR="00C80A91">
          <w:t xml:space="preserve">lab </w:t>
        </w:r>
      </w:ins>
      <w:ins w:id="5" w:author="Nathan Dorn" w:date="2023-10-23T11:26:00Z">
        <w:r w:rsidR="00C80A91">
          <w:t>investiga</w:t>
        </w:r>
      </w:ins>
      <w:ins w:id="6" w:author="Nathan Dorn" w:date="2023-10-23T11:27:00Z">
        <w:r w:rsidR="00C80A91">
          <w:t>tions indicate that i</w:t>
        </w:r>
      </w:ins>
      <w:ins w:id="7" w:author="Nathan Dorn" w:date="2023-10-23T11:26:00Z">
        <w:r w:rsidR="0005439E">
          <w:t xml:space="preserve">nteraction strength </w:t>
        </w:r>
        <w:r w:rsidR="00C80A91">
          <w:t xml:space="preserve">between predator and prey </w:t>
        </w:r>
        <w:r w:rsidR="0005439E">
          <w:t xml:space="preserve">is </w:t>
        </w:r>
      </w:ins>
      <w:ins w:id="8" w:author="Nathan Dorn" w:date="2023-10-23T11:27:00Z">
        <w:r w:rsidR="00C80A91">
          <w:t>a</w:t>
        </w:r>
      </w:ins>
      <w:del w:id="9" w:author="Nathan Dorn" w:date="2023-10-23T11:27:00Z">
        <w:r w:rsidDel="00C80A91">
          <w:delText>in</w:delText>
        </w:r>
      </w:del>
      <w:r>
        <w:t xml:space="preserve"> </w:t>
      </w:r>
      <w:del w:id="10" w:author="Nathan Dorn" w:date="2023-10-23T11:26:00Z">
        <w:r w:rsidDel="00C80A91">
          <w:delText xml:space="preserve">response </w:delText>
        </w:r>
      </w:del>
      <w:ins w:id="11" w:author="Nathan Dorn" w:date="2023-10-23T11:26:00Z">
        <w:r w:rsidR="00C80A91">
          <w:t xml:space="preserve">function of </w:t>
        </w:r>
      </w:ins>
      <w:del w:id="12" w:author="Nathan Dorn" w:date="2023-10-23T11:26:00Z">
        <w:r w:rsidDel="00C80A91">
          <w:delText>to</w:delText>
        </w:r>
        <w:r w:rsidR="002A0DB8" w:rsidDel="00C80A91">
          <w:delText xml:space="preserve"> changing</w:delText>
        </w:r>
      </w:del>
      <w:ins w:id="13" w:author="Nathan Dorn" w:date="2023-10-23T11:26:00Z">
        <w:r w:rsidR="00C80A91">
          <w:t xml:space="preserve"> variable</w:t>
        </w:r>
      </w:ins>
      <w:r>
        <w:t xml:space="preserve"> environmental conditions</w:t>
      </w:r>
      <w:ins w:id="14" w:author="Nathan Dorn" w:date="2023-10-23T11:27:00Z">
        <w:r w:rsidR="00C80A91">
          <w:t xml:space="preserve"> (cite 2-3 papers).  </w:t>
        </w:r>
        <w:r w:rsidR="00666799">
          <w:t>Both temperature and resource variation affect the eff</w:t>
        </w:r>
      </w:ins>
      <w:ins w:id="15" w:author="Nathan Dorn" w:date="2023-10-23T11:28:00Z">
        <w:r w:rsidR="00666799">
          <w:t>ects of predators on prey cohorts</w:t>
        </w:r>
      </w:ins>
      <w:r w:rsidR="005B7C40">
        <w:t xml:space="preserve"> </w:t>
      </w:r>
      <w:del w:id="16" w:author="Nathan Dorn" w:date="2023-10-23T11:27:00Z">
        <w:r w:rsidDel="00C80A91">
          <w:delText xml:space="preserve">has become a topic of immense concern with temperature </w:delText>
        </w:r>
        <w:r w:rsidR="006870D2" w:rsidDel="00C80A91">
          <w:delText>being</w:delText>
        </w:r>
        <w:r w:rsidDel="00C80A91">
          <w:delText xml:space="preserve"> </w:delText>
        </w:r>
        <w:r w:rsidR="00E75386" w:rsidDel="00C80A91">
          <w:delText>at the forefront of the environmental conditions being explored</w:delText>
        </w:r>
        <w:r w:rsidR="00C50180" w:rsidDel="00C80A91">
          <w:delText xml:space="preserve"> </w:delText>
        </w:r>
      </w:del>
      <w:commentRangeStart w:id="17"/>
      <w:r w:rsidR="006846D7">
        <w:fldChar w:fldCharType="begin"/>
      </w:r>
      <w:r w:rsidR="0065685E">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961181">
        <w:t xml:space="preserve">, </w:t>
      </w:r>
      <w:del w:id="18" w:author="Nathan Dorn" w:date="2023-10-23T11:28:00Z">
        <w:r w:rsidR="00961181" w:rsidDel="00DE0922">
          <w:delText>although</w:delText>
        </w:r>
        <w:r w:rsidR="00894D5E" w:rsidDel="00DE0922">
          <w:delText xml:space="preserve"> nutrient availability</w:delText>
        </w:r>
        <w:r w:rsidR="00200F3C" w:rsidDel="00DE0922">
          <w:delText xml:space="preserve"> has also been explored</w:delText>
        </w:r>
        <w:r w:rsidR="003C54B6" w:rsidDel="00DE0922">
          <w:delText xml:space="preserve"> </w:delText>
        </w:r>
      </w:del>
      <w:r w:rsidR="003C54B6">
        <w:fldChar w:fldCharType="begin"/>
      </w:r>
      <w:r w:rsidR="0065685E">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w:t>
      </w:r>
      <w:commentRangeEnd w:id="17"/>
      <w:r w:rsidR="00DE0922">
        <w:rPr>
          <w:rStyle w:val="CommentReference"/>
          <w:rFonts w:asciiTheme="minorHAnsi" w:hAnsiTheme="minorHAnsi" w:cstheme="minorBidi"/>
        </w:rPr>
        <w:commentReference w:id="17"/>
      </w:r>
      <w:r w:rsidR="004E00C5">
        <w:t xml:space="preserve">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65685E">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 xml:space="preserve">i.e., prey survival;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65685E">
        <w:instrText xml:space="preserve"> ADDIN ZOTERO_ITEM CSL_CITATION {"citationID":"7TcmzqKt","properties":{"formattedCitation":"(Davidson &amp; Dorn, 2018; McCoy et al., 2011; McPeek &amp; Peckarsky, 1998)","plainCitation":"(Davidson &amp; Dorn, 2018; McCoy et al., 2011; McPeek &amp; Peckarsky, 1998)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models","type":"article-journal","volume":"177"}},{"id":"k29hOJh8/zks5HvXh","uris":["http://www.mendeley.com/documents/?uuid=b27df50a-19a5-4045-b9a9-c70176f2a1dd"],"itemData":{"DOI":"10.1890/0012-9658(1998)079[0867:LHATSO]2.0.CO;2","ISSN":"00129658","abstract":"Interactive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65685E">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developed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ins w:id="19" w:author="Nathan Dorn" w:date="2023-10-23T11:28:00Z">
        <w:r w:rsidR="00DE0922">
          <w:t xml:space="preserve"> </w:t>
        </w:r>
      </w:ins>
      <w:ins w:id="20" w:author="Nathan Dorn" w:date="2023-10-23T11:29:00Z">
        <w:r w:rsidR="00D13F08">
          <w:t>In natural settings v</w:t>
        </w:r>
      </w:ins>
      <w:ins w:id="21" w:author="Nathan Dorn" w:date="2023-10-23T11:28:00Z">
        <w:r w:rsidR="00DE0922">
          <w:t xml:space="preserve">ariable </w:t>
        </w:r>
        <w:r w:rsidR="00DE0922">
          <w:lastRenderedPageBreak/>
          <w:t>environment</w:t>
        </w:r>
      </w:ins>
      <w:ins w:id="22" w:author="Nathan Dorn" w:date="2023-10-23T11:29:00Z">
        <w:r w:rsidR="00DE0922">
          <w:t>al conditions include seasona</w:t>
        </w:r>
        <w:r w:rsidR="00D13F08">
          <w:t xml:space="preserve">l changes in predator assemblages </w:t>
        </w:r>
      </w:ins>
      <w:ins w:id="23" w:author="Nathan Dorn" w:date="2023-10-23T11:32:00Z">
        <w:r w:rsidR="00C523D2">
          <w:t>and</w:t>
        </w:r>
      </w:ins>
      <w:ins w:id="24" w:author="Nathan Dorn" w:date="2023-10-23T11:29:00Z">
        <w:r w:rsidR="00D13F08">
          <w:t xml:space="preserve"> temperature</w:t>
        </w:r>
      </w:ins>
      <w:ins w:id="25" w:author="Nathan Dorn" w:date="2023-10-23T11:32:00Z">
        <w:r w:rsidR="00C523D2">
          <w:t>-</w:t>
        </w:r>
      </w:ins>
      <w:ins w:id="26" w:author="Nathan Dorn" w:date="2023-10-23T11:29:00Z">
        <w:r w:rsidR="00D13F08">
          <w:t>dependent processes</w:t>
        </w:r>
      </w:ins>
      <w:ins w:id="27" w:author="Nathan Dorn" w:date="2023-10-23T11:32:00Z">
        <w:r w:rsidR="00C523D2">
          <w:t xml:space="preserve"> (cite?)</w:t>
        </w:r>
      </w:ins>
      <w:ins w:id="28" w:author="Nathan Dorn" w:date="2023-10-23T11:29:00Z">
        <w:r w:rsidR="00D13F08">
          <w:t xml:space="preserve">. The </w:t>
        </w:r>
      </w:ins>
      <w:ins w:id="29" w:author="Nathan Dorn" w:date="2023-10-23T11:30:00Z">
        <w:r w:rsidR="00D3771B">
          <w:t>effects of temperature</w:t>
        </w:r>
      </w:ins>
      <w:ins w:id="30" w:author="Nathan Dorn" w:date="2023-10-23T11:29:00Z">
        <w:r w:rsidR="00D13F08">
          <w:t xml:space="preserve"> can be </w:t>
        </w:r>
      </w:ins>
      <w:ins w:id="31" w:author="Nathan Dorn" w:date="2023-10-23T11:30:00Z">
        <w:r w:rsidR="00D3771B">
          <w:t>simulated</w:t>
        </w:r>
      </w:ins>
      <w:ins w:id="32" w:author="Nathan Dorn" w:date="2023-10-23T11:29:00Z">
        <w:r w:rsidR="00D13F08">
          <w:t xml:space="preserve"> for individual predator</w:t>
        </w:r>
      </w:ins>
      <w:ins w:id="33" w:author="Nathan Dorn" w:date="2023-10-23T11:30:00Z">
        <w:r w:rsidR="00D3771B">
          <w:t>-</w:t>
        </w:r>
      </w:ins>
      <w:ins w:id="34" w:author="Nathan Dorn" w:date="2023-10-23T11:29:00Z">
        <w:r w:rsidR="00D13F08">
          <w:t>prey pairs in the lab</w:t>
        </w:r>
      </w:ins>
      <w:ins w:id="35" w:author="Nathan Dorn" w:date="2023-10-23T11:30:00Z">
        <w:r w:rsidR="00D13F08">
          <w:t>,</w:t>
        </w:r>
      </w:ins>
      <w:ins w:id="36" w:author="Nathan Dorn" w:date="2023-10-23T11:29:00Z">
        <w:r w:rsidR="00D13F08">
          <w:t xml:space="preserve"> but the</w:t>
        </w:r>
      </w:ins>
      <w:ins w:id="37" w:author="Nathan Dorn" w:date="2023-10-23T11:31:00Z">
        <w:r w:rsidR="00C523D2">
          <w:t xml:space="preserve"> seasonal affects of predator assemblages and their impacts cannot </w:t>
        </w:r>
      </w:ins>
      <w:ins w:id="38" w:author="Nathan Dorn" w:date="2023-10-23T11:29:00Z">
        <w:r w:rsidR="00D13F08">
          <w:t xml:space="preserve">be </w:t>
        </w:r>
      </w:ins>
      <w:ins w:id="39" w:author="Nathan Dorn" w:date="2023-10-23T11:30:00Z">
        <w:r w:rsidR="00D13F08">
          <w:t>examined without recourse to field work</w:t>
        </w:r>
        <w:r w:rsidR="00F04850">
          <w:t xml:space="preserve"> that includes studies of net community-level </w:t>
        </w:r>
      </w:ins>
      <w:ins w:id="40" w:author="Nathan Dorn" w:date="2023-10-23T11:31:00Z">
        <w:r w:rsidR="00F04850">
          <w:t xml:space="preserve">consumption of prey species. </w:t>
        </w:r>
      </w:ins>
    </w:p>
    <w:p w14:paraId="1153EF99" w14:textId="0BCF36B0" w:rsidR="00200A79" w:rsidRDefault="00200A79" w:rsidP="00D42A07">
      <w:pPr>
        <w:pStyle w:val="NATESTYLE1CommonCollege"/>
        <w:spacing w:after="240"/>
        <w:ind w:firstLine="720"/>
        <w:jc w:val="both"/>
      </w:pPr>
      <w:ins w:id="41" w:author="Nathan Dorn" w:date="2023-10-23T11:50:00Z">
        <w:r>
          <w:t>A</w:t>
        </w:r>
      </w:ins>
      <w:moveToRangeStart w:id="42" w:author="Nathan Dorn" w:date="2023-10-23T11:50:00Z" w:name="move148954233"/>
      <w:moveTo w:id="43" w:author="Nathan Dorn" w:date="2023-10-23T11:50:00Z">
        <w:del w:id="44" w:author="Nathan Dorn" w:date="2023-10-23T11:50:00Z">
          <w:r w:rsidDel="00200A79">
            <w:delText>a</w:delText>
          </w:r>
        </w:del>
        <w:r>
          <w:t>ssessing how seasons influence mortality and developmental rates could help elucidate how the net change in long-term interaction strength will strengthen or weaken under a changing environment and natural predation regimes. Seasons represent distinct changes in environmental conditions that can create natural experiments for understanding how long-term predator-prey interaction strength responds to the changing environment</w:t>
        </w:r>
        <w:commentRangeStart w:id="45"/>
        <w:r>
          <w:t xml:space="preserve">.  Predator responses to seasonal changes in environmental conditions through changes in prey consumption rates </w:t>
        </w:r>
        <w:r>
          <w:fldChar w:fldCharType="begin"/>
        </w:r>
        <w:r>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Pr="00C32FB1">
          <w:t>(Preston et al., 2019)</w:t>
        </w:r>
        <w:r>
          <w:fldChar w:fldCharType="end"/>
        </w:r>
      </w:moveTo>
      <w:commentRangeEnd w:id="45"/>
      <w:r>
        <w:rPr>
          <w:rStyle w:val="CommentReference"/>
          <w:rFonts w:asciiTheme="minorHAnsi" w:hAnsiTheme="minorHAnsi" w:cstheme="minorBidi"/>
        </w:rPr>
        <w:commentReference w:id="45"/>
      </w:r>
      <w:moveTo w:id="46" w:author="Nathan Dorn" w:date="2023-10-23T11:50:00Z">
        <w:r>
          <w:t xml:space="preserve">, changes in spatial overlap with their prey </w:t>
        </w:r>
        <w:r>
          <w:fldChar w:fldCharType="begin"/>
        </w:r>
        <w:r>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fldChar w:fldCharType="separate"/>
        </w:r>
        <w:r w:rsidRPr="004E6AAE">
          <w:t>(Basille et al., 2013)</w:t>
        </w:r>
        <w:r>
          <w:fldChar w:fldCharType="end"/>
        </w:r>
        <w:r>
          <w:t xml:space="preserve">, </w:t>
        </w:r>
        <w:commentRangeStart w:id="47"/>
        <w:r>
          <w:t>and</w:t>
        </w:r>
      </w:moveTo>
      <w:ins w:id="48" w:author="Nathan Dorn" w:date="2023-10-23T11:51:00Z">
        <w:r>
          <w:t>/or</w:t>
        </w:r>
      </w:ins>
      <w:moveTo w:id="49" w:author="Nathan Dorn" w:date="2023-10-23T11:50:00Z">
        <w:del w:id="50" w:author="Nathan Dorn" w:date="2023-10-23T11:51:00Z">
          <w:r w:rsidDel="00200A79">
            <w:delText xml:space="preserve"> (or)</w:delText>
          </w:r>
        </w:del>
        <w:r>
          <w:t xml:space="preserve"> </w:t>
        </w:r>
      </w:moveTo>
      <w:commentRangeEnd w:id="47"/>
      <w:r w:rsidR="00336A45">
        <w:rPr>
          <w:rStyle w:val="CommentReference"/>
          <w:rFonts w:asciiTheme="minorHAnsi" w:hAnsiTheme="minorHAnsi" w:cstheme="minorBidi"/>
        </w:rPr>
        <w:commentReference w:id="47"/>
      </w:r>
      <w:moveTo w:id="51" w:author="Nathan Dorn" w:date="2023-10-23T11:50:00Z">
        <w:r>
          <w:t xml:space="preserve">changes in densities </w:t>
        </w:r>
        <w:r>
          <w:fldChar w:fldCharType="begin"/>
        </w:r>
        <w:r>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Pr="003A1372">
          <w:t>(Preston et al., 2019)</w:t>
        </w:r>
        <w:r>
          <w:fldChar w:fldCharType="end"/>
        </w:r>
        <w:r>
          <w:t xml:space="preserve">. Prey respond to seasonal changes in environmental conditions through changes in developmental rates, </w:t>
        </w:r>
        <w:commentRangeStart w:id="52"/>
        <w:r>
          <w:t xml:space="preserve">and (or) </w:t>
        </w:r>
      </w:moveTo>
      <w:commentRangeEnd w:id="52"/>
      <w:r w:rsidR="00336A45">
        <w:rPr>
          <w:rStyle w:val="CommentReference"/>
          <w:rFonts w:asciiTheme="minorHAnsi" w:hAnsiTheme="minorHAnsi" w:cstheme="minorBidi"/>
        </w:rPr>
        <w:commentReference w:id="52"/>
      </w:r>
      <w:moveTo w:id="53" w:author="Nathan Dorn" w:date="2023-10-23T11:50:00Z">
        <w:r>
          <w:t xml:space="preserve">changes in density.  But in natural settings prey face a suite of predators that all may respond differently to the seasonal changes in environmental conditions.  In </w:t>
        </w:r>
        <w:proofErr w:type="gramStart"/>
        <w:r>
          <w:t>size</w:t>
        </w:r>
        <w:proofErr w:type="gramEnd"/>
        <w:r>
          <w:t xml:space="preserve">- or stage-structured population this could alter the relative vulnerability of the size or stage.  For example, in a multiple predator study exploring the effects of small and large predators on size-structured prey, the small predator ate prey of a size-range nested within the size-range of the larger predator making the smaller predator functionally redundant </w:t>
        </w:r>
        <w:r>
          <w:fldChar w:fldCharType="begin"/>
        </w:r>
        <w:r>
          <w:instrText xml:space="preserve"> ADDIN ZOTERO_ITEM CSL_CITATION {"citationID":"jYdznyKn","properties":{"formattedCitation":"(Soomdat et al., 2014)","plainCitation":"(Soomdat et al., 2014)","noteIndex":0},"citationItems":[{"id":"k29hOJh8/1hQhoTxh","uris":["http://www.mendeley.com/documents/?uuid=ea910636-dee5-43c8-8db5-bef58f91076b"],"itemData":{"DOI":"10.1111/oik.01579","ISSN":"16000706","abstract":"Ecosystems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fldChar w:fldCharType="separate"/>
        </w:r>
        <w:r w:rsidRPr="0094118A">
          <w:t>(Soomdat et al., 2014)</w:t>
        </w:r>
        <w:r>
          <w:fldChar w:fldCharType="end"/>
        </w:r>
        <w:r>
          <w:t xml:space="preserve">.  Therefore, if the larger predator </w:t>
        </w:r>
      </w:moveTo>
      <w:ins w:id="54" w:author="Nathan Dorn" w:date="2023-10-23T11:52:00Z">
        <w:r w:rsidR="00336A45">
          <w:t xml:space="preserve">had a </w:t>
        </w:r>
      </w:ins>
      <w:moveTo w:id="55" w:author="Nathan Dorn" w:date="2023-10-23T11:50:00Z">
        <w:r>
          <w:t>reduced spatial overlap</w:t>
        </w:r>
      </w:moveTo>
      <w:ins w:id="56" w:author="Nathan Dorn" w:date="2023-10-23T11:52:00Z">
        <w:r w:rsidR="00336A45">
          <w:t xml:space="preserve"> with the prey in some</w:t>
        </w:r>
      </w:ins>
      <w:moveTo w:id="57" w:author="Nathan Dorn" w:date="2023-10-23T11:50:00Z">
        <w:del w:id="58" w:author="Nathan Dorn" w:date="2023-10-23T11:52:00Z">
          <w:r w:rsidDel="00336A45">
            <w:delText xml:space="preserve"> across</w:delText>
          </w:r>
        </w:del>
        <w:r>
          <w:t xml:space="preserve"> seasons while the spatial overlap of the smaller predator was maintained then the vulnerable size range would shrink and exacerbate the </w:t>
        </w:r>
      </w:moveTo>
      <w:ins w:id="59" w:author="Nathan Dorn" w:date="2023-10-23T11:52:00Z">
        <w:r w:rsidR="00336A45">
          <w:t xml:space="preserve">importance </w:t>
        </w:r>
      </w:ins>
      <w:moveTo w:id="60" w:author="Nathan Dorn" w:date="2023-10-23T11:50:00Z">
        <w:del w:id="61" w:author="Nathan Dorn" w:date="2023-10-23T11:52:00Z">
          <w:r w:rsidDel="00336A45">
            <w:delText>effect</w:delText>
          </w:r>
          <w:r w:rsidDel="00704CBD">
            <w:delText xml:space="preserve"> </w:delText>
          </w:r>
        </w:del>
        <w:r>
          <w:t>of the prey</w:t>
        </w:r>
        <w:del w:id="62" w:author="Nathan Dorn" w:date="2023-10-23T11:52:00Z">
          <w:r w:rsidDel="00336A45">
            <w:delText>’s</w:delText>
          </w:r>
        </w:del>
        <w:r>
          <w:t xml:space="preserve"> developmental time on the </w:t>
        </w:r>
        <w:commentRangeStart w:id="63"/>
        <w:r>
          <w:t xml:space="preserve">interaction strength </w:t>
        </w:r>
      </w:moveTo>
      <w:commentRangeEnd w:id="63"/>
      <w:r w:rsidR="00E10D21">
        <w:rPr>
          <w:rStyle w:val="CommentReference"/>
          <w:rFonts w:asciiTheme="minorHAnsi" w:hAnsiTheme="minorHAnsi" w:cstheme="minorBidi"/>
        </w:rPr>
        <w:commentReference w:id="63"/>
      </w:r>
      <w:moveTo w:id="64" w:author="Nathan Dorn" w:date="2023-10-23T11:50:00Z">
        <w:r>
          <w:t xml:space="preserve">of entire suite of predators.  Thus, </w:t>
        </w:r>
        <w:del w:id="65" w:author="Nathan Dorn" w:date="2023-10-23T11:53:00Z">
          <w:r w:rsidDel="00E10D21">
            <w:delText xml:space="preserve">in order </w:delText>
          </w:r>
        </w:del>
      </w:moveTo>
      <w:ins w:id="66" w:author="Nathan Dorn" w:date="2023-10-23T11:53:00Z">
        <w:r w:rsidR="00E10D21">
          <w:t xml:space="preserve">For stage-structured populations it </w:t>
        </w:r>
        <w:r w:rsidR="00E10D21">
          <w:lastRenderedPageBreak/>
          <w:t>will thus be important t</w:t>
        </w:r>
      </w:ins>
      <w:moveTo w:id="67" w:author="Nathan Dorn" w:date="2023-10-23T11:50:00Z">
        <w:del w:id="68" w:author="Nathan Dorn" w:date="2023-10-23T11:53:00Z">
          <w:r w:rsidDel="00E10D21">
            <w:delText>t</w:delText>
          </w:r>
        </w:del>
        <w:r>
          <w:t xml:space="preserve">o understand the </w:t>
        </w:r>
      </w:moveTo>
      <w:ins w:id="69" w:author="Nathan Dorn" w:date="2023-10-23T11:54:00Z">
        <w:r w:rsidR="00E10D21">
          <w:t xml:space="preserve">size-specific </w:t>
        </w:r>
      </w:ins>
      <w:moveTo w:id="70" w:author="Nathan Dorn" w:date="2023-10-23T11:50:00Z">
        <w:r>
          <w:t xml:space="preserve">net </w:t>
        </w:r>
        <w:del w:id="71" w:author="Nathan Dorn" w:date="2023-10-23T11:54:00Z">
          <w:r w:rsidDel="00E10D21">
            <w:delText>interaction strength</w:delText>
          </w:r>
        </w:del>
      </w:moveTo>
      <w:ins w:id="72" w:author="Nathan Dorn" w:date="2023-10-23T11:54:00Z">
        <w:r w:rsidR="00E10D21">
          <w:t>impact</w:t>
        </w:r>
      </w:ins>
      <w:moveTo w:id="73" w:author="Nathan Dorn" w:date="2023-10-23T11:50:00Z">
        <w:r>
          <w:t xml:space="preserve"> of the entire </w:t>
        </w:r>
        <w:del w:id="74" w:author="Nathan Dorn" w:date="2023-10-23T11:53:00Z">
          <w:r w:rsidDel="00E10D21">
            <w:delText>suite</w:delText>
          </w:r>
        </w:del>
      </w:moveTo>
      <w:ins w:id="75" w:author="Nathan Dorn" w:date="2023-10-23T11:53:00Z">
        <w:r w:rsidR="00E10D21">
          <w:t>natural assemblage</w:t>
        </w:r>
      </w:ins>
      <w:moveTo w:id="76" w:author="Nathan Dorn" w:date="2023-10-23T11:50:00Z">
        <w:r>
          <w:t xml:space="preserve"> of predators upon prey across seasonal</w:t>
        </w:r>
      </w:moveTo>
      <w:ins w:id="77" w:author="Nathan Dorn" w:date="2023-10-23T11:54:00Z">
        <w:r w:rsidR="00E10D21">
          <w:t>ly varying</w:t>
        </w:r>
      </w:ins>
      <w:moveTo w:id="78" w:author="Nathan Dorn" w:date="2023-10-23T11:50:00Z">
        <w:r>
          <w:t xml:space="preserve"> environmental conditions</w:t>
        </w:r>
      </w:moveTo>
      <w:ins w:id="79" w:author="Nathan Dorn" w:date="2023-10-23T11:54:00Z">
        <w:r w:rsidR="00E10D21">
          <w:t>.</w:t>
        </w:r>
      </w:ins>
      <w:moveTo w:id="80" w:author="Nathan Dorn" w:date="2023-10-23T11:50:00Z">
        <w:del w:id="81" w:author="Nathan Dorn" w:date="2023-10-23T11:54:00Z">
          <w:r w:rsidDel="00E10D21">
            <w:delText>, it is necessary to know which sizes are vulnerable to predation in each season</w:delText>
          </w:r>
        </w:del>
        <w:r>
          <w:t xml:space="preserve">.     </w:t>
        </w:r>
      </w:moveTo>
      <w:moveToRangeEnd w:id="42"/>
    </w:p>
    <w:p w14:paraId="5D42D051" w14:textId="166BC84A" w:rsidR="004872F8" w:rsidRDefault="00F5495B" w:rsidP="00D42A07">
      <w:pPr>
        <w:pStyle w:val="NATESTYLE1CommonCollege"/>
        <w:spacing w:after="240"/>
        <w:ind w:firstLine="720"/>
        <w:jc w:val="both"/>
      </w:pPr>
      <w:ins w:id="82" w:author="Nathan Dorn" w:date="2023-10-23T11:32:00Z">
        <w:r>
          <w:t>Population z</w:t>
        </w:r>
      </w:ins>
      <w:ins w:id="83" w:author="Nathan Dorn" w:date="2023-10-23T11:33:00Z">
        <w:r>
          <w:t>ero-growth i</w:t>
        </w:r>
      </w:ins>
      <w:del w:id="84" w:author="Nathan Dorn" w:date="2023-10-23T11:32:00Z">
        <w:r w:rsidR="00EB38DA" w:rsidDel="00F5495B">
          <w:delText>I</w:delText>
        </w:r>
      </w:del>
      <w:r w:rsidR="00EB38DA">
        <w:t xml:space="preserve">soclines </w:t>
      </w:r>
      <w:r w:rsidR="009E07FF">
        <w:t xml:space="preserve">have historically been used to predict how two </w:t>
      </w:r>
      <w:ins w:id="85" w:author="Nathan Dorn" w:date="2023-10-23T11:33:00Z">
        <w:r w:rsidR="00CE6897">
          <w:t>interacting species</w:t>
        </w:r>
      </w:ins>
      <w:del w:id="86" w:author="Nathan Dorn" w:date="2023-10-23T11:33:00Z">
        <w:r w:rsidR="009E07FF" w:rsidDel="00CE6897">
          <w:delText>competitors</w:delText>
        </w:r>
      </w:del>
      <w:r w:rsidR="009E07FF">
        <w:t xml:space="preserve"> can persist</w:t>
      </w:r>
      <w:ins w:id="87" w:author="Nathan Dorn" w:date="2023-10-23T11:34:00Z">
        <w:r w:rsidR="00B76885">
          <w:t xml:space="preserve"> </w:t>
        </w:r>
        <w:r w:rsidR="00F10520">
          <w:t xml:space="preserve">with variable parameters and environmental </w:t>
        </w:r>
      </w:ins>
      <w:proofErr w:type="spellStart"/>
      <w:ins w:id="88" w:author="Nathan Dorn" w:date="2023-10-23T11:45:00Z">
        <w:r w:rsidR="006263E9">
          <w:t>varation</w:t>
        </w:r>
      </w:ins>
      <w:proofErr w:type="spellEnd"/>
      <w:r w:rsidR="009E07FF">
        <w:t xml:space="preserve"> </w:t>
      </w:r>
      <w:commentRangeStart w:id="89"/>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ins w:id="90" w:author="Nathan Dorn" w:date="2023-10-23T11:33:00Z">
        <w:r w:rsidR="00CE6897">
          <w:t>, Commander and White 2020</w:t>
        </w:r>
      </w:ins>
      <w:r w:rsidR="009E07FF" w:rsidRPr="009E07FF">
        <w:t>)</w:t>
      </w:r>
      <w:r w:rsidR="009E07FF">
        <w:fldChar w:fldCharType="end"/>
      </w:r>
      <w:commentRangeEnd w:id="89"/>
      <w:r w:rsidR="006263E9">
        <w:rPr>
          <w:rStyle w:val="CommentReference"/>
          <w:rFonts w:asciiTheme="minorHAnsi" w:hAnsiTheme="minorHAnsi" w:cstheme="minorBidi"/>
        </w:rPr>
        <w:commentReference w:id="89"/>
      </w:r>
      <w:ins w:id="91" w:author="Nathan Dorn" w:date="2023-10-23T11:35:00Z">
        <w:r w:rsidR="009B2300">
          <w:t xml:space="preserve"> in theoretical models.  </w:t>
        </w:r>
      </w:ins>
      <w:del w:id="92" w:author="Nathan Dorn" w:date="2023-10-23T11:35:00Z">
        <w:r w:rsidR="0086272F" w:rsidDel="009B2300">
          <w:delText xml:space="preserve">, </w:delText>
        </w:r>
        <w:r w:rsidR="00B415B2" w:rsidDel="009B2300">
          <w:delText xml:space="preserve">and </w:delText>
        </w:r>
        <w:r w:rsidR="00B415B2" w:rsidDel="00F10520">
          <w:delText xml:space="preserve">may </w:delText>
        </w:r>
      </w:del>
      <w:del w:id="93" w:author="Nathan Dorn" w:date="2023-10-23T11:36:00Z">
        <w:r w:rsidR="00B415B2" w:rsidDel="0061206B">
          <w:delText>be useful</w:delText>
        </w:r>
      </w:del>
      <w:del w:id="94" w:author="Nathan Dorn" w:date="2023-10-23T11:38:00Z">
        <w:r w:rsidR="00B415B2" w:rsidDel="00780A93">
          <w:delText xml:space="preserve"> </w:delText>
        </w:r>
      </w:del>
      <w:del w:id="95" w:author="Nathan Dorn" w:date="2023-10-23T11:35:00Z">
        <w:r w:rsidR="00B415B2" w:rsidDel="00F10520">
          <w:delText>in</w:delText>
        </w:r>
      </w:del>
      <w:del w:id="96" w:author="Nathan Dorn" w:date="2023-10-23T11:38:00Z">
        <w:r w:rsidR="00B415B2" w:rsidDel="00780A93">
          <w:delText xml:space="preserve"> determining</w:delText>
        </w:r>
        <w:r w:rsidR="0096318D" w:rsidDel="00780A93">
          <w:delText xml:space="preserve"> the net outcome of</w:delText>
        </w:r>
        <w:r w:rsidR="00B415B2" w:rsidDel="00780A93">
          <w:delText xml:space="preserve"> </w:delText>
        </w:r>
      </w:del>
      <w:del w:id="97" w:author="Nathan Dorn" w:date="2023-10-23T11:36:00Z">
        <w:r w:rsidR="00B415B2" w:rsidDel="0061206B">
          <w:delText xml:space="preserve">long-term </w:delText>
        </w:r>
      </w:del>
      <w:del w:id="98" w:author="Nathan Dorn" w:date="2023-10-23T11:38:00Z">
        <w:r w:rsidR="00B415B2" w:rsidDel="00780A93">
          <w:delText>interaction stren</w:delText>
        </w:r>
        <w:r w:rsidR="00371B07" w:rsidDel="00780A93">
          <w:delText>gth of predator-prey interactions</w:delText>
        </w:r>
        <w:r w:rsidR="00F400DE" w:rsidDel="00780A93">
          <w:delText xml:space="preserve"> under changing environmental conditions</w:delText>
        </w:r>
        <w:r w:rsidR="00371B07" w:rsidDel="00780A93">
          <w:delText>.</w:delText>
        </w:r>
      </w:del>
      <w:r w:rsidR="00371B07">
        <w:t xml:space="preserve"> </w:t>
      </w:r>
      <w:del w:id="99" w:author="Nathan Dorn" w:date="2023-10-23T11:37:00Z">
        <w:r w:rsidR="00371B07" w:rsidDel="00AC3B7E">
          <w:delText xml:space="preserve"> </w:delText>
        </w:r>
      </w:del>
      <w:r w:rsidR="00371B07">
        <w:t xml:space="preserve">Isoclines </w:t>
      </w:r>
      <w:del w:id="100" w:author="Nathan Dorn" w:date="2023-10-23T11:55:00Z">
        <w:r w:rsidR="003A24EE" w:rsidDel="00F52384">
          <w:delText xml:space="preserve">help </w:delText>
        </w:r>
      </w:del>
      <w:r w:rsidR="003A24EE">
        <w:t xml:space="preserve">identify thresholds of interacting </w:t>
      </w:r>
      <w:r w:rsidR="0005317C">
        <w:t>parameters</w:t>
      </w:r>
      <w:r w:rsidR="00161C8D">
        <w:t xml:space="preserve"> that split</w:t>
      </w:r>
      <w:ins w:id="101" w:author="Nathan Dorn" w:date="2023-10-23T11:55:00Z">
        <w:r w:rsidR="00F52384">
          <w:t xml:space="preserve"> con</w:t>
        </w:r>
        <w:commentRangeStart w:id="102"/>
        <w:r w:rsidR="00F52384">
          <w:t>ditions into</w:t>
        </w:r>
      </w:ins>
      <w:r w:rsidR="00161C8D">
        <w:t xml:space="preserve">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(MacArthur &amp; Levins, 1964; Vance, 1985)</w:t>
      </w:r>
      <w:r w:rsidR="00161C8D">
        <w:fldChar w:fldCharType="end"/>
      </w:r>
      <w:r w:rsidR="00161C8D">
        <w:t xml:space="preserve">. </w:t>
      </w:r>
      <w:del w:id="103" w:author="Nathan Dorn" w:date="2023-10-23T11:55:00Z">
        <w:r w:rsidR="00924CD0" w:rsidRPr="00524172" w:rsidDel="00DF6AC5">
          <w:delText>In</w:delText>
        </w:r>
      </w:del>
      <w:del w:id="104" w:author="Nathan Dorn" w:date="2023-10-23T11:56:00Z">
        <w:r w:rsidR="00924CD0" w:rsidRPr="00524172" w:rsidDel="00B56D23">
          <w:delText xml:space="preserve"> size-</w:delText>
        </w:r>
        <w:r w:rsidR="009A22F3" w:rsidDel="00B56D23">
          <w:delText xml:space="preserve"> or stage- </w:delText>
        </w:r>
        <w:r w:rsidR="00924CD0" w:rsidRPr="00524172" w:rsidDel="00B56D23">
          <w:delText>structured populations, mortality</w:delText>
        </w:r>
        <w:r w:rsidR="00881777" w:rsidDel="00B56D23">
          <w:delText xml:space="preserve"> through vulnerable sizes or stages interact with</w:delText>
        </w:r>
        <w:r w:rsidR="00924CD0" w:rsidRPr="00524172" w:rsidDel="00B56D23">
          <w:delText xml:space="preserve"> </w:delText>
        </w:r>
        <w:r w:rsidR="00181F19" w:rsidDel="00B56D23">
          <w:delText>developmental rates</w:delText>
        </w:r>
        <w:r w:rsidR="00924CD0" w:rsidRPr="00524172" w:rsidDel="00B56D23">
          <w:delText xml:space="preserve"> </w:delText>
        </w:r>
      </w:del>
      <w:del w:id="105" w:author="Nathan Dorn" w:date="2023-10-23T11:37:00Z">
        <w:r w:rsidR="00924CD0" w:rsidRPr="00524172" w:rsidDel="00780A93">
          <w:delText>which influence population dynamics in complex ways</w:delText>
        </w:r>
      </w:del>
      <w:del w:id="106" w:author="Nathan Dorn" w:date="2023-10-23T11:56:00Z">
        <w:r w:rsidR="004530F5" w:rsidDel="00B56D23">
          <w:delText xml:space="preserve">.  </w:delText>
        </w:r>
      </w:del>
      <w:commentRangeEnd w:id="102"/>
      <w:r w:rsidR="007731C2">
        <w:rPr>
          <w:rStyle w:val="CommentReference"/>
          <w:rFonts w:asciiTheme="minorHAnsi" w:hAnsiTheme="minorHAnsi" w:cstheme="minorBidi"/>
        </w:rPr>
        <w:commentReference w:id="102"/>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commentRangeStart w:id="107"/>
      <w:r w:rsidR="00D47BDB">
        <w:fldChar w:fldCharType="begin"/>
      </w:r>
      <w:r w:rsidR="0065685E">
        <w:instrText xml:space="preserve"> ADDIN ZOTERO_ITEM CSL_CITATION {"citationID":"7s8H3Qqy","properties":{"formattedCitation":"(Davidson &amp; Dorn, 2018; Soomdat et al., 2014)","plainCitation":"(Davidson &amp; Dorn, 2018; Soomdat et al., 2014)","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D47BDB" w:rsidRPr="00D47BDB">
        <w:t>(Davidson &amp; Dorn, 2018; Soomdat et al., 2014)</w:t>
      </w:r>
      <w:r w:rsidR="00D47BDB">
        <w:fldChar w:fldCharType="end"/>
      </w:r>
      <w:commentRangeEnd w:id="107"/>
      <w:r w:rsidR="004538EF">
        <w:rPr>
          <w:rStyle w:val="CommentReference"/>
          <w:rFonts w:asciiTheme="minorHAnsi" w:hAnsiTheme="minorHAnsi" w:cstheme="minorBidi"/>
        </w:rPr>
        <w:commentReference w:id="107"/>
      </w:r>
      <w:ins w:id="108" w:author="Nathan Dorn" w:date="2023-10-23T11:38:00Z">
        <w:r w:rsidR="00780A93">
          <w:t>,</w:t>
        </w:r>
      </w:ins>
      <w:del w:id="109" w:author="Nathan Dorn" w:date="2023-10-23T11:38:00Z">
        <w:r w:rsidR="00D15DC1" w:rsidDel="00780A93">
          <w:delText>.</w:delText>
        </w:r>
      </w:del>
      <w:r w:rsidR="00F23008">
        <w:t xml:space="preserve"> </w:t>
      </w:r>
      <w:ins w:id="110" w:author="Nathan Dorn" w:date="2023-10-23T11:38:00Z">
        <w:r w:rsidR="00780A93">
          <w:t>b</w:t>
        </w:r>
      </w:ins>
      <w:del w:id="111" w:author="Nathan Dorn" w:date="2023-10-23T11:38:00Z">
        <w:r w:rsidR="00F23008" w:rsidDel="00780A93">
          <w:delText xml:space="preserve"> B</w:delText>
        </w:r>
      </w:del>
      <w:r w:rsidR="00F23008">
        <w:t xml:space="preserve">ut </w:t>
      </w:r>
      <w:del w:id="112" w:author="Nathan Dorn" w:date="2023-10-23T11:38:00Z">
        <w:r w:rsidR="00F23008" w:rsidDel="00780A93">
          <w:delText>typically,</w:delText>
        </w:r>
      </w:del>
      <w:r w:rsidR="00F23008">
        <w:t xml:space="preserve"> in natural environments </w:t>
      </w:r>
      <w:ins w:id="113" w:author="Nathan Dorn" w:date="2023-10-23T11:45:00Z">
        <w:r w:rsidR="0094207D">
          <w:t xml:space="preserve">the combined effects of </w:t>
        </w:r>
      </w:ins>
      <w:r w:rsidR="00F23008">
        <w:t xml:space="preserve">mortality and developmental rates </w:t>
      </w:r>
      <w:ins w:id="114" w:author="Nathan Dorn" w:date="2023-10-23T11:46:00Z">
        <w:r w:rsidR="0094207D">
          <w:t>have been</w:t>
        </w:r>
      </w:ins>
      <w:del w:id="115" w:author="Nathan Dorn" w:date="2023-10-23T11:46:00Z">
        <w:r w:rsidR="00F23008" w:rsidDel="0094207D">
          <w:delText>are</w:delText>
        </w:r>
      </w:del>
      <w:r w:rsidR="00F23008">
        <w:t xml:space="preserve"> assessed</w:t>
      </w:r>
      <w:r w:rsidR="006F2DD3" w:rsidRPr="00524172">
        <w:t xml:space="preserve"> </w:t>
      </w:r>
      <w:del w:id="116" w:author="Nathan Dorn" w:date="2023-10-23T11:46:00Z">
        <w:r w:rsidR="006F2DD3" w:rsidRPr="00524172" w:rsidDel="0094207D">
          <w:delText xml:space="preserve">through </w:delText>
        </w:r>
      </w:del>
      <w:ins w:id="117" w:author="Nathan Dorn" w:date="2023-10-23T11:46:00Z">
        <w:r w:rsidR="0094207D">
          <w:t>by</w:t>
        </w:r>
        <w:r w:rsidR="0094207D" w:rsidRPr="00524172">
          <w:t xml:space="preserve"> </w:t>
        </w:r>
      </w:ins>
      <w:r w:rsidR="006F2DD3" w:rsidRPr="00524172">
        <w:t>size-structured models</w:t>
      </w:r>
      <w:r w:rsidR="001450DC">
        <w:t xml:space="preserve"> </w:t>
      </w:r>
      <w:ins w:id="118" w:author="Nathan Dorn" w:date="2023-10-23T11:48:00Z">
        <w:r w:rsidR="00CA2F5C">
          <w:t xml:space="preserve">created </w:t>
        </w:r>
      </w:ins>
      <w:ins w:id="119" w:author="Nathan Dorn" w:date="2023-10-23T11:49:00Z">
        <w:r w:rsidR="00CA2F5C">
          <w:t xml:space="preserve">particular places or times </w:t>
        </w:r>
      </w:ins>
      <w:commentRangeStart w:id="120"/>
      <w:r w:rsidR="006F2DD3" w:rsidRPr="00524172">
        <w:fldChar w:fldCharType="begin" w:fldLock="1"/>
      </w:r>
      <w:r w:rsidR="0065685E">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2010)","noteIndex":0},"citationItems":[{"id":"k29hOJh8/Guz2ygyF","uris":["http://www.mendeley.com/documents/?uuid=d7506e33-3df2-433f-89fb-93550ff5a668"],"itemData":{"author":[{"dropping-particle":"","family":"Chockley","given":"Brandon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hispidus","type":"article-journal","volume":"23"}},{"id":"k29hOJh8/kj9qOlwE","uris":["http://www.mendeley.com/documents/?uuid=5872f93c-76e6-48c5-97a9-52611a03d59c"],"itemData":{"DOI":"10.3354/meps07404","ISSN":"01718630","abstract":"The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models","type":"article-journal","volume":"177"}},{"id":"k29hOJh8/xjwoOyOT","uris":["http://www.mendeley.com/documents/?uuid=bcf8faab-6c6d-41bd-a773-5d8d24246887"],"itemData":{"DOI":"10.1890/08-2060.1","ISSN":"00129658","PMID":"20392020","abstract":"The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commentRangeEnd w:id="120"/>
      <w:r w:rsidR="0094207D">
        <w:rPr>
          <w:rStyle w:val="CommentReference"/>
          <w:rFonts w:asciiTheme="minorHAnsi" w:hAnsiTheme="minorHAnsi" w:cstheme="minorBidi"/>
        </w:rPr>
        <w:commentReference w:id="120"/>
      </w:r>
      <w:r w:rsidR="006F2DD3" w:rsidRPr="00524172">
        <w:t xml:space="preserve">. </w:t>
      </w:r>
      <w:ins w:id="121" w:author="Nathan Dorn" w:date="2023-10-23T11:38:00Z">
        <w:r w:rsidR="00780A93">
          <w:t xml:space="preserve">Here we </w:t>
        </w:r>
      </w:ins>
      <w:ins w:id="122" w:author="Nathan Dorn" w:date="2023-10-23T11:39:00Z">
        <w:r w:rsidR="000E4A3E">
          <w:t xml:space="preserve">combine stage-structured models and </w:t>
        </w:r>
      </w:ins>
      <w:ins w:id="123" w:author="Nathan Dorn" w:date="2023-10-23T11:38:00Z">
        <w:r w:rsidR="00780A93">
          <w:t>isoclines</w:t>
        </w:r>
      </w:ins>
      <w:ins w:id="124" w:author="Nathan Dorn" w:date="2023-10-23T11:43:00Z">
        <w:r w:rsidR="00FC7ED1">
          <w:t xml:space="preserve"> to explore </w:t>
        </w:r>
      </w:ins>
      <w:ins w:id="125" w:author="Nathan Dorn" w:date="2023-10-23T11:49:00Z">
        <w:r w:rsidR="00200A79">
          <w:t xml:space="preserve">population limitation </w:t>
        </w:r>
      </w:ins>
      <w:ins w:id="126" w:author="Nathan Dorn" w:date="2023-10-23T11:43:00Z">
        <w:r w:rsidR="00FC7ED1">
          <w:t xml:space="preserve">of a single size-structured prey </w:t>
        </w:r>
      </w:ins>
      <w:ins w:id="127" w:author="Nathan Dorn" w:date="2023-10-23T11:49:00Z">
        <w:r w:rsidR="00200A79">
          <w:t>population</w:t>
        </w:r>
      </w:ins>
      <w:ins w:id="128" w:author="Nathan Dorn" w:date="2023-10-23T11:40:00Z">
        <w:r w:rsidR="00167EE4">
          <w:t xml:space="preserve">. </w:t>
        </w:r>
      </w:ins>
      <w:ins w:id="129" w:author="Nathan Dorn" w:date="2023-10-23T11:44:00Z">
        <w:r w:rsidR="006263E9">
          <w:t>Using</w:t>
        </w:r>
      </w:ins>
      <w:ins w:id="130" w:author="Nathan Dorn" w:date="2023-10-23T11:39:00Z">
        <w:r w:rsidR="00167EE4">
          <w:t xml:space="preserve"> </w:t>
        </w:r>
      </w:ins>
      <w:ins w:id="131" w:author="Nathan Dorn" w:date="2023-10-23T11:43:00Z">
        <w:r w:rsidR="00FC7ED1">
          <w:t xml:space="preserve">an </w:t>
        </w:r>
      </w:ins>
      <w:ins w:id="132" w:author="Nathan Dorn" w:date="2023-10-23T11:39:00Z">
        <w:r w:rsidR="00167EE4">
          <w:t>a</w:t>
        </w:r>
      </w:ins>
      <w:ins w:id="133" w:author="Nathan Dorn" w:date="2023-10-23T11:40:00Z">
        <w:r w:rsidR="00167EE4">
          <w:t>lready parameterized</w:t>
        </w:r>
      </w:ins>
      <w:ins w:id="134" w:author="Nathan Dorn" w:date="2023-10-23T11:39:00Z">
        <w:r w:rsidR="00167EE4">
          <w:t xml:space="preserve"> </w:t>
        </w:r>
      </w:ins>
      <w:ins w:id="135" w:author="Nathan Dorn" w:date="2023-10-23T11:38:00Z">
        <w:r w:rsidR="00780A93">
          <w:t>stage-structured model</w:t>
        </w:r>
      </w:ins>
      <w:ins w:id="136" w:author="Nathan Dorn" w:date="2023-10-23T11:40:00Z">
        <w:r w:rsidR="00167EE4">
          <w:t xml:space="preserve"> </w:t>
        </w:r>
      </w:ins>
      <w:ins w:id="137" w:author="Nathan Dorn" w:date="2023-10-23T11:44:00Z">
        <w:r w:rsidR="006263E9">
          <w:t>we</w:t>
        </w:r>
      </w:ins>
      <w:ins w:id="138" w:author="Nathan Dorn" w:date="2023-10-23T11:40:00Z">
        <w:r w:rsidR="00167EE4">
          <w:t xml:space="preserve"> </w:t>
        </w:r>
      </w:ins>
      <w:ins w:id="139" w:author="Nathan Dorn" w:date="2023-10-23T11:41:00Z">
        <w:r w:rsidR="000E667F">
          <w:t>identify</w:t>
        </w:r>
      </w:ins>
      <w:ins w:id="140" w:author="Nathan Dorn" w:date="2023-10-23T11:40:00Z">
        <w:r w:rsidR="00E62B58">
          <w:t xml:space="preserve"> theoretical combinations of parameters allowing for population growth and </w:t>
        </w:r>
      </w:ins>
      <w:ins w:id="141" w:author="Nathan Dorn" w:date="2023-10-23T11:41:00Z">
        <w:r w:rsidR="000E667F">
          <w:t>then</w:t>
        </w:r>
      </w:ins>
      <w:ins w:id="142" w:author="Nathan Dorn" w:date="2023-10-23T11:44:00Z">
        <w:r w:rsidR="006263E9">
          <w:t xml:space="preserve"> we</w:t>
        </w:r>
      </w:ins>
      <w:ins w:id="143" w:author="Nathan Dorn" w:date="2023-10-23T11:41:00Z">
        <w:r w:rsidR="000E667F">
          <w:t xml:space="preserve"> </w:t>
        </w:r>
      </w:ins>
      <w:ins w:id="144" w:author="Nathan Dorn" w:date="2023-10-23T11:42:00Z">
        <w:r w:rsidR="006B5D84">
          <w:t>quantif</w:t>
        </w:r>
      </w:ins>
      <w:ins w:id="145" w:author="Nathan Dorn" w:date="2023-10-23T11:44:00Z">
        <w:r w:rsidR="006263E9">
          <w:t>ied</w:t>
        </w:r>
      </w:ins>
      <w:ins w:id="146" w:author="Nathan Dorn" w:date="2023-10-23T11:42:00Z">
        <w:r w:rsidR="006B5D84">
          <w:t xml:space="preserve"> new</w:t>
        </w:r>
      </w:ins>
      <w:ins w:id="147" w:author="Nathan Dorn" w:date="2023-10-23T11:41:00Z">
        <w:r w:rsidR="00E62B58">
          <w:t xml:space="preserve"> parameters </w:t>
        </w:r>
      </w:ins>
      <w:ins w:id="148" w:author="Nathan Dorn" w:date="2023-10-23T11:42:00Z">
        <w:r w:rsidR="006B5D84">
          <w:t xml:space="preserve">in the field </w:t>
        </w:r>
      </w:ins>
      <w:ins w:id="149" w:author="Nathan Dorn" w:date="2023-10-23T11:41:00Z">
        <w:r w:rsidR="000E667F">
          <w:t>to explore</w:t>
        </w:r>
      </w:ins>
      <w:ins w:id="150" w:author="Nathan Dorn" w:date="2023-10-23T11:44:00Z">
        <w:r w:rsidR="006263E9">
          <w:t xml:space="preserve">, using isoclines, </w:t>
        </w:r>
      </w:ins>
      <w:ins w:id="151" w:author="Nathan Dorn" w:date="2023-10-23T11:42:00Z">
        <w:r w:rsidR="006B5D84">
          <w:t xml:space="preserve">the </w:t>
        </w:r>
      </w:ins>
      <w:ins w:id="152" w:author="Nathan Dorn" w:date="2023-10-23T11:38:00Z">
        <w:r w:rsidR="00780A93">
          <w:t xml:space="preserve">net </w:t>
        </w:r>
      </w:ins>
      <w:ins w:id="153" w:author="Nathan Dorn" w:date="2023-10-23T11:42:00Z">
        <w:r w:rsidR="006B5D84">
          <w:t>effects</w:t>
        </w:r>
      </w:ins>
      <w:ins w:id="154" w:author="Nathan Dorn" w:date="2023-10-23T11:38:00Z">
        <w:r w:rsidR="00780A93">
          <w:t xml:space="preserve"> of predator-prey interactions under </w:t>
        </w:r>
      </w:ins>
      <w:ins w:id="155" w:author="Nathan Dorn" w:date="2023-10-23T11:41:00Z">
        <w:r w:rsidR="000E667F">
          <w:t>seasonal</w:t>
        </w:r>
      </w:ins>
      <w:ins w:id="156" w:author="Nathan Dorn" w:date="2023-10-23T11:42:00Z">
        <w:r w:rsidR="006B5D84">
          <w:t>ly-varying</w:t>
        </w:r>
      </w:ins>
      <w:ins w:id="157" w:author="Nathan Dorn" w:date="2023-10-23T11:38:00Z">
        <w:r w:rsidR="00780A93">
          <w:t xml:space="preserve"> environmental conditions and a natural assemblage of consumers.</w:t>
        </w:r>
      </w:ins>
      <w:r w:rsidR="00FD46BA">
        <w:t xml:space="preserve"> </w:t>
      </w:r>
      <w:ins w:id="158" w:author="Nathan Dorn" w:date="2023-10-23T11:43:00Z">
        <w:r w:rsidR="00FC7ED1">
          <w:t xml:space="preserve"> </w:t>
        </w:r>
      </w:ins>
      <w:del w:id="159" w:author="Nathan Dorn" w:date="2023-10-23T11:45:00Z">
        <w:r w:rsidR="00FD46BA" w:rsidDel="006263E9">
          <w:delText>Developing a</w:delText>
        </w:r>
        <w:r w:rsidR="000F2D5A" w:rsidDel="006263E9">
          <w:delText xml:space="preserve"> population growth</w:delText>
        </w:r>
        <w:r w:rsidR="00FD46BA" w:rsidDel="006263E9">
          <w:delText xml:space="preserve"> isocline </w:delText>
        </w:r>
        <w:r w:rsidR="00337D35" w:rsidDel="006263E9">
          <w:delText xml:space="preserve">from these size- or stage- structured models </w:delText>
        </w:r>
        <w:r w:rsidR="00FD46BA" w:rsidDel="006263E9">
          <w:delText xml:space="preserve">that </w:delText>
        </w:r>
        <w:r w:rsidR="00337D35" w:rsidDel="006263E9">
          <w:delText>express</w:delText>
        </w:r>
        <w:r w:rsidR="00FD46BA" w:rsidDel="006263E9">
          <w:delText xml:space="preserve"> the interactive effects of mortality and developmental rates </w:delText>
        </w:r>
        <w:r w:rsidR="00FD46BA" w:rsidDel="006263E9">
          <w:lastRenderedPageBreak/>
          <w:delText xml:space="preserve">could help make predictions </w:delText>
        </w:r>
        <w:r w:rsidR="00421F96" w:rsidDel="006263E9">
          <w:delText xml:space="preserve">about </w:delText>
        </w:r>
        <w:r w:rsidR="00A22961" w:rsidDel="006263E9">
          <w:delText xml:space="preserve">how changing environmental conditions influence </w:delText>
        </w:r>
        <w:r w:rsidR="00B853DF" w:rsidDel="006263E9">
          <w:delText>long-term interact</w:delText>
        </w:r>
        <w:r w:rsidR="004E142D" w:rsidDel="006263E9">
          <w:delText xml:space="preserve">ion strength in natural settings. </w:delText>
        </w:r>
      </w:del>
    </w:p>
    <w:p w14:paraId="68156854" w14:textId="35052239" w:rsidR="006D4AF0" w:rsidRDefault="00F400DE" w:rsidP="00C6515F">
      <w:pPr>
        <w:pStyle w:val="NATESTYLE1CommonCollege"/>
        <w:spacing w:after="240"/>
        <w:ind w:firstLine="720"/>
        <w:jc w:val="both"/>
      </w:pPr>
      <w:del w:id="160" w:author="Nathan Dorn" w:date="2023-10-23T11:58:00Z">
        <w:r w:rsidDel="00E17023">
          <w:delText xml:space="preserve">Coupled with </w:delText>
        </w:r>
        <w:r w:rsidR="000F2D5A" w:rsidDel="00E17023">
          <w:delText>the population growth isoclin</w:delText>
        </w:r>
        <w:r w:rsidR="003B014A" w:rsidDel="00E17023">
          <w:delText xml:space="preserve">e, </w:delText>
        </w:r>
      </w:del>
      <w:moveFromRangeStart w:id="161" w:author="Nathan Dorn" w:date="2023-10-23T11:50:00Z" w:name="move148954233"/>
      <w:moveFrom w:id="162" w:author="Nathan Dorn" w:date="2023-10-23T11:50:00Z">
        <w:del w:id="163" w:author="Nathan Dorn" w:date="2023-10-23T11:58:00Z">
          <w:r w:rsidR="003C7FEB" w:rsidDel="00E17023">
            <w:delText>as</w:delText>
          </w:r>
          <w:r w:rsidR="00C606E0" w:rsidDel="00E17023">
            <w:delText xml:space="preserve">sessing </w:delText>
          </w:r>
        </w:del>
        <w:r w:rsidR="00C606E0" w:rsidDel="00200A79">
          <w:t>how</w:t>
        </w:r>
        <w:r w:rsidR="00531C71" w:rsidDel="00200A79">
          <w:t xml:space="preserve"> </w:t>
        </w:r>
        <w:r w:rsidR="00F464BE" w:rsidDel="00200A79">
          <w:t>season</w:t>
        </w:r>
        <w:r w:rsidR="00DB5AC2" w:rsidDel="00200A79">
          <w:t>s</w:t>
        </w:r>
        <w:r w:rsidR="00F464BE" w:rsidDel="00200A79">
          <w:t xml:space="preserve"> </w:t>
        </w:r>
        <w:r w:rsidR="00C606E0" w:rsidDel="00200A79">
          <w:t>influence</w:t>
        </w:r>
        <w:r w:rsidR="003C7FEB" w:rsidDel="00200A79">
          <w:t xml:space="preserve"> mortality and developmental rates c</w:t>
        </w:r>
        <w:r w:rsidR="009F73A4" w:rsidDel="00200A79">
          <w:t xml:space="preserve">ould help elucidate how </w:t>
        </w:r>
        <w:r w:rsidR="00C606E0" w:rsidDel="00200A79">
          <w:t>the net</w:t>
        </w:r>
        <w:r w:rsidR="00E17708" w:rsidDel="00200A79">
          <w:t xml:space="preserve"> change</w:t>
        </w:r>
        <w:r w:rsidR="00122A47" w:rsidDel="00200A79">
          <w:t xml:space="preserve"> in</w:t>
        </w:r>
        <w:r w:rsidR="00E17708" w:rsidDel="00200A79">
          <w:t xml:space="preserve"> </w:t>
        </w:r>
        <w:r w:rsidR="00E04998" w:rsidDel="00200A79">
          <w:t xml:space="preserve">long-term </w:t>
        </w:r>
        <w:r w:rsidR="00C606E0" w:rsidDel="00200A79">
          <w:t xml:space="preserve">interaction </w:t>
        </w:r>
        <w:r w:rsidR="00444D1E" w:rsidDel="00200A79">
          <w:t xml:space="preserve">strength </w:t>
        </w:r>
        <w:r w:rsidR="00E04998" w:rsidDel="00200A79">
          <w:t>will strengthen</w:t>
        </w:r>
        <w:r w:rsidR="00A1053F" w:rsidDel="00200A79">
          <w:t xml:space="preserve"> or weaken under a changing environment and natural predation regimes.</w:t>
        </w:r>
        <w:r w:rsidR="00E04998" w:rsidDel="00200A79">
          <w:t xml:space="preserve"> </w:t>
        </w:r>
        <w:r w:rsidR="000A293D" w:rsidDel="00200A79">
          <w:t xml:space="preserve">Seasons </w:t>
        </w:r>
        <w:r w:rsidR="00F55596" w:rsidDel="00200A79">
          <w:t xml:space="preserve">represent distinct changes in environmental conditions </w:t>
        </w:r>
        <w:r w:rsidR="00D80456" w:rsidDel="00200A79">
          <w:t xml:space="preserve">that can create </w:t>
        </w:r>
        <w:r w:rsidR="00115B9E" w:rsidDel="00200A79">
          <w:t xml:space="preserve">natural experiments </w:t>
        </w:r>
        <w:r w:rsidR="00533B56" w:rsidDel="00200A79">
          <w:t xml:space="preserve">for understanding how </w:t>
        </w:r>
        <w:r w:rsidR="00BE4BB7" w:rsidDel="00200A79">
          <w:t xml:space="preserve">long-term predator-prey interaction </w:t>
        </w:r>
        <w:r w:rsidR="009C02A4" w:rsidDel="00200A79">
          <w:t>strength</w:t>
        </w:r>
        <w:r w:rsidR="004055FA" w:rsidDel="00200A79">
          <w:t xml:space="preserve"> </w:t>
        </w:r>
        <w:r w:rsidR="009C02A4" w:rsidDel="00200A79">
          <w:t>responds to</w:t>
        </w:r>
        <w:r w:rsidR="003A14BD" w:rsidDel="00200A79">
          <w:t xml:space="preserve"> the</w:t>
        </w:r>
        <w:r w:rsidR="009C02A4" w:rsidDel="00200A79">
          <w:t xml:space="preserve"> </w:t>
        </w:r>
        <w:r w:rsidR="006752F7" w:rsidDel="00200A79">
          <w:t xml:space="preserve">changing </w:t>
        </w:r>
        <w:r w:rsidR="009C02A4" w:rsidDel="00200A79">
          <w:t xml:space="preserve">environment.  </w:t>
        </w:r>
        <w:r w:rsidR="00B10ACE" w:rsidDel="00200A79">
          <w:t>P</w:t>
        </w:r>
        <w:r w:rsidR="000260E6" w:rsidDel="00200A79">
          <w:t>redator</w:t>
        </w:r>
        <w:r w:rsidR="00791FD6" w:rsidDel="00200A79">
          <w:t xml:space="preserve"> </w:t>
        </w:r>
        <w:r w:rsidR="00CE4B0B" w:rsidDel="00200A79">
          <w:t>responses</w:t>
        </w:r>
        <w:r w:rsidR="000260E6" w:rsidDel="00200A79">
          <w:t xml:space="preserve"> to s</w:t>
        </w:r>
        <w:r w:rsidR="00337DE0" w:rsidDel="00200A79">
          <w:t>eason</w:t>
        </w:r>
        <w:r w:rsidR="007E1426" w:rsidDel="00200A79">
          <w:t xml:space="preserve">al changes in </w:t>
        </w:r>
        <w:r w:rsidR="00E774F1" w:rsidDel="00200A79">
          <w:t>environmental conditions</w:t>
        </w:r>
        <w:r w:rsidR="00B704FC" w:rsidDel="00200A79">
          <w:t xml:space="preserve"> through</w:t>
        </w:r>
        <w:r w:rsidR="007E1426" w:rsidDel="00200A79">
          <w:t xml:space="preserve"> </w:t>
        </w:r>
        <w:r w:rsidR="00B10ACE" w:rsidDel="00200A79">
          <w:t xml:space="preserve">changes </w:t>
        </w:r>
        <w:r w:rsidR="00B821DA" w:rsidDel="00200A79">
          <w:t>in</w:t>
        </w:r>
        <w:r w:rsidR="00FB5C2A" w:rsidDel="00200A79">
          <w:t xml:space="preserve"> pr</w:t>
        </w:r>
        <w:r w:rsidR="00B86975" w:rsidDel="00200A79">
          <w:t>ey consumption rates</w:t>
        </w:r>
        <w:r w:rsidR="00840AC6" w:rsidDel="00200A79">
          <w:t xml:space="preserve"> </w:t>
        </w:r>
        <w:r w:rsidR="00C32FB1" w:rsidDel="00200A79">
          <w:fldChar w:fldCharType="begin"/>
        </w:r>
        <w:r w:rsidR="00C32FB1" w:rsidDel="00200A79">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rsidDel="00200A79">
          <w:fldChar w:fldCharType="separate"/>
        </w:r>
        <w:r w:rsidR="00C32FB1" w:rsidRPr="00C32FB1" w:rsidDel="00200A79">
          <w:t>(Preston et al., 2019)</w:t>
        </w:r>
        <w:r w:rsidR="00C32FB1" w:rsidDel="00200A79">
          <w:fldChar w:fldCharType="end"/>
        </w:r>
        <w:r w:rsidR="00D92E96" w:rsidDel="00200A79">
          <w:t>,</w:t>
        </w:r>
        <w:r w:rsidR="00CF1E6E" w:rsidDel="00200A79">
          <w:t xml:space="preserve"> </w:t>
        </w:r>
        <w:r w:rsidR="00B10ACE" w:rsidDel="00200A79">
          <w:t>changes</w:t>
        </w:r>
        <w:r w:rsidR="00CF1E6E" w:rsidDel="00200A79">
          <w:t xml:space="preserve"> in</w:t>
        </w:r>
        <w:r w:rsidR="00D92E96" w:rsidDel="00200A79">
          <w:t xml:space="preserve"> </w:t>
        </w:r>
        <w:r w:rsidR="00E76843" w:rsidDel="00200A79">
          <w:t>spatial</w:t>
        </w:r>
        <w:r w:rsidR="00CE6D65" w:rsidDel="00200A79">
          <w:t xml:space="preserve"> </w:t>
        </w:r>
        <w:r w:rsidR="004E6AAE" w:rsidDel="00200A79">
          <w:t>overlap</w:t>
        </w:r>
        <w:r w:rsidR="00CE6D65" w:rsidDel="00200A79">
          <w:t xml:space="preserve"> with their prey</w:t>
        </w:r>
        <w:r w:rsidR="004E6AAE" w:rsidDel="00200A79">
          <w:t xml:space="preserve"> </w:t>
        </w:r>
        <w:r w:rsidR="004E6AAE" w:rsidDel="00200A79">
          <w:fldChar w:fldCharType="begin"/>
        </w:r>
        <w:r w:rsidR="004E6AAE" w:rsidDel="00200A79">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rsidDel="00200A79">
          <w:fldChar w:fldCharType="separate"/>
        </w:r>
        <w:r w:rsidR="004E6AAE" w:rsidRPr="004E6AAE" w:rsidDel="00200A79">
          <w:t>(Basille et al., 2013)</w:t>
        </w:r>
        <w:r w:rsidR="004E6AAE" w:rsidDel="00200A79">
          <w:fldChar w:fldCharType="end"/>
        </w:r>
        <w:r w:rsidR="006E443B" w:rsidDel="00200A79">
          <w:t xml:space="preserve">, </w:t>
        </w:r>
        <w:r w:rsidR="00B10ACE" w:rsidDel="00200A79">
          <w:t>and (or) changes</w:t>
        </w:r>
        <w:r w:rsidR="00CF1E6E" w:rsidDel="00200A79">
          <w:t xml:space="preserve"> in</w:t>
        </w:r>
        <w:r w:rsidR="006E443B" w:rsidDel="00200A79">
          <w:t xml:space="preserve"> densities</w:t>
        </w:r>
        <w:r w:rsidR="00CF1E6E" w:rsidDel="00200A79">
          <w:t xml:space="preserve"> </w:t>
        </w:r>
        <w:r w:rsidR="00CF1E6E" w:rsidDel="00200A79">
          <w:fldChar w:fldCharType="begin"/>
        </w:r>
        <w:r w:rsidR="003A1372" w:rsidDel="00200A79">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rsidDel="00200A79">
          <w:fldChar w:fldCharType="separate"/>
        </w:r>
        <w:r w:rsidR="003A1372" w:rsidRPr="003A1372" w:rsidDel="00200A79">
          <w:t>(Preston et al., 2019)</w:t>
        </w:r>
        <w:r w:rsidR="00CF1E6E" w:rsidDel="00200A79">
          <w:fldChar w:fldCharType="end"/>
        </w:r>
        <w:r w:rsidR="00CF1E6E" w:rsidDel="00200A79">
          <w:t>.</w:t>
        </w:r>
        <w:r w:rsidR="00FE6984" w:rsidDel="00200A79">
          <w:t xml:space="preserve"> </w:t>
        </w:r>
        <w:r w:rsidR="008B0267" w:rsidDel="00200A79">
          <w:t xml:space="preserve">Prey </w:t>
        </w:r>
        <w:r w:rsidR="00E25569" w:rsidDel="00200A79">
          <w:t xml:space="preserve">respond </w:t>
        </w:r>
        <w:r w:rsidR="008B0267" w:rsidDel="00200A79">
          <w:t xml:space="preserve">to </w:t>
        </w:r>
        <w:r w:rsidR="00E774F1" w:rsidDel="00200A79">
          <w:t xml:space="preserve">seasonal changes in environmental conditions </w:t>
        </w:r>
        <w:r w:rsidR="00C23831" w:rsidDel="00200A79">
          <w:t xml:space="preserve">through changes in developmental </w:t>
        </w:r>
        <w:r w:rsidR="009617D2" w:rsidDel="00200A79">
          <w:t>rates</w:t>
        </w:r>
        <w:r w:rsidR="00C42F8A" w:rsidDel="00200A79">
          <w:t>, and (or) changes in density</w:t>
        </w:r>
        <w:r w:rsidR="00C23831" w:rsidDel="00200A79">
          <w:t>.</w:t>
        </w:r>
        <w:r w:rsidR="00C42F8A" w:rsidDel="00200A79">
          <w:t xml:space="preserve"> </w:t>
        </w:r>
        <w:r w:rsidR="000B27B4" w:rsidDel="00200A79">
          <w:t xml:space="preserve"> </w:t>
        </w:r>
        <w:r w:rsidR="008B6F76" w:rsidDel="00200A79">
          <w:t>But i</w:t>
        </w:r>
        <w:r w:rsidR="00FD5DA6" w:rsidDel="00200A79">
          <w:t xml:space="preserve">n natural settings prey face a suite of predators that all may respond differently </w:t>
        </w:r>
        <w:r w:rsidR="009B3565" w:rsidDel="00200A79">
          <w:t xml:space="preserve">to the </w:t>
        </w:r>
        <w:r w:rsidR="00D43995" w:rsidDel="00200A79">
          <w:t>seasonal changes in</w:t>
        </w:r>
        <w:r w:rsidR="009B3565" w:rsidDel="00200A79">
          <w:t xml:space="preserve"> environmental conditions.</w:t>
        </w:r>
        <w:r w:rsidR="00B61DA8" w:rsidDel="00200A79">
          <w:t xml:space="preserve">  </w:t>
        </w:r>
        <w:r w:rsidR="00B92A1A" w:rsidDel="00200A79">
          <w:t>In size- or stage-structured popu</w:t>
        </w:r>
        <w:r w:rsidR="009E74CF" w:rsidDel="00200A79">
          <w:t xml:space="preserve">lation this could alter the relative vulnerability of </w:t>
        </w:r>
        <w:r w:rsidR="003623CC" w:rsidDel="00200A79">
          <w:t xml:space="preserve">the size </w:t>
        </w:r>
        <w:r w:rsidR="002D2DE9" w:rsidDel="00200A79">
          <w:t>or stage</w:t>
        </w:r>
        <w:r w:rsidR="00430D46" w:rsidDel="00200A79">
          <w:t xml:space="preserve">.  </w:t>
        </w:r>
        <w:r w:rsidR="00ED2806" w:rsidDel="00200A79">
          <w:t>For example, i</w:t>
        </w:r>
        <w:r w:rsidR="00430D46" w:rsidDel="00200A79">
          <w:t>n a multiple predator study exploring the effect</w:t>
        </w:r>
        <w:r w:rsidR="003439C4" w:rsidDel="00200A79">
          <w:t>s</w:t>
        </w:r>
        <w:r w:rsidR="00430D46" w:rsidDel="00200A79">
          <w:t xml:space="preserve"> of </w:t>
        </w:r>
        <w:r w:rsidR="003439C4" w:rsidDel="00200A79">
          <w:t xml:space="preserve">small and large predators </w:t>
        </w:r>
        <w:r w:rsidR="00ED2806" w:rsidDel="00200A79">
          <w:t>on</w:t>
        </w:r>
        <w:r w:rsidR="003439C4" w:rsidDel="00200A79">
          <w:t xml:space="preserve"> </w:t>
        </w:r>
        <w:r w:rsidR="0027704C" w:rsidDel="00200A79">
          <w:t xml:space="preserve">size-structured prey, the small predator </w:t>
        </w:r>
        <w:r w:rsidR="00D056E0" w:rsidDel="00200A79">
          <w:t>ate prey of a size-range nested within the size</w:t>
        </w:r>
        <w:r w:rsidR="00F40998" w:rsidDel="00200A79">
          <w:t>-range of the larger predator</w:t>
        </w:r>
        <w:r w:rsidR="0094118A" w:rsidDel="00200A79">
          <w:t xml:space="preserve"> making the smaller predator functional</w:t>
        </w:r>
        <w:r w:rsidR="007B7DDC" w:rsidDel="00200A79">
          <w:t>ly</w:t>
        </w:r>
        <w:r w:rsidR="0094118A" w:rsidDel="00200A79">
          <w:t xml:space="preserve"> redundant </w:t>
        </w:r>
        <w:r w:rsidR="0094118A" w:rsidDel="00200A79">
          <w:fldChar w:fldCharType="begin"/>
        </w:r>
        <w:r w:rsidR="0065685E" w:rsidDel="00200A79">
          <w:instrText xml:space="preserve"> ADDIN ZOTERO_ITEM CSL_CITATION {"citationID":"jYdznyKn","properties":{"formattedCitation":"(Soomdat et al., 2014)","plainCitation":"(Soomdat et al., 2014)","noteIndex":0},"citationItems":[{"id":"k29hOJh8/1hQhoTxh","uris":["http://www.mendeley.com/documents/?uuid=ea910636-dee5-43c8-8db5-bef58f91076b"],"itemData":{"DOI":"10.1111/oik.01579","ISSN":"16000706","abstract":"Ecosystems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rsidDel="00200A79">
          <w:fldChar w:fldCharType="separate"/>
        </w:r>
        <w:r w:rsidR="0094118A" w:rsidRPr="0094118A" w:rsidDel="00200A79">
          <w:t>(Soomdat et al., 2014)</w:t>
        </w:r>
        <w:r w:rsidR="0094118A" w:rsidDel="00200A79">
          <w:fldChar w:fldCharType="end"/>
        </w:r>
        <w:r w:rsidR="00936609" w:rsidDel="00200A79">
          <w:t>.  Therefore, if the larger predator reduced spatial overlap across season</w:t>
        </w:r>
        <w:r w:rsidR="004159B7" w:rsidDel="00200A79">
          <w:t>s</w:t>
        </w:r>
        <w:r w:rsidR="00463E38" w:rsidDel="00200A79">
          <w:t xml:space="preserve"> while the spatial overlap of the smaller predator was maintained</w:t>
        </w:r>
        <w:r w:rsidR="00936609" w:rsidDel="00200A79">
          <w:t xml:space="preserve"> then </w:t>
        </w:r>
        <w:r w:rsidR="003D5178" w:rsidDel="00200A79">
          <w:t>the</w:t>
        </w:r>
        <w:r w:rsidR="0007192D" w:rsidDel="00200A79">
          <w:t xml:space="preserve"> </w:t>
        </w:r>
        <w:r w:rsidR="00A925CF" w:rsidDel="00200A79">
          <w:t>vulner</w:t>
        </w:r>
        <w:r w:rsidR="003D5178" w:rsidDel="00200A79">
          <w:t xml:space="preserve">able size </w:t>
        </w:r>
        <w:r w:rsidR="00A925CF" w:rsidDel="00200A79">
          <w:t>range</w:t>
        </w:r>
        <w:r w:rsidR="003D5178" w:rsidDel="00200A79">
          <w:t xml:space="preserve"> would shrink</w:t>
        </w:r>
        <w:r w:rsidR="00A925CF" w:rsidDel="00200A79">
          <w:t xml:space="preserve"> and exacerbate the effect </w:t>
        </w:r>
        <w:r w:rsidR="003F1730" w:rsidDel="00200A79">
          <w:t>of</w:t>
        </w:r>
        <w:r w:rsidR="00A925CF" w:rsidDel="00200A79">
          <w:t xml:space="preserve"> </w:t>
        </w:r>
        <w:r w:rsidR="003F1730" w:rsidDel="00200A79">
          <w:t>the prey</w:t>
        </w:r>
        <w:r w:rsidR="00FA6087" w:rsidDel="00200A79">
          <w:t>’</w:t>
        </w:r>
        <w:r w:rsidR="003F1730" w:rsidDel="00200A79">
          <w:t xml:space="preserve">s </w:t>
        </w:r>
        <w:r w:rsidR="00CB5846" w:rsidDel="00200A79">
          <w:t>developmental time</w:t>
        </w:r>
        <w:r w:rsidR="00D07902" w:rsidDel="00200A79">
          <w:t xml:space="preserve"> on the interaction</w:t>
        </w:r>
        <w:r w:rsidR="004131B2" w:rsidDel="00200A79">
          <w:t xml:space="preserve"> </w:t>
        </w:r>
        <w:r w:rsidR="00D07902" w:rsidDel="00200A79">
          <w:t xml:space="preserve">strength of </w:t>
        </w:r>
        <w:r w:rsidR="004131B2" w:rsidDel="00200A79">
          <w:t>entire suite of predators</w:t>
        </w:r>
        <w:r w:rsidR="001A41BE" w:rsidDel="00200A79">
          <w:t>.</w:t>
        </w:r>
        <w:r w:rsidR="00126546" w:rsidDel="00200A79">
          <w:t xml:space="preserve">  Thus, in order to understand the net interaction strength of the entire </w:t>
        </w:r>
        <w:r w:rsidR="00CD5C78" w:rsidDel="00200A79">
          <w:t xml:space="preserve">suite of predators upon prey </w:t>
        </w:r>
        <w:r w:rsidR="002B41C7" w:rsidDel="00200A79">
          <w:t xml:space="preserve">across </w:t>
        </w:r>
        <w:r w:rsidR="00FA6087" w:rsidDel="00200A79">
          <w:t>seasonal environmental conditions</w:t>
        </w:r>
        <w:r w:rsidR="003E1534" w:rsidDel="00200A79">
          <w:t xml:space="preserve">, </w:t>
        </w:r>
        <w:r w:rsidR="001E0383" w:rsidDel="00200A79">
          <w:t>it is necessary to know which sizes are vulnerable</w:t>
        </w:r>
        <w:r w:rsidR="003E1534" w:rsidDel="00200A79">
          <w:t xml:space="preserve"> </w:t>
        </w:r>
        <w:r w:rsidR="002D2DE9" w:rsidDel="00200A79">
          <w:t xml:space="preserve">to </w:t>
        </w:r>
        <w:r w:rsidR="003E1534" w:rsidDel="00200A79">
          <w:t xml:space="preserve">predation </w:t>
        </w:r>
        <w:r w:rsidR="00F56F0E" w:rsidDel="00200A79">
          <w:t>in each season.</w:t>
        </w:r>
        <w:r w:rsidR="00FA6087" w:rsidDel="00200A79">
          <w:t xml:space="preserve"> </w:t>
        </w:r>
        <w:r w:rsidR="00D00107" w:rsidDel="00200A79">
          <w:t xml:space="preserve">  </w:t>
        </w:r>
        <w:r w:rsidR="003623CC" w:rsidDel="00200A79">
          <w:t xml:space="preserve"> </w:t>
        </w:r>
        <w:r w:rsidR="002952BE" w:rsidDel="00200A79">
          <w:t xml:space="preserve"> </w:t>
        </w:r>
      </w:moveFrom>
      <w:moveFromRangeEnd w:id="161"/>
    </w:p>
    <w:p w14:paraId="421827AE" w14:textId="17C866E3" w:rsidR="00A72E1D" w:rsidRDefault="00A72E1D" w:rsidP="00A72E1D">
      <w:pPr>
        <w:pStyle w:val="NATESTYLE1CommonCollege"/>
        <w:ind w:firstLine="720"/>
        <w:rPr>
          <w:rStyle w:val="eop"/>
          <w:color w:val="000000"/>
          <w:shd w:val="clear" w:color="auto" w:fill="FFFFFF"/>
        </w:rPr>
      </w:pPr>
      <w:commentRangeStart w:id="164"/>
      <w:r>
        <w:rPr>
          <w:rStyle w:val="normaltextrun"/>
          <w:color w:val="000000"/>
          <w:shd w:val="clear" w:color="auto" w:fill="FFFFFF"/>
        </w:rPr>
        <w:lastRenderedPageBreak/>
        <w:t xml:space="preserve">In this study, we quantified size-dependent mortality rates and </w:t>
      </w:r>
      <w:commentRangeEnd w:id="164"/>
      <w:r w:rsidR="005F7B07">
        <w:rPr>
          <w:rStyle w:val="CommentReference"/>
          <w:rFonts w:asciiTheme="minorHAnsi" w:hAnsiTheme="minorHAnsi" w:cstheme="minorBidi"/>
        </w:rPr>
        <w:commentReference w:id="164"/>
      </w:r>
      <w:r>
        <w:rPr>
          <w:rStyle w:val="normaltextrun"/>
          <w:color w:val="000000"/>
          <w:shd w:val="clear" w:color="auto" w:fill="FFFFFF"/>
        </w:rPr>
        <w:t xml:space="preserve">developmental rates across seasons under natural predator regimes, then used a population growth isocline from a size-structured population model to understand the effects of natural season- and size-dependent mortality on population growth of </w:t>
      </w:r>
      <w:proofErr w:type="gramStart"/>
      <w:r>
        <w:rPr>
          <w:rStyle w:val="normaltextrun"/>
          <w:color w:val="000000"/>
          <w:shd w:val="clear" w:color="auto" w:fill="FFFFFF"/>
        </w:rPr>
        <w:t>an</w:t>
      </w:r>
      <w:proofErr w:type="gramEnd"/>
      <w:r>
        <w:rPr>
          <w:rStyle w:val="normaltextrun"/>
          <w:color w:val="000000"/>
          <w:shd w:val="clear" w:color="auto" w:fill="FFFFFF"/>
        </w:rPr>
        <w:t xml:space="preserve"> </w:t>
      </w:r>
      <w:ins w:id="165" w:author="Nathan Dorn" w:date="2023-10-23T11:58:00Z">
        <w:r w:rsidR="00E17023">
          <w:rPr>
            <w:rStyle w:val="normaltextrun"/>
            <w:color w:val="000000"/>
            <w:shd w:val="clear" w:color="auto" w:fill="FFFFFF"/>
          </w:rPr>
          <w:t xml:space="preserve">freshwater </w:t>
        </w:r>
      </w:ins>
      <w:del w:id="166" w:author="Nathan Dorn" w:date="2023-10-23T11:58:00Z">
        <w:r w:rsidDel="00E17023">
          <w:rPr>
            <w:rStyle w:val="normaltextrun"/>
            <w:color w:val="000000"/>
            <w:shd w:val="clear" w:color="auto" w:fill="FFFFFF"/>
          </w:rPr>
          <w:delText xml:space="preserve">aquatic </w:delText>
        </w:r>
      </w:del>
      <w:r>
        <w:rPr>
          <w:rStyle w:val="normaltextrun"/>
          <w:color w:val="000000"/>
          <w:shd w:val="clear" w:color="auto" w:fill="FFFFFF"/>
        </w:rPr>
        <w:t>gastropod of conservation concern, the Florida Apple Snail (</w:t>
      </w:r>
      <w:r>
        <w:rPr>
          <w:rStyle w:val="normaltextrun"/>
          <w:i/>
          <w:iCs/>
          <w:color w:val="000000"/>
          <w:shd w:val="clear" w:color="auto" w:fill="FFFFFF"/>
        </w:rPr>
        <w:t>Pomacea paludosa</w:t>
      </w:r>
      <w:r>
        <w:rPr>
          <w:rStyle w:val="normaltextrun"/>
          <w:color w:val="000000"/>
          <w:shd w:val="clear" w:color="auto" w:fill="FFFFFF"/>
        </w:rPr>
        <w:t xml:space="preserve">). To create the population growth isocline, we re-coded a published size-structured population model </w:t>
      </w:r>
      <w:r w:rsidRPr="00A72E1D">
        <w:rPr>
          <w:rStyle w:val="normaltextrun"/>
          <w:color w:val="000000"/>
        </w:rPr>
        <w:t>(Darby et al., 2015)</w:t>
      </w:r>
      <w:r>
        <w:rPr>
          <w:rStyle w:val="normaltextrun"/>
          <w:color w:val="000000"/>
          <w:shd w:val="clear" w:color="auto" w:fill="FFFFFF"/>
        </w:rPr>
        <w:t xml:space="preserve"> for </w:t>
      </w:r>
      <w:commentRangeStart w:id="167"/>
      <w:r>
        <w:rPr>
          <w:rStyle w:val="normaltextrun"/>
          <w:color w:val="000000"/>
          <w:shd w:val="clear" w:color="auto" w:fill="FFFFFF"/>
        </w:rPr>
        <w:t xml:space="preserve">use in a particular location </w:t>
      </w:r>
      <w:commentRangeEnd w:id="167"/>
      <w:r w:rsidR="00E17023">
        <w:rPr>
          <w:rStyle w:val="CommentReference"/>
          <w:rFonts w:asciiTheme="minorHAnsi" w:hAnsiTheme="minorHAnsi" w:cstheme="minorBidi"/>
        </w:rPr>
        <w:commentReference w:id="167"/>
      </w:r>
      <w:r>
        <w:rPr>
          <w:rStyle w:val="normaltextrun"/>
          <w:color w:val="000000"/>
          <w:shd w:val="clear" w:color="auto" w:fill="FFFFFF"/>
        </w:rPr>
        <w:t xml:space="preserve">and explored the combinations of snail developmental rates and mortality that stop populations from increasing under three different </w:t>
      </w:r>
      <w:ins w:id="168" w:author="Nathan Dorn" w:date="2023-10-23T12:56:00Z">
        <w:r w:rsidR="00FA00CA">
          <w:rPr>
            <w:rStyle w:val="normaltextrun"/>
            <w:color w:val="000000"/>
            <w:shd w:val="clear" w:color="auto" w:fill="FFFFFF"/>
          </w:rPr>
          <w:t xml:space="preserve">annual </w:t>
        </w:r>
      </w:ins>
      <w:del w:id="169" w:author="Nathan Dorn" w:date="2023-10-23T12:56:00Z">
        <w:r w:rsidDel="00FA00CA">
          <w:rPr>
            <w:rStyle w:val="normaltextrun"/>
            <w:color w:val="000000"/>
            <w:shd w:val="clear" w:color="auto" w:fill="FFFFFF"/>
          </w:rPr>
          <w:delText xml:space="preserve">depths </w:delText>
        </w:r>
      </w:del>
      <w:ins w:id="170" w:author="Nathan Dorn" w:date="2023-10-23T12:56:00Z">
        <w:r w:rsidR="00FA00CA">
          <w:rPr>
            <w:rStyle w:val="normaltextrun"/>
            <w:color w:val="000000"/>
            <w:shd w:val="clear" w:color="auto" w:fill="FFFFFF"/>
          </w:rPr>
          <w:t xml:space="preserve">hydrographs </w:t>
        </w:r>
      </w:ins>
      <w:r>
        <w:rPr>
          <w:rStyle w:val="normaltextrun"/>
          <w:color w:val="000000"/>
          <w:shd w:val="clear" w:color="auto" w:fill="FFFFFF"/>
        </w:rPr>
        <w:t>(i.</w:t>
      </w:r>
      <w:commentRangeStart w:id="171"/>
      <w:r>
        <w:rPr>
          <w:rStyle w:val="normaltextrun"/>
          <w:color w:val="000000"/>
          <w:shd w:val="clear" w:color="auto" w:fill="FFFFFF"/>
        </w:rPr>
        <w:t>e., natural-poor, natural-good</w:t>
      </w:r>
      <w:commentRangeEnd w:id="171"/>
      <w:r w:rsidR="00FA00CA">
        <w:rPr>
          <w:rStyle w:val="CommentReference"/>
          <w:rFonts w:asciiTheme="minorHAnsi" w:hAnsiTheme="minorHAnsi" w:cstheme="minorBidi"/>
        </w:rPr>
        <w:commentReference w:id="171"/>
      </w:r>
      <w:commentRangeStart w:id="172"/>
      <w:r>
        <w:rPr>
          <w:rStyle w:val="normaltextrun"/>
          <w:color w:val="000000"/>
          <w:shd w:val="clear" w:color="auto" w:fill="FFFFFF"/>
        </w:rPr>
        <w:t>, optimized</w:t>
      </w:r>
      <w:commentRangeEnd w:id="172"/>
      <w:r w:rsidR="00E17023">
        <w:rPr>
          <w:rStyle w:val="CommentReference"/>
          <w:rFonts w:asciiTheme="minorHAnsi" w:hAnsiTheme="minorHAnsi" w:cstheme="minorBidi"/>
        </w:rPr>
        <w:commentReference w:id="172"/>
      </w:r>
      <w:r>
        <w:rPr>
          <w:rStyle w:val="normaltextrun"/>
          <w:color w:val="000000"/>
          <w:shd w:val="clear" w:color="auto" w:fill="FFFFFF"/>
        </w:rPr>
        <w:t>) and two temperature regimes (i.e., natural</w:t>
      </w:r>
      <w:commentRangeStart w:id="173"/>
      <w:r>
        <w:rPr>
          <w:rStyle w:val="normaltextrun"/>
          <w:color w:val="000000"/>
          <w:shd w:val="clear" w:color="auto" w:fill="FFFFFF"/>
        </w:rPr>
        <w:t>, optimized</w:t>
      </w:r>
      <w:commentRangeEnd w:id="173"/>
      <w:r w:rsidR="00E17023">
        <w:rPr>
          <w:rStyle w:val="CommentReference"/>
          <w:rFonts w:asciiTheme="minorHAnsi" w:hAnsiTheme="minorHAnsi" w:cstheme="minorBidi"/>
        </w:rPr>
        <w:commentReference w:id="173"/>
      </w:r>
      <w:r>
        <w:rPr>
          <w:rStyle w:val="normaltextrun"/>
          <w:color w:val="000000"/>
          <w:shd w:val="clear" w:color="auto" w:fill="FFFFFF"/>
        </w:rPr>
        <w:t>) that affect reproduction.  We empirically measured season-dependent mortality and developmental rates</w:t>
      </w:r>
      <w:ins w:id="174" w:author="Nathan Dorn" w:date="2023-10-23T12:01:00Z">
        <w:r w:rsidR="003622EC">
          <w:rPr>
            <w:rStyle w:val="normaltextrun"/>
            <w:color w:val="000000"/>
            <w:shd w:val="clear" w:color="auto" w:fill="FFFFFF"/>
          </w:rPr>
          <w:t xml:space="preserve"> in two different wetland settings</w:t>
        </w:r>
      </w:ins>
      <w:r>
        <w:rPr>
          <w:rStyle w:val="normaltextrun"/>
          <w:color w:val="000000"/>
          <w:shd w:val="clear" w:color="auto" w:fill="FFFFFF"/>
        </w:rPr>
        <w:t xml:space="preserve"> to compare with the population growth isocline</w:t>
      </w:r>
      <w:ins w:id="175" w:author="Nathan Dorn" w:date="2023-10-23T12:01:00Z">
        <w:r w:rsidR="003622EC">
          <w:rPr>
            <w:rStyle w:val="normaltextrun"/>
            <w:color w:val="000000"/>
            <w:shd w:val="clear" w:color="auto" w:fill="FFFFFF"/>
          </w:rPr>
          <w:t>s</w:t>
        </w:r>
      </w:ins>
      <w:r>
        <w:rPr>
          <w:rStyle w:val="normaltextrun"/>
          <w:color w:val="000000"/>
          <w:shd w:val="clear" w:color="auto" w:fill="FFFFFF"/>
        </w:rPr>
        <w:t xml:space="preserve">. While measuring mortality in the field, </w:t>
      </w:r>
      <w:r w:rsidR="005D7A04">
        <w:rPr>
          <w:rStyle w:val="normaltextrun"/>
          <w:color w:val="000000"/>
          <w:shd w:val="clear" w:color="auto" w:fill="FFFFFF"/>
        </w:rPr>
        <w:t>we</w:t>
      </w:r>
      <w:r>
        <w:rPr>
          <w:rStyle w:val="normaltextrun"/>
          <w:color w:val="000000"/>
          <w:shd w:val="clear" w:color="auto" w:fill="FFFFFF"/>
        </w:rPr>
        <w:t xml:space="preserve"> identified types/sources of mortality from tethering remains and used independent observations of predator communities and their diets to identify key predators responsible for seasonal mortality patterns. </w:t>
      </w:r>
      <w:r>
        <w:rPr>
          <w:rStyle w:val="eop"/>
          <w:color w:val="000000"/>
          <w:shd w:val="clear" w:color="auto" w:fill="FFFFFF"/>
        </w:rPr>
        <w:t> </w:t>
      </w:r>
    </w:p>
    <w:p w14:paraId="0F60B768" w14:textId="2C729057" w:rsidR="00695B5F" w:rsidRPr="00524172" w:rsidRDefault="00A17D6C" w:rsidP="00C6515F">
      <w:pPr>
        <w:pStyle w:val="Heading1"/>
      </w:pPr>
      <w:r>
        <w:t>Materials and methods</w:t>
      </w:r>
    </w:p>
    <w:p w14:paraId="7E73ABEA" w14:textId="62C17095" w:rsidR="00695B5F" w:rsidRPr="00695B5F" w:rsidRDefault="004611C7" w:rsidP="00C6515F">
      <w:pPr>
        <w:pStyle w:val="Heading2"/>
      </w:pPr>
      <w:bookmarkStart w:id="176" w:name="_Toc92806943"/>
      <w:r w:rsidRPr="00524172">
        <w:t xml:space="preserve">Study </w:t>
      </w:r>
      <w:r w:rsidR="00944415" w:rsidRPr="00524172">
        <w:t>s</w:t>
      </w:r>
      <w:r w:rsidRPr="00524172">
        <w:t>pecies and system</w:t>
      </w:r>
    </w:p>
    <w:p w14:paraId="392508C7" w14:textId="787B28A2"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65685E">
        <w:instrText xml:space="preserve"> ADDIN ZOTERO_ITEM CSL_CITATION {"citationID":"jiu52jqW","properties":{"formattedCitation":"(Richardson,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65685E">
        <w:instrText xml:space="preserve"> ADDIN ZOTERO_ITEM CSL_CITATION {"citationID":"Ee526Lf7","properties":{"formattedCitation":"(Gaiser et al., 2012)","plainCitation":"(Gaiser et al., 2012)","noteIndex":0},"citationItems":[{"id":"k29hOJh8/lvUfhlW2","uris":["http://www.mendeley.com/documents/?uuid=15aef32b-3858-46ff-bb33-05419a5aecb5"],"itemData":{"ISBN":"9780520271647","author":[{"dropping-particle":"","family":"Gaiser","given":"Evelyn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4A6398" w:rsidRPr="004A6398">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65685E">
        <w:instrText xml:space="preserve"> ADDIN ZOTERO_ITEM CSL_CITATION {"citationID":"TMEDJYkg","properties":{"formattedCitation":"(Sklar et al., 2005)","plainCitation":"(Sklar et al., 2005)","dontUpdate":true,"noteIndex":0},"citationItems":[{"id":"k29hOJh8/dRw1QTMu","uris":["http://www.mendeley.com/documents/?uuid=a1a63377-8d00-41a4-adfb-85f7d9415890"],"itemData":{"DOI":"10.1890/1540-9295(2005)003[0161:TEUOER]2.0.CO;2","ISSN":"15409309","abstract":"The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xml:space="preserve">), but flow ceased after </w:t>
      </w:r>
      <w:r w:rsidR="00B167F5" w:rsidRPr="00524172">
        <w:lastRenderedPageBreak/>
        <w:t>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65685E">
        <w:instrText xml:space="preserve"> ADDIN ZOTERO_ITEM CSL_CITATION {"citationID":"hR1P7KXk","properties":{"formattedCitation":"(McVoy et al., 2011)","plainCitation":"(McVoy et al., 2011)","noteIndex":0},"citationItems":[{"id":"k29hOJh8/MQaeNLQx","uris":["http://www.mendeley.com/documents/?uuid=a8b351cb-5577-4028-884a-a027213992a7"],"itemData":{"author":[{"dropping-particle":"","family":"McVoy","given":"Christopher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65685E">
        <w:instrText xml:space="preserve"> ADDIN ZOTERO_ITEM CSL_CITATION {"citationID":"YyQU902S","properties":{"formattedCitation":"(Richardson,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rPr>
          <w:i/>
          <w:iCs/>
        </w:rPr>
        <w:t>Cladium jamaicense</w:t>
      </w:r>
      <w:r w:rsidR="00887622" w:rsidRPr="00524172">
        <w:t>)</w:t>
      </w:r>
      <w:r w:rsidR="00971D0A" w:rsidRPr="00524172">
        <w:t xml:space="preserve"> </w:t>
      </w:r>
      <w:commentRangeStart w:id="177"/>
      <w:r w:rsidR="00DA0E8C" w:rsidRPr="00524172">
        <w:t>that dry most years</w:t>
      </w:r>
      <w:r w:rsidR="003D202C">
        <w:t xml:space="preserve"> </w:t>
      </w:r>
      <w:r w:rsidR="00337821">
        <w:fldChar w:fldCharType="begin" w:fldLock="1"/>
      </w:r>
      <w:r w:rsidR="0065685E">
        <w:instrText xml:space="preserve"> ADDIN ZOTERO_ITEM CSL_CITATION {"citationID":"y4FaJhpt","properties":{"formattedCitation":"(Zweig &amp; Kitchens, 2008)","plainCitation":"(Zweig &amp; Kitchens, 2008)","noteIndex":0},"citationItems":[{"id":"k29hOJh8/LLG1PKLC","uris":["http://www.mendeley.com/documents/?uuid=0181195a-b84a-4f7e-a535-201d97ffb664"],"itemData":{"DOI":"10.1672/08-96.1","ISSN":"02775212","abstract":"Projects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ins w:id="178" w:author="Nathan Dorn" w:date="2023-10-23T12:20:00Z">
        <w:r w:rsidR="003557BF">
          <w:t xml:space="preserve"> and natural communities</w:t>
        </w:r>
        <w:r w:rsidR="00942D3E">
          <w:t xml:space="preserve"> (Nationa</w:t>
        </w:r>
      </w:ins>
      <w:ins w:id="179" w:author="Nathan Dorn" w:date="2023-10-23T12:21:00Z">
        <w:r w:rsidR="00942D3E">
          <w:t>l Academies of Sciences, Engineering and Medicine 2021)</w:t>
        </w:r>
      </w:ins>
      <w:r w:rsidR="00CC2708" w:rsidRPr="00524172">
        <w:t>.</w:t>
      </w:r>
      <w:r w:rsidR="00CC2708" w:rsidRPr="00524172">
        <w:rPr>
          <w:rStyle w:val="CommentReference"/>
          <w:sz w:val="24"/>
          <w:szCs w:val="24"/>
        </w:rPr>
        <w:t xml:space="preserve"> </w:t>
      </w:r>
      <w:commentRangeEnd w:id="177"/>
      <w:r w:rsidR="00F07014">
        <w:rPr>
          <w:rStyle w:val="CommentReference"/>
          <w:rFonts w:asciiTheme="minorHAnsi" w:hAnsiTheme="minorHAnsi" w:cstheme="minorBidi"/>
        </w:rPr>
        <w:commentReference w:id="177"/>
      </w:r>
    </w:p>
    <w:p w14:paraId="627E9B11" w14:textId="730642DE" w:rsidR="00695B5F" w:rsidRPr="00524172" w:rsidRDefault="00944415" w:rsidP="00C6515F">
      <w:pPr>
        <w:pStyle w:val="NATESTYLE1CommonCollege"/>
        <w:spacing w:after="120"/>
        <w:ind w:firstLine="720"/>
        <w:jc w:val="both"/>
      </w:pPr>
      <w:r w:rsidRPr="00524172">
        <w:t>The Florida Apple Snail (</w:t>
      </w:r>
      <w:r w:rsidRPr="00524172">
        <w:rPr>
          <w:i/>
          <w:iCs/>
        </w:rPr>
        <w:t>Pomacea paludosa</w:t>
      </w:r>
      <w:r w:rsidRPr="00524172">
        <w:t xml:space="preserve">) is a species of conservation concern </w:t>
      </w:r>
      <w:del w:id="180" w:author="Nathan Dorn" w:date="2023-10-23T12:21:00Z">
        <w:r w:rsidRPr="00524172" w:rsidDel="00942D3E">
          <w:delText>for Everglade’s restoration and management</w:delText>
        </w:r>
      </w:del>
      <w:ins w:id="181" w:author="Nathan Dorn" w:date="2023-10-23T12:21:00Z">
        <w:r w:rsidR="00004770">
          <w:t xml:space="preserve"> that was historically abundant within</w:t>
        </w:r>
      </w:ins>
      <w:ins w:id="182" w:author="Nathan Dorn" w:date="2023-10-23T12:22:00Z">
        <w:r w:rsidR="00004770">
          <w:t xml:space="preserve"> the Everglades ridge and slough wetland landscape</w:t>
        </w:r>
      </w:ins>
      <w:proofErr w:type="gramStart"/>
      <w:ins w:id="183" w:author="Nathan Dorn" w:date="2023-10-23T12:21:00Z">
        <w:r w:rsidR="00004770">
          <w:t xml:space="preserve">. </w:t>
        </w:r>
      </w:ins>
      <w:r w:rsidR="003016A5" w:rsidRPr="00524172">
        <w:t>.</w:t>
      </w:r>
      <w:proofErr w:type="gramEnd"/>
      <w:r w:rsidR="00004CAC">
        <w:t xml:space="preserve"> </w:t>
      </w:r>
      <w:r w:rsidR="003016A5" w:rsidRPr="00524172">
        <w:t>The federally endangered Florida Snail Kite (</w:t>
      </w:r>
      <w:r w:rsidR="003016A5" w:rsidRPr="00524172">
        <w:rPr>
          <w:i/>
          <w:iCs/>
        </w:rPr>
        <w:t>Rostrhamus sociabilis</w:t>
      </w:r>
      <w:r w:rsidR="003016A5" w:rsidRPr="00524172">
        <w:t>) forages almost exclusively on adult apple snails</w:t>
      </w:r>
      <w:r w:rsidR="008A625C">
        <w:t xml:space="preserve"> </w:t>
      </w:r>
      <w:r w:rsidR="00337821">
        <w:fldChar w:fldCharType="begin" w:fldLock="1"/>
      </w:r>
      <w:r w:rsidR="0065685E">
        <w:instrText xml:space="preserve"> ADDIN ZOTERO_ITEM CSL_CITATION {"citationID":"TCp5WuUi","properties":{"formattedCitation":"(Cattau et al., 2010)","plainCitation":"(Cattau et al., 2010)","noteIndex":0},"citationItems":[{"id":"k29hOJh8/hhKvwBJu","uris":["http://www.mendeley.com/documents/?uuid=b727adcc-9f1d-4a04-ad79-befb09c66303"],"itemData":{"DOI":"10.1016/j.biocon.2009.11.022","ISSN":"00063207","abstract":"Despite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65685E">
        <w:instrText xml:space="preserve"> ADDIN ZOTERO_ITEM CSL_CITATION {"citationID":"ww7ewotj","properties":{"formattedCitation":"(Cattau et al., 2014)","plainCitation":"(Cattau et al., 2014)","noteIndex":0},"citationItems":[{"id":"k29hOJh8/VOnHrbCw","uris":["http://www.mendeley.com/documents/?uuid=fe01fd9a-d1bf-45fe-9166-ea4c08c96d76"],"itemData":{"DOI":"10.1002/jwmg.706","ISSN":"19372817","abstract":"Understanding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(Pennak 1953), and it has both a lung and a gill characteristic to the Ampullariidae family</w:t>
      </w:r>
      <w:r w:rsidR="00721287">
        <w:t xml:space="preserve"> </w:t>
      </w:r>
      <w:r w:rsidRPr="00524172">
        <w:fldChar w:fldCharType="begin" w:fldLock="1"/>
      </w:r>
      <w:r w:rsidR="0065685E">
        <w:instrText xml:space="preserve"> ADDIN ZOTERO_ITEM CSL_CITATION {"citationID":"JKVCpkfq","properties":{"formattedCitation":"(Hayes et al., 2009)","plainCitation":"(Hayes et al., 2009)","noteIndex":0},"citationItems":[{"id":"k29hOJh8/xEZiwe8V","uris":["http://www.mendeley.com/documents/?uuid=7811a344-20f3-41f8-b3f0-fda91a11f516"],"itemData":{"DOI":"10.1111/j.1095-8312.2009.01246.x","ISSN":"00244066","abstract":"Apple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65685E">
        <w:instrText xml:space="preserve"> ADDIN ZOTERO_ITEM CSL_CITATION {"citationID":"XQCM5LYt","properties":{"formattedCitation":"(Hanning,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4A6398" w:rsidRPr="004A6398">
        <w:t>(Hanning, 1979)</w:t>
      </w:r>
      <w:r w:rsidR="00337821">
        <w:fldChar w:fldCharType="end"/>
      </w:r>
      <w:r w:rsidR="00C15A6D" w:rsidRPr="00524172">
        <w:t>.</w:t>
      </w:r>
      <w:r w:rsidR="00004CAC">
        <w:t xml:space="preserve"> </w:t>
      </w:r>
      <w:r w:rsidR="00D313C7" w:rsidRPr="00524172">
        <w:t xml:space="preserve">Throughout their life span the Florida Apple Snail experiences </w:t>
      </w:r>
      <w:r w:rsidR="00D313C7" w:rsidRPr="00524172">
        <w:lastRenderedPageBreak/>
        <w:t xml:space="preserve">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65685E">
        <w:instrText xml:space="preserve"> ADDIN ZOTERO_ITEM CSL_CITATION {"citationID":"Y29kznib","properties":{"formattedCitation":"(Hanning, 1979; O\\uc0\\u8217{}Hare, 2010)","plainCitation":"(Hanning, 1979; O’Hare, 2010)","noteIndex":0},"citationItems":[{"id":"k29hOJh8/26E8tSoG","uris":["http://www.mendeley.com/documents/?uuid=36495018-42d8-4a15-8a16-ee3776eb7067"],"itemData":{"author":[{"dropping-particle":"","family":"Hanning","given":"Gary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pilidae)","type":"thesis"}},{"id":"k29hOJh8/ZJ3YeElc","uris":["http://www.mendeley.com/documents/?uuid=47d3693c-1d3b-4258-9214-babf8d98f6e3"],"itemData":{"DOI":"10.1007/s13157-010-0110-2","ISBN":"1315701001102","ISSN":"19436246","abstract":"Seasonal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65685E">
        <w:instrText xml:space="preserve"> ADDIN ZOTERO_ITEM CSL_CITATION {"citationID":"xpRod3Xl","properties":{"formattedCitation":"(Barrus et al., 2023; Hanning, 1979)","plainCitation":"(Barrus et al., 2023; Hanning, 1979)","dontUpdate":true,"noteIndex":0},"citationItems":[{"id":1226,"uris":["http://zotero.org/users/9972654/items/9V6IVCYY"],"itemData":{"id":1226,"type":"article-journal","container-title":"Hydrobiologia","language":"en","license":"All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w:t>
      </w:r>
      <w:ins w:id="184" w:author="Nathan Dorn" w:date="2023-10-23T12:23:00Z">
        <w:r w:rsidR="00884EBC">
          <w:t xml:space="preserve">systemwide </w:t>
        </w:r>
      </w:ins>
      <w:r w:rsidR="005D075A" w:rsidRPr="00524172">
        <w:t>decline</w:t>
      </w:r>
      <w:r w:rsidR="00AF5F08" w:rsidRPr="00524172">
        <w:t>s</w:t>
      </w:r>
      <w:ins w:id="185" w:author="Nathan Dorn" w:date="2023-10-23T12:24:00Z">
        <w:r w:rsidR="000677A7">
          <w:t xml:space="preserve"> of the populations</w:t>
        </w:r>
      </w:ins>
      <w:r w:rsidR="005D075A" w:rsidRPr="00524172">
        <w:t xml:space="preserve"> from pre-drainage to post drainage condition</w:t>
      </w:r>
      <w:r w:rsidR="009104C8" w:rsidRPr="00524172">
        <w:t>s</w:t>
      </w:r>
      <w:r w:rsidR="001377DB" w:rsidRPr="00524172">
        <w:t>, but</w:t>
      </w:r>
      <w:r w:rsidR="009104C8" w:rsidRPr="00524172">
        <w:t xml:space="preserve"> populations </w:t>
      </w:r>
      <w:del w:id="186" w:author="Nathan Dorn" w:date="2023-10-23T12:36:00Z">
        <w:r w:rsidR="009104C8" w:rsidRPr="00524172" w:rsidDel="00EB1B3A">
          <w:delText xml:space="preserve">of the Florida Apple Snail </w:delText>
        </w:r>
      </w:del>
      <w:r w:rsidR="009104C8" w:rsidRPr="00524172">
        <w:t>in the ridge</w:t>
      </w:r>
      <w:r w:rsidR="00BD52A1" w:rsidRPr="00524172">
        <w:t>-</w:t>
      </w:r>
      <w:r w:rsidR="009104C8" w:rsidRPr="00524172">
        <w:t>slough landscape</w:t>
      </w:r>
      <w:r w:rsidR="001377DB" w:rsidRPr="00524172">
        <w:t xml:space="preserve"> </w:t>
      </w:r>
      <w:del w:id="187" w:author="Nathan Dorn" w:date="2023-10-23T12:36:00Z">
        <w:r w:rsidR="001377DB" w:rsidRPr="00524172" w:rsidDel="00EB1B3A">
          <w:delText>of the Water Conservation Areas</w:delText>
        </w:r>
        <w:r w:rsidR="009104C8" w:rsidRPr="00524172" w:rsidDel="00EB1B3A">
          <w:delText xml:space="preserve"> </w:delText>
        </w:r>
      </w:del>
      <w:ins w:id="188" w:author="Nathan Dorn" w:date="2023-10-23T12:36:00Z">
        <w:r w:rsidR="00CA1F3D">
          <w:t xml:space="preserve">in the central portion of the ecosystem </w:t>
        </w:r>
      </w:ins>
      <w:r w:rsidR="009104C8" w:rsidRPr="00524172">
        <w:t>decline</w:t>
      </w:r>
      <w:r w:rsidR="00AF5F08" w:rsidRPr="00524172">
        <w:t>d</w:t>
      </w:r>
      <w:r w:rsidR="009104C8" w:rsidRPr="00524172">
        <w:t xml:space="preserve"> </w:t>
      </w:r>
      <w:ins w:id="189" w:author="Nathan Dorn" w:date="2023-10-23T12:36:00Z">
        <w:r w:rsidR="00EB1B3A">
          <w:t xml:space="preserve">to </w:t>
        </w:r>
      </w:ins>
      <w:ins w:id="190" w:author="Nathan Dorn" w:date="2023-10-23T12:37:00Z">
        <w:r w:rsidR="00EB1B3A">
          <w:t>levels considered too low for much or any Kite nesting</w:t>
        </w:r>
      </w:ins>
      <w:ins w:id="191" w:author="Nathan Dorn" w:date="2023-10-23T12:36:00Z">
        <w:r w:rsidR="00EB1B3A">
          <w:t xml:space="preserve"> </w:t>
        </w:r>
      </w:ins>
      <w:r w:rsidR="009104C8" w:rsidRPr="00524172">
        <w:t>between 2002-2003</w:t>
      </w:r>
      <w:r w:rsidR="00721287">
        <w:t xml:space="preserve"> </w:t>
      </w:r>
      <w:r w:rsidR="009104C8" w:rsidRPr="00524172">
        <w:fldChar w:fldCharType="begin" w:fldLock="1"/>
      </w:r>
      <w:r w:rsidR="0065685E">
        <w:instrText xml:space="preserve"> ADDIN ZOTERO_ITEM CSL_CITATION {"citationID":"qwEjlVQU","properties":{"formattedCitation":"(Gutierre et al., 2019)","plainCitation":"(Gutierre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del w:id="192" w:author="Nathan Dorn" w:date="2023-10-23T12:36:00Z">
        <w:r w:rsidR="00AF5F08" w:rsidRPr="00524172" w:rsidDel="00CA1F3D">
          <w:delText xml:space="preserve">across </w:delText>
        </w:r>
        <w:r w:rsidR="001377DB" w:rsidRPr="00524172" w:rsidDel="00CA1F3D">
          <w:delText xml:space="preserve">southern </w:delText>
        </w:r>
        <w:r w:rsidR="00AF5F08" w:rsidRPr="00524172" w:rsidDel="00CA1F3D">
          <w:delText xml:space="preserve">Florida including </w:delText>
        </w:r>
        <w:r w:rsidR="001377DB" w:rsidRPr="00524172" w:rsidDel="00CA1F3D">
          <w:delText xml:space="preserve">in </w:delText>
        </w:r>
        <w:r w:rsidR="00AF5F08" w:rsidRPr="00524172" w:rsidDel="00CA1F3D">
          <w:delText xml:space="preserve">the </w:delText>
        </w:r>
        <w:r w:rsidR="009104C8" w:rsidRPr="00524172" w:rsidDel="00CA1F3D">
          <w:delText>ridge</w:delText>
        </w:r>
        <w:r w:rsidR="00556838" w:rsidRPr="00524172" w:rsidDel="00CA1F3D">
          <w:delText>-</w:delText>
        </w:r>
        <w:r w:rsidR="009104C8" w:rsidRPr="00524172" w:rsidDel="00CA1F3D">
          <w:delText>slough landscape</w:delText>
        </w:r>
        <w:r w:rsidR="00721287" w:rsidDel="00CA1F3D">
          <w:delText xml:space="preserve"> </w:delText>
        </w:r>
      </w:del>
      <w:r w:rsidR="00AF5F08" w:rsidRPr="00524172">
        <w:fldChar w:fldCharType="begin" w:fldLock="1"/>
      </w:r>
      <w:r w:rsidR="0065685E">
        <w:instrText xml:space="preserve"> ADDIN ZOTERO_ITEM CSL_CITATION {"citationID":"OU4M7WJy","properties":{"formattedCitation":"(Cattau et al., 2010; Gutierre et al., 2019)","plainCitation":"(Cattau et al., 2010;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3C4706" w:rsidRPr="003C4706">
        <w:t>(Cattau et al., 2010; Gutierre et al., 2019)</w:t>
      </w:r>
      <w:r w:rsidR="00AF5F08" w:rsidRPr="00524172">
        <w:fldChar w:fldCharType="end"/>
      </w:r>
      <w:r w:rsidR="00AF5F08" w:rsidRPr="00524172">
        <w:t>.</w:t>
      </w:r>
      <w:ins w:id="193" w:author="Nathan Dorn" w:date="2023-10-23T12:37:00Z">
        <w:r w:rsidR="00555932">
          <w:t xml:space="preserve"> </w:t>
        </w:r>
      </w:ins>
      <w:ins w:id="194" w:author="Nathan Dorn" w:date="2023-10-23T12:38:00Z">
        <w:r w:rsidR="00555932">
          <w:t xml:space="preserve"> </w:t>
        </w:r>
      </w:ins>
    </w:p>
    <w:p w14:paraId="2A833600" w14:textId="1C80CCEF" w:rsidR="006C3755" w:rsidRPr="00524172" w:rsidRDefault="00866A71" w:rsidP="004E1C3A">
      <w:pPr>
        <w:pStyle w:val="NATESTYLE1CommonCollege"/>
        <w:spacing w:after="120"/>
        <w:ind w:firstLine="720"/>
        <w:jc w:val="both"/>
      </w:pPr>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Alligator mississippiensis</w:t>
      </w:r>
      <w:r w:rsidR="00944415" w:rsidRPr="00524172">
        <w:t>) limpkins (</w:t>
      </w:r>
      <w:r w:rsidR="00944415" w:rsidRPr="00524172">
        <w:rPr>
          <w:i/>
          <w:iCs/>
        </w:rPr>
        <w:t>Aramus guarauna</w:t>
      </w:r>
      <w:r w:rsidR="00944415" w:rsidRPr="00524172">
        <w:t>), and soft-shell turtles (</w:t>
      </w:r>
      <w:r w:rsidR="00944415" w:rsidRPr="00524172">
        <w:rPr>
          <w:i/>
          <w:iCs/>
        </w:rPr>
        <w:t>Trionyx ferox</w:t>
      </w:r>
      <w:r w:rsidR="00337821">
        <w:t>)</w:t>
      </w:r>
      <w:r w:rsidR="00721287">
        <w:t xml:space="preserve"> </w:t>
      </w:r>
      <w:r w:rsidR="001C6E9D">
        <w:rPr>
          <w:i/>
          <w:iCs/>
        </w:rPr>
        <w:fldChar w:fldCharType="begin" w:fldLock="1"/>
      </w:r>
      <w:r w:rsidR="0065685E">
        <w:rPr>
          <w:i/>
          <w:iCs/>
        </w:rPr>
        <w:instrText xml:space="preserve"> ADDIN ZOTERO_ITEM CSL_CITATION {"citationID":"54ibfVkn","properties":{"formattedCitation":"(Dalrymple, 1977; Snyder &amp; Snyder, 1971)","plainCitation":"(Dalrymple, 1977; Snyder &amp; Snyder, 1971)","noteIndex":0},"citationItems":[{"id":"k29hOJh8/yqNUCZhn","uris":["http://www.mendeley.com/documents/?uuid=6f1b866d-c852-4402-8335-00a325696f4a"],"itemData":{"author":[{"dropping-particle":"","family":"Dalrymple","given":"George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65685E">
        <w:instrText xml:space="preserve"> ADDIN ZOTERO_ITEM CSL_CITATION {"citationID":"IbhEAdJs","properties":{"formattedCitation":"(Dorn &amp; Hafsadi, 2016; Valentine-Darby et al., 2015)","plainCitation":"(Dorn &amp; Hafsadi, 2016; 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t xml:space="preserve">spp: </w:t>
      </w:r>
      <w:r w:rsidR="007954A5" w:rsidRPr="007954A5">
        <w:t>Dorn &amp; Hafsadi, 2016; Valentine-Darby et al., 2015)</w:t>
      </w:r>
      <w:r w:rsidR="00D95A86">
        <w:fldChar w:fldCharType="end"/>
      </w:r>
      <w:r w:rsidR="00944415" w:rsidRPr="00524172">
        <w:t>, Redear Sunfish</w:t>
      </w:r>
      <w:r w:rsidR="00721287">
        <w:t xml:space="preserve"> </w:t>
      </w:r>
      <w:r w:rsidR="00D95A86">
        <w:rPr>
          <w:i/>
        </w:rPr>
        <w:fldChar w:fldCharType="begin" w:fldLock="1"/>
      </w:r>
      <w:r w:rsidR="0065685E">
        <w:rPr>
          <w:i/>
        </w:rPr>
        <w:instrText xml:space="preserve"> ADDIN ZOTERO_ITEM CSL_CITATION {"citationID":"u30QX2SH","properties":{"formattedCitation":"(Valentine-Darby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65685E">
        <w:rPr>
          <w:i/>
          <w:iCs/>
        </w:rPr>
        <w:instrText xml:space="preserve"> ADDIN ZOTERO_ITEM CSL_CITATION {"citationID":"WHZZs9mv","properties":{"formattedCitation":"(Valentine-Darby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65685E">
        <w:rPr>
          <w:i/>
          <w:iCs/>
        </w:rPr>
        <w:instrText xml:space="preserve"> ADDIN ZOTERO_ITEM CSL_CITATION {"citationID":"Gzilzpba","properties":{"formattedCitation":"(Valentine-Darby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65685E">
        <w:rPr>
          <w:i/>
          <w:iCs/>
        </w:rPr>
        <w:instrText xml:space="preserve"> ADDIN ZOTERO_ITEM CSL_CITATION {"citationID":"TorTqED7","properties":{"formattedCitation":"(Valentine-Darby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65685E">
        <w:instrText xml:space="preserve"> ADDIN ZOTERO_ITEM CSL_CITATION {"citationID":"1vdTn4O4","properties":{"formattedCitation":"(Valentine-Darby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65685E">
        <w:instrText xml:space="preserve"> ADDIN ZOTERO_ITEM CSL_CITATION {"citationID":"T5or34wX","properties":{"formattedCitation":"(Valentine-Darby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(Belostomatidae)</w:t>
      </w:r>
      <w:r w:rsidR="00AB0947" w:rsidRPr="00524172">
        <w:t xml:space="preserve"> are known gastropod </w:t>
      </w:r>
      <w:r w:rsidR="00AB0947" w:rsidRPr="00524172">
        <w:lastRenderedPageBreak/>
        <w:t>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65685E">
        <w:instrText xml:space="preserve"> ADDIN ZOTERO_ITEM CSL_CITATION {"citationID":"F4IvHqiy","properties":{"formattedCitation":"(Kesler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65685E">
        <w:instrText xml:space="preserve"> ADDIN ZOTERO_ITEM CSL_CITATION {"citationID":"RsPGoZhj","properties":{"formattedCitation":"(Davidson &amp; Dorn, 2018)","plainCitation":"(Davidson &amp; Dorn, 2018)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195" w:name="_Hlk98946915"/>
      <w:bookmarkStart w:id="196" w:name="_Toc92806946"/>
      <w:bookmarkEnd w:id="176"/>
    </w:p>
    <w:bookmarkEnd w:id="195"/>
    <w:p w14:paraId="1103D7A4" w14:textId="57CCDEE9" w:rsidR="00695B5F" w:rsidRPr="00695B5F" w:rsidRDefault="004472A5" w:rsidP="00C6515F">
      <w:pPr>
        <w:pStyle w:val="Heading2"/>
      </w:pPr>
      <w:r w:rsidRPr="00524172">
        <w:t>Tethering Experiments</w:t>
      </w:r>
      <w:bookmarkEnd w:id="196"/>
    </w:p>
    <w:p w14:paraId="1BEDA1E3" w14:textId="1D80F6E4" w:rsidR="00C6515F" w:rsidRDefault="004472A5" w:rsidP="00C6515F">
      <w:pPr>
        <w:pStyle w:val="NATESTYLE1CommonCollege"/>
        <w:jc w:val="both"/>
      </w:pPr>
      <w:bookmarkStart w:id="197"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w:t>
      </w:r>
      <w:commentRangeStart w:id="198"/>
      <w:r w:rsidR="00D8646C">
        <w:t>n</w:t>
      </w:r>
      <w:r w:rsidRPr="00524172">
        <w:t xml:space="preserve"> LILA</w:t>
      </w:r>
      <w:r w:rsidR="00721287">
        <w:t xml:space="preserve"> </w:t>
      </w:r>
      <w:commentRangeEnd w:id="198"/>
      <w:r w:rsidR="00555932">
        <w:rPr>
          <w:rStyle w:val="CommentReference"/>
          <w:rFonts w:asciiTheme="minorHAnsi" w:hAnsiTheme="minorHAnsi" w:cstheme="minorBidi"/>
        </w:rPr>
        <w:commentReference w:id="198"/>
      </w:r>
      <w:r w:rsidRPr="00524172">
        <w:fldChar w:fldCharType="begin" w:fldLock="1"/>
      </w:r>
      <w:r w:rsidR="0065685E">
        <w:instrText xml:space="preserve"> ADDIN ZOTERO_ITEM CSL_CITATION {"citationID":"mUOXq4Kw","properties":{"formattedCitation":"(Drumheller et al., 2022; Gutierre et al., 2019)","plainCitation":"(Drumheller et al., 2022; Gutierre et al., 2019)","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65685E" w:rsidRPr="0065685E">
        <w:t>(Drumheller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65685E">
        <w:instrText xml:space="preserve"> ADDIN ZOTERO_ITEM CSL_CITATION {"citationID":"tnZRIwCC","properties":{"formattedCitation":"(Baker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65685E">
        <w:instrText xml:space="preserve"> ADDIN ZOTERO_ITEM CSL_CITATION {"citationID":"T39JLx9x","properties":{"formattedCitation":"(Rochette &amp; Dill, 2000; Ruehl &amp; Trexler, 2015)","plainCitation":"(Rochette &amp; Dill, 2000; Ruehl &amp; Trexler, 2015)","noteIndex":0},"citationItems":[{"id":"k29hOJh8/ic07uMlx","uris":["http://www.mendeley.com/documents/?uuid=767d0ad6-e142-4be8-afdd-e0e1f2c9541d"],"itemData":{"DOI":"10.1016/S0022-0981(00)00253-7","ISSN":"00220981","abstract":"Predators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65685E">
        <w:rPr>
          <w:rFonts w:ascii="Cambria Math" w:hAnsi="Cambria Math" w:cs="Cambria Math"/>
        </w:rPr>
        <w:instrText>≃</w:instrText>
      </w:r>
      <w:r w:rsidR="0065685E">
        <w:instrText xml:space="preserve"> 1 m) than when tethered where they were most common (</w:instrText>
      </w:r>
      <w:r w:rsidR="0065685E">
        <w:rPr>
          <w:rFonts w:ascii="Cambria Math" w:hAnsi="Cambria Math" w:cs="Cambria Math"/>
        </w:rPr>
        <w:instrText>≃</w:instrText>
      </w:r>
      <w:r w:rsidR="0065685E">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gastropods","type":"article-journal","volume":"253"}},{"id":"k29hOJh8/lTu6r4Xd","uris":["http://www.mendeley.com/documents/?uuid=3b3afb17-9423-44b9-af78-34ef8c0368ed"],"itemData":{"DOI":"10.1007/s00442-015-3324-4","ISSN":"00298549","PMID":"25916894","abstract":"Balancing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197"/>
    </w:p>
    <w:p w14:paraId="7F2B903D" w14:textId="1C8364BF" w:rsidR="00695B5F" w:rsidRPr="00524172" w:rsidRDefault="004472A5" w:rsidP="00C6515F">
      <w:pPr>
        <w:pStyle w:val="NATESTYLE1CommonCollege"/>
        <w:ind w:firstLine="720"/>
        <w:jc w:val="both"/>
      </w:pPr>
      <w:r w:rsidRPr="00524172">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w:t>
      </w:r>
      <w:commentRangeStart w:id="199"/>
      <w:r w:rsidRPr="00524172">
        <w:t xml:space="preserve">inside a greenhouse at the FAU </w:t>
      </w:r>
      <w:r w:rsidR="00B4735F" w:rsidRPr="00524172">
        <w:t xml:space="preserve">Campus in </w:t>
      </w:r>
      <w:r w:rsidRPr="00524172">
        <w:t>Davie</w:t>
      </w:r>
      <w:r w:rsidR="00B4735F" w:rsidRPr="00524172">
        <w:t xml:space="preserve">, </w:t>
      </w:r>
      <w:commentRangeEnd w:id="199"/>
      <w:r w:rsidR="002D53CF">
        <w:rPr>
          <w:rStyle w:val="CommentReference"/>
          <w:rFonts w:asciiTheme="minorHAnsi" w:hAnsiTheme="minorHAnsi" w:cstheme="minorBidi"/>
        </w:rPr>
        <w:commentReference w:id="199"/>
      </w:r>
      <w:r w:rsidR="00B4735F" w:rsidRPr="00524172">
        <w:t>FL</w:t>
      </w:r>
      <w:ins w:id="200" w:author="Nathan Dorn" w:date="2023-10-23T12:39:00Z">
        <w:r w:rsidR="002D53CF">
          <w:t>.</w:t>
        </w:r>
      </w:ins>
      <w:r w:rsidR="00004CAC">
        <w:t xml:space="preserve"> </w:t>
      </w:r>
      <w:del w:id="201" w:author="Nathan Dorn" w:date="2023-10-23T12:39:00Z">
        <w:r w:rsidRPr="00524172" w:rsidDel="004D6DC1">
          <w:delText xml:space="preserve">Prior to tethering, juvenile Florida Apple </w:delText>
        </w:r>
        <w:commentRangeStart w:id="202"/>
        <w:r w:rsidRPr="00524172" w:rsidDel="004D6DC1">
          <w:delText>Snail</w:delText>
        </w:r>
      </w:del>
      <w:ins w:id="203" w:author="Nathan Dorn" w:date="2023-10-23T12:39:00Z">
        <w:r w:rsidR="004D6DC1">
          <w:t>Snails</w:t>
        </w:r>
      </w:ins>
      <w:r w:rsidRPr="00524172">
        <w:t xml:space="preserve"> </w:t>
      </w:r>
      <w:del w:id="204" w:author="Nathan Dorn" w:date="2023-10-23T12:40:00Z">
        <w:r w:rsidRPr="00524172" w:rsidDel="001F76CD">
          <w:delText>were</w:delText>
        </w:r>
      </w:del>
      <w:ins w:id="205" w:author="Nathan Dorn" w:date="2023-10-23T12:40:00Z">
        <w:r w:rsidR="00D81BA8">
          <w:t xml:space="preserve"> from 3-21 mm </w:t>
        </w:r>
      </w:ins>
      <w:ins w:id="206" w:author="Nathan Dorn" w:date="2023-10-23T12:41:00Z">
        <w:r w:rsidR="001F76CD">
          <w:t xml:space="preserve">were tethered </w:t>
        </w:r>
      </w:ins>
      <w:ins w:id="207" w:author="Nathan Dorn" w:date="2023-10-23T12:40:00Z">
        <w:r w:rsidR="00D81BA8">
          <w:t>each season, which included small hatchlings and small adults</w:t>
        </w:r>
        <w:r w:rsidR="001F76CD">
          <w:t xml:space="preserve"> and care was taken to </w:t>
        </w:r>
      </w:ins>
      <w:ins w:id="208" w:author="Nathan Dorn" w:date="2023-10-23T12:41:00Z">
        <w:r w:rsidR="001F76CD">
          <w:t xml:space="preserve">include </w:t>
        </w:r>
        <w:r w:rsidR="009357FC">
          <w:t xml:space="preserve">X-X </w:t>
        </w:r>
        <w:r w:rsidR="001F76CD">
          <w:t xml:space="preserve">replicates of </w:t>
        </w:r>
        <w:r w:rsidR="009357FC">
          <w:t>3-mm size increments</w:t>
        </w:r>
      </w:ins>
      <w:del w:id="209" w:author="Nathan Dorn" w:date="2023-10-23T12:41:00Z">
        <w:r w:rsidRPr="00524172" w:rsidDel="009357FC">
          <w:delText xml:space="preserve"> </w:delText>
        </w:r>
      </w:del>
      <w:del w:id="210" w:author="Nathan Dorn" w:date="2023-10-23T12:39:00Z">
        <w:r w:rsidRPr="00524172" w:rsidDel="004D6DC1">
          <w:delText>blocked</w:delText>
        </w:r>
      </w:del>
      <w:del w:id="211" w:author="Nathan Dorn" w:date="2023-10-23T12:41:00Z">
        <w:r w:rsidRPr="00524172" w:rsidDel="009357FC">
          <w:delText xml:space="preserve"> in</w:delText>
        </w:r>
      </w:del>
      <w:del w:id="212" w:author="Nathan Dorn" w:date="2023-10-23T12:39:00Z">
        <w:r w:rsidRPr="00524172" w:rsidDel="004D6DC1">
          <w:delText>to</w:delText>
        </w:r>
      </w:del>
      <w:del w:id="213" w:author="Nathan Dorn" w:date="2023-10-23T12:41:00Z">
        <w:r w:rsidRPr="00524172" w:rsidDel="009357FC">
          <w:delText xml:space="preserve"> 3-mm SL increments</w:delText>
        </w:r>
      </w:del>
      <w:r w:rsidRPr="00524172">
        <w:t xml:space="preserve"> (i.e., 3-6mm, 6-9mm, 9-</w:t>
      </w:r>
      <w:r w:rsidRPr="00524172">
        <w:lastRenderedPageBreak/>
        <w:t xml:space="preserve">12mm,12-15mm, 15-18mm, 18-21mm, and &gt;21mm SL). </w:t>
      </w:r>
      <w:commentRangeEnd w:id="202"/>
      <w:r w:rsidR="009357FC">
        <w:rPr>
          <w:rStyle w:val="CommentReference"/>
          <w:rFonts w:asciiTheme="minorHAnsi" w:hAnsiTheme="minorHAnsi" w:cstheme="minorBidi"/>
        </w:rPr>
        <w:commentReference w:id="202"/>
      </w:r>
      <w:del w:id="214" w:author="Nathan Dorn" w:date="2023-10-23T12:42:00Z">
        <w:r w:rsidRPr="00524172" w:rsidDel="009357FC">
          <w:delText xml:space="preserve">This allowed </w:delText>
        </w:r>
        <w:r w:rsidR="009637E1" w:rsidDel="009357FC">
          <w:delText>us</w:delText>
        </w:r>
        <w:r w:rsidRPr="00524172" w:rsidDel="009357FC">
          <w:delText xml:space="preserve"> </w:delText>
        </w:r>
        <w:commentRangeStart w:id="215"/>
        <w:r w:rsidRPr="00524172" w:rsidDel="009357FC">
          <w:delText>to</w:delText>
        </w:r>
      </w:del>
      <w:ins w:id="216" w:author="Nathan Dorn" w:date="2023-10-23T12:42:00Z">
        <w:r w:rsidR="009357FC">
          <w:t>Testing the full range of sizes</w:t>
        </w:r>
        <w:commentRangeEnd w:id="215"/>
        <w:r w:rsidR="009357FC">
          <w:rPr>
            <w:rStyle w:val="CommentReference"/>
            <w:rFonts w:asciiTheme="minorHAnsi" w:hAnsiTheme="minorHAnsi" w:cstheme="minorBidi"/>
          </w:rPr>
          <w:commentReference w:id="215"/>
        </w:r>
      </w:ins>
      <w:r w:rsidRPr="00524172">
        <w:t xml:space="preserve"> </w:t>
      </w:r>
      <w:ins w:id="217" w:author="Nathan Dorn" w:date="2023-10-23T12:42:00Z">
        <w:r w:rsidR="008B7C4C">
          <w:t xml:space="preserve">provided </w:t>
        </w:r>
      </w:ins>
      <w:ins w:id="218" w:author="Nathan Dorn" w:date="2023-10-23T12:43:00Z">
        <w:r w:rsidR="0057452A">
          <w:t xml:space="preserve">a </w:t>
        </w:r>
      </w:ins>
      <w:ins w:id="219" w:author="Nathan Dorn" w:date="2023-10-23T12:44:00Z">
        <w:r w:rsidR="000C7C5F">
          <w:t xml:space="preserve">statistical </w:t>
        </w:r>
      </w:ins>
      <w:ins w:id="220" w:author="Nathan Dorn" w:date="2023-10-23T12:43:00Z">
        <w:r w:rsidR="0057452A">
          <w:t>test for size-dependent survival each season and</w:t>
        </w:r>
      </w:ins>
      <w:del w:id="221" w:author="Nathan Dorn" w:date="2023-10-23T12:42:00Z">
        <w:r w:rsidRPr="00524172" w:rsidDel="008B7C4C">
          <w:delText xml:space="preserve">compare the survival </w:delText>
        </w:r>
      </w:del>
      <w:ins w:id="222" w:author="Nathan Dorn" w:date="2023-10-23T12:42:00Z">
        <w:r w:rsidR="008B7C4C">
          <w:t xml:space="preserve"> survival </w:t>
        </w:r>
      </w:ins>
      <w:r w:rsidRPr="00524172">
        <w:t xml:space="preserve">estimates </w:t>
      </w:r>
      <w:del w:id="223" w:author="Nathan Dorn" w:date="2023-10-23T12:43:00Z">
        <w:r w:rsidRPr="00524172" w:rsidDel="0057452A">
          <w:delText>with those</w:delText>
        </w:r>
      </w:del>
      <w:ins w:id="224" w:author="Nathan Dorn" w:date="2023-10-23T12:43:00Z">
        <w:r w:rsidR="0057452A">
          <w:t>for use</w:t>
        </w:r>
      </w:ins>
      <w:r w:rsidRPr="00524172">
        <w:t xml:space="preserve"> in </w:t>
      </w:r>
      <w:r w:rsidR="00342EE5" w:rsidRPr="00524172">
        <w:t>the population model</w:t>
      </w:r>
      <w:del w:id="225" w:author="Nathan Dorn" w:date="2023-10-23T12:44:00Z">
        <w:r w:rsidR="00342EE5" w:rsidRPr="00524172" w:rsidDel="000C7C5F">
          <w:delText xml:space="preserve"> </w:delText>
        </w:r>
        <w:r w:rsidRPr="00524172" w:rsidDel="000C7C5F">
          <w:delText>and ensured that the range of Florida Apple Snail</w:delText>
        </w:r>
        <w:r w:rsidRPr="00524172" w:rsidDel="000C7C5F">
          <w:rPr>
            <w:i/>
            <w:iCs/>
          </w:rPr>
          <w:delText xml:space="preserve"> </w:delText>
        </w:r>
        <w:r w:rsidRPr="00524172" w:rsidDel="000C7C5F">
          <w:delText>sizes were included for modelling size-dependent survival</w:delText>
        </w:r>
      </w:del>
      <w:r w:rsidRPr="00524172">
        <w:t>.</w:t>
      </w:r>
      <w:r w:rsidR="00004CAC">
        <w:t xml:space="preserve"> </w:t>
      </w:r>
      <w:r w:rsidRPr="00524172">
        <w:t>Snails were tethered by gluing 20 cm of either 2.4 lb (for small sizes) or 4 lb (for large sizes) monofilament line to the apex of the shell then attached to PVC poles pushed into the wetland soils. In the dry season</w:t>
      </w:r>
      <w:r w:rsidR="00B4735F" w:rsidRPr="00524172">
        <w:t>,</w:t>
      </w:r>
      <w:r w:rsidRPr="00524172">
        <w:t xml:space="preserve"> </w:t>
      </w:r>
      <w:r w:rsidR="009637E1">
        <w:t>we</w:t>
      </w:r>
      <w:r w:rsidRPr="00524172">
        <w:t xml:space="preserve"> had a limited size distribution of snails, so </w:t>
      </w:r>
      <w:r w:rsidR="009637E1">
        <w:t>we</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CD5153">
        <w:t>we</w:t>
      </w:r>
      <w:r w:rsidRPr="00524172">
        <w:t xml:space="preserve"> had access to a larger size range of apple snails, so </w:t>
      </w:r>
      <w:r w:rsidR="009637E1">
        <w:t>we</w:t>
      </w:r>
      <w:r w:rsidRPr="00524172">
        <w:t xml:space="preserve"> tethered 40 snails in each of the first four size classes (3-6mm, 6-9mm, 9-12mm,12-15mm), and 20 of the last three size classes (15-18mm, 18-21mm, and &gt;21mm).</w:t>
      </w:r>
      <w:r w:rsidR="009637E1">
        <w:t xml:space="preserve"> We</w:t>
      </w:r>
      <w:r w:rsidRPr="00524172">
        <w:t xml:space="preserve"> split the tethered snails equally into two transects (i.e., near or far) in each of the wetlands (i.e,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1F57AAF"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snails did not respond when prodded and (5) “alive” if snails responded when prodded. Using the snail statuses, snails that were “alive” were counted as surviving snails while snail that were deemed “missing”, “crushed”,</w:t>
      </w:r>
      <w:r w:rsidR="00421FBE" w:rsidRPr="00524172">
        <w:t xml:space="preserve"> “dead”,</w:t>
      </w:r>
      <w:r w:rsidRPr="00524172">
        <w:t xml:space="preserve"> or “empty” were counted as mortalities.</w:t>
      </w:r>
      <w:r w:rsidR="00004CAC">
        <w:t xml:space="preserve"> </w:t>
      </w:r>
      <w:r w:rsidRPr="00524172">
        <w:t xml:space="preserve">Surviving snails were placed back onto PVC poles and mortalities were replaced with another tethered snail of the </w:t>
      </w:r>
      <w:r w:rsidRPr="00524172">
        <w:lastRenderedPageBreak/>
        <w:t xml:space="preserve">same size class. To generalize measured survival to a larger area than the initial location where snails were set, tethers were moved two meters in a randomly chosen cardinal direction to obtain increased </w:t>
      </w:r>
      <w:r w:rsidR="006C3C06" w:rsidRPr="00524172">
        <w:t>independence</w:t>
      </w:r>
      <w:r w:rsidRPr="00524172">
        <w:t xml:space="preserve"> between nights. </w:t>
      </w:r>
      <w:commentRangeStart w:id="226"/>
      <w:r w:rsidRPr="00524172">
        <w:t>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commentRangeEnd w:id="226"/>
      <w:r w:rsidR="00C95A07">
        <w:rPr>
          <w:rStyle w:val="CommentReference"/>
          <w:rFonts w:asciiTheme="minorHAnsi" w:hAnsiTheme="minorHAnsi" w:cstheme="minorBidi"/>
        </w:rPr>
        <w:commentReference w:id="226"/>
      </w:r>
    </w:p>
    <w:p w14:paraId="081B606A" w14:textId="5D3ADEF4"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65685E">
        <w:instrText xml:space="preserve"> ADDIN ZOTERO_ITEM CSL_CITATION {"citationID":"3li2cRN3","properties":{"formattedCitation":"(Castorani &amp; Hovel, 2015)","plainCitation":"(Castorani &amp; Hovel, 2015)","noteIndex":0},"citationItems":[{"id":"k29hOJh8/xehIJO6P","uris":["http://www.mendeley.com/documents/?uuid=cdf5db20-e5b2-4252-a62d-32c8bcdec0ea"],"itemData":{"DOI":"10.1890/14-1538.1","ISSN":"00129658","PMID":"26378313","abstract":"Ecological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(Castorani &amp; Hovel, 2015)</w:t>
      </w:r>
      <w:r w:rsidRPr="00524172">
        <w:fldChar w:fldCharType="end"/>
      </w:r>
      <w:r w:rsidRPr="00524172">
        <w:t>.</w:t>
      </w:r>
      <w:r w:rsidR="00004CAC">
        <w:t xml:space="preserve"> </w:t>
      </w:r>
      <w:r w:rsidR="0083031D">
        <w:t>We</w:t>
      </w:r>
      <w:r w:rsidRPr="00524172">
        <w:t xml:space="preserve"> modeled survival using length (SL mm), transect (“near” or “far”), </w:t>
      </w:r>
      <w:commentRangeStart w:id="227"/>
      <w:r w:rsidRPr="00524172">
        <w:t xml:space="preserve">wetland (“M2” or “M4”), </w:t>
      </w:r>
      <w:commentRangeEnd w:id="227"/>
      <w:r w:rsidR="000C7C5F">
        <w:rPr>
          <w:rStyle w:val="CommentReference"/>
          <w:rFonts w:asciiTheme="minorHAnsi" w:hAnsiTheme="minorHAnsi" w:cstheme="minorBidi"/>
        </w:rPr>
        <w:commentReference w:id="227"/>
      </w:r>
      <w:r w:rsidRPr="00524172">
        <w:t>and season (“wet” or “dry”) as covariates.</w:t>
      </w:r>
      <w:r w:rsidR="00004CAC">
        <w:t xml:space="preserve"> </w:t>
      </w:r>
      <w:r w:rsidR="00D276B0">
        <w:t>We</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odels were compared using AICc scores, the structure of all models with ΔAICc &lt; 4 were examined, and the most supported model (lowest AICc) was selected for interpretation and evaluation</w:t>
      </w:r>
      <w:r w:rsidRPr="00524172">
        <w:rPr>
          <w:shd w:val="clear" w:color="auto" w:fill="FFFFFF"/>
        </w:rPr>
        <w:fldChar w:fldCharType="begin" w:fldLock="1"/>
      </w:r>
      <w:r w:rsidR="0065685E">
        <w:rPr>
          <w:shd w:val="clear" w:color="auto" w:fill="FFFFFF"/>
        </w:rPr>
        <w:instrText xml:space="preserve"> ADDIN ZOTERO_ITEM CSL_CITATION {"citationID":"jMPaxLE2","properties":{"formattedCitation":"(Anderson, 2008)","plainCitation":"(Anderson, 2008)","noteIndex":0},"citationItems":[{"id":"k29hOJh8/lidUB4iV","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 xml:space="preserve">Logistic regression was fitted using the “glm” function in R v4.0.3 </w:t>
      </w:r>
      <w:r w:rsidRPr="00524172">
        <w:fldChar w:fldCharType="begin" w:fldLock="1"/>
      </w:r>
      <w:r w:rsidR="0065685E">
        <w:instrText xml:space="preserve"> ADDIN ZOTERO_ITEM CSL_CITATION {"citationID":"ptOe3UCC","properties":{"formattedCitation":"(R Core Team, 2019)","plainCitation":"(R Core Team, 2019)","noteIndex":0},"citationItems":[{"id":"k29hOJh8/QJxZolHA","uris":["http://www.mendeley.com/documents/?uuid=e846c30e-7734-44bf-a829-df2b15f65d67"],"itemData":{"abstract":"(2019).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Relative composition of predation from tethering remains and abundances</w:t>
      </w:r>
    </w:p>
    <w:p w14:paraId="0F51FF69" w14:textId="461BA356" w:rsidR="00695B5F" w:rsidRPr="00524172" w:rsidRDefault="00D276B0" w:rsidP="00524172">
      <w:pPr>
        <w:pStyle w:val="NATESTYLE1CommonCollege"/>
        <w:jc w:val="both"/>
      </w:pPr>
      <w:r>
        <w:t>We</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P. fallax</w:t>
      </w:r>
      <w:r w:rsidR="004472A5" w:rsidRPr="00524172">
        <w:t>) use their mandibles to crush or peel the snail shell to remove the soma</w:t>
      </w:r>
      <w:r>
        <w:t xml:space="preserve"> </w:t>
      </w:r>
      <w:r w:rsidR="004472A5" w:rsidRPr="00524172">
        <w:rPr>
          <w:i/>
          <w:iCs/>
        </w:rPr>
        <w:fldChar w:fldCharType="begin" w:fldLock="1"/>
      </w:r>
      <w:r w:rsidR="0065685E">
        <w:rPr>
          <w:i/>
          <w:iCs/>
        </w:rPr>
        <w:instrText xml:space="preserve"> ADDIN ZOTERO_ITEM CSL_CITATION {"citationID":"1ck7Keu9","properties":{"formattedCitation":"(Davidson &amp; Dorn, 2018; Dorn &amp; Hafsadi, 2016)","plainCitation":"(Davidson &amp; Dorn, 2018; Dorn &amp; Hafsadi, 2016)","noteIndex":0},"citationItems":[{"id":"k29hOJh8/VMfIayL7","uris":["http://www.mendeley.com/documents/?uuid=449613a0-61fd-4d81-8ea4-d97eb0952501"],"itemData":{"DOI":"10.1007/s10530-015-0998-9","ISBN":"1053001509989","ISSN":"15731464","abstract":"Recent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r w:rsidR="004472A5" w:rsidRPr="00524172">
        <w:rPr>
          <w:i/>
          <w:iCs/>
        </w:rPr>
        <w:t>B</w:t>
      </w:r>
      <w:r w:rsidR="00421FBE" w:rsidRPr="00524172">
        <w:rPr>
          <w:i/>
          <w:iCs/>
        </w:rPr>
        <w:t>elostoma</w:t>
      </w:r>
      <w:r w:rsidR="004472A5" w:rsidRPr="00524172">
        <w:rPr>
          <w:i/>
          <w:iCs/>
        </w:rPr>
        <w:t xml:space="preserve"> lutarium</w:t>
      </w:r>
      <w:r w:rsidR="004472A5" w:rsidRPr="00524172">
        <w:t>) pierce the snail operculum then suck out and remove snail soma without damaging the shell</w:t>
      </w:r>
      <w:ins w:id="228" w:author="Nathan Dorn" w:date="2023-10-23T12:48:00Z">
        <w:r w:rsidR="0081199F">
          <w:t xml:space="preserve"> </w:t>
        </w:r>
      </w:ins>
      <w:r w:rsidR="001A7550" w:rsidRPr="00524172">
        <w:fldChar w:fldCharType="begin" w:fldLock="1"/>
      </w:r>
      <w:r w:rsidR="0065685E">
        <w:instrText xml:space="preserve"> ADDIN ZOTERO_ITEM CSL_CITATION {"citationID":"xvrQxHQl","properties":{"formattedCitation":"(Kesler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w:t>
      </w:r>
      <w:r w:rsidR="004472A5" w:rsidRPr="00524172">
        <w:lastRenderedPageBreak/>
        <w:t xml:space="preserve">predators; tethers retained crushed shells when consumed by </w:t>
      </w:r>
      <w:r w:rsidR="004472A5" w:rsidRPr="00524172">
        <w:rPr>
          <w:i/>
          <w:iCs/>
        </w:rPr>
        <w:t>P. fallax</w:t>
      </w:r>
      <w:r w:rsidR="004472A5" w:rsidRPr="00524172">
        <w:t xml:space="preserve"> and retained empty shells when consumed by </w:t>
      </w:r>
      <w:r w:rsidR="004472A5" w:rsidRPr="00524172">
        <w:rPr>
          <w:i/>
        </w:rPr>
        <w:t xml:space="preserve">B. </w:t>
      </w:r>
      <w:proofErr w:type="spellStart"/>
      <w:r w:rsidR="004472A5" w:rsidRPr="00524172">
        <w:rPr>
          <w:i/>
        </w:rPr>
        <w:t>lutarium</w:t>
      </w:r>
      <w:proofErr w:type="spellEnd"/>
      <w:ins w:id="229" w:author="Nathan Dorn" w:date="2023-10-23T12:48:00Z">
        <w:r w:rsidR="0081199F">
          <w:t xml:space="preserve"> (N. Barrus, </w:t>
        </w:r>
        <w:commentRangeStart w:id="230"/>
        <w:r w:rsidR="0081199F">
          <w:t>unpublished data</w:t>
        </w:r>
      </w:ins>
      <w:commentRangeEnd w:id="230"/>
      <w:ins w:id="231" w:author="Nathan Dorn" w:date="2023-10-23T12:49:00Z">
        <w:r w:rsidR="0081199F">
          <w:rPr>
            <w:rStyle w:val="CommentReference"/>
            <w:rFonts w:asciiTheme="minorHAnsi" w:hAnsiTheme="minorHAnsi" w:cstheme="minorBidi"/>
          </w:rPr>
          <w:commentReference w:id="230"/>
        </w:r>
      </w:ins>
      <w:ins w:id="232" w:author="Nathan Dorn" w:date="2023-10-23T12:48:00Z">
        <w:r w:rsidR="0081199F">
          <w:t>)</w:t>
        </w:r>
      </w:ins>
      <w:del w:id="233" w:author="Nathan Dorn" w:date="2023-10-23T12:48:00Z">
        <w:r w:rsidR="004472A5" w:rsidRPr="00524172" w:rsidDel="0081199F">
          <w:delText>.</w:delText>
        </w:r>
      </w:del>
      <w:r w:rsidR="00004CAC">
        <w:t xml:space="preserve"> </w:t>
      </w:r>
      <w:del w:id="234" w:author="Nathan Dorn" w:date="2023-10-23T12:49:00Z">
        <w:r w:rsidR="004472A5" w:rsidRPr="00524172" w:rsidDel="0081199F">
          <w:delText xml:space="preserve">Therefore, </w:delText>
        </w:r>
        <w:r w:rsidR="00307FC7" w:rsidDel="0081199F">
          <w:delText>we</w:delText>
        </w:r>
      </w:del>
      <w:ins w:id="235" w:author="Nathan Dorn" w:date="2023-10-23T12:49:00Z">
        <w:r w:rsidR="0081199F">
          <w:t>We</w:t>
        </w:r>
      </w:ins>
      <w:r w:rsidR="004472A5" w:rsidRPr="00524172">
        <w:t xml:space="preserve"> interpreted a “crushed” shell as mortality caused by </w:t>
      </w:r>
      <w:r w:rsidR="004472A5" w:rsidRPr="00524172">
        <w:rPr>
          <w:i/>
          <w:iCs/>
        </w:rPr>
        <w:t xml:space="preserve">P. </w:t>
      </w:r>
      <w:proofErr w:type="spellStart"/>
      <w:r w:rsidR="004472A5" w:rsidRPr="00524172">
        <w:rPr>
          <w:i/>
          <w:iCs/>
        </w:rPr>
        <w:t>fallax</w:t>
      </w:r>
      <w:proofErr w:type="spellEnd"/>
      <w:r w:rsidR="004472A5" w:rsidRPr="00524172">
        <w:t xml:space="preserve">, “empty” </w:t>
      </w:r>
      <w:ins w:id="236" w:author="Nathan Dorn" w:date="2023-10-23T12:49:00Z">
        <w:r w:rsidR="0081199F">
          <w:t xml:space="preserve">shell </w:t>
        </w:r>
        <w:r w:rsidR="00385A0F">
          <w:t xml:space="preserve">as </w:t>
        </w:r>
      </w:ins>
      <w:r w:rsidR="004472A5" w:rsidRPr="00524172">
        <w:t xml:space="preserve">mortality </w:t>
      </w:r>
      <w:del w:id="237" w:author="Nathan Dorn" w:date="2023-10-23T12:49:00Z">
        <w:r w:rsidR="004472A5" w:rsidRPr="00524172" w:rsidDel="00385A0F">
          <w:delText xml:space="preserve">as </w:delText>
        </w:r>
      </w:del>
      <w:r w:rsidR="004472A5" w:rsidRPr="00524172">
        <w:t xml:space="preserve">caused by </w:t>
      </w:r>
      <w:r w:rsidR="004472A5" w:rsidRPr="00524172">
        <w:rPr>
          <w:i/>
          <w:iCs/>
        </w:rPr>
        <w:t xml:space="preserve">B. </w:t>
      </w:r>
      <w:proofErr w:type="spellStart"/>
      <w:r w:rsidR="004472A5" w:rsidRPr="00524172">
        <w:rPr>
          <w:i/>
          <w:iCs/>
        </w:rPr>
        <w:t>lutarium</w:t>
      </w:r>
      <w:proofErr w:type="spellEnd"/>
      <w:r w:rsidR="004472A5" w:rsidRPr="00524172">
        <w:t xml:space="preserve">, </w:t>
      </w:r>
      <w:ins w:id="238" w:author="Nathan Dorn" w:date="2023-10-23T12:49:00Z">
        <w:r w:rsidR="00385A0F">
          <w:t xml:space="preserve">a </w:t>
        </w:r>
      </w:ins>
      <w:r w:rsidR="004472A5" w:rsidRPr="00524172">
        <w:t xml:space="preserve">“missing” </w:t>
      </w:r>
      <w:ins w:id="239" w:author="Nathan Dorn" w:date="2023-10-23T12:49:00Z">
        <w:r w:rsidR="00385A0F">
          <w:t xml:space="preserve">shell </w:t>
        </w:r>
      </w:ins>
      <w:r w:rsidR="004472A5" w:rsidRPr="00524172">
        <w:t xml:space="preserve">as caused by a vertebrate (e.g., Fish or </w:t>
      </w:r>
      <w:commentRangeStart w:id="240"/>
      <w:r w:rsidR="004472A5" w:rsidRPr="00524172">
        <w:t>Salamander</w:t>
      </w:r>
      <w:ins w:id="241" w:author="Nathan Dorn" w:date="2023-10-23T12:49:00Z">
        <w:r w:rsidR="00385A0F">
          <w:t xml:space="preserve"> or </w:t>
        </w:r>
      </w:ins>
      <w:ins w:id="242" w:author="Nathan Dorn" w:date="2023-10-23T12:50:00Z">
        <w:r w:rsidR="00385A0F">
          <w:t>Limpkin</w:t>
        </w:r>
        <w:commentRangeEnd w:id="240"/>
        <w:r w:rsidR="00E0020A">
          <w:rPr>
            <w:rStyle w:val="CommentReference"/>
            <w:rFonts w:asciiTheme="minorHAnsi" w:hAnsiTheme="minorHAnsi" w:cstheme="minorBidi"/>
          </w:rPr>
          <w:commentReference w:id="240"/>
        </w:r>
      </w:ins>
      <w:r w:rsidR="004472A5" w:rsidRPr="00524172">
        <w:t xml:space="preserve">), and “dead” as a caused by something </w:t>
      </w:r>
      <w:del w:id="243" w:author="Nathan Dorn" w:date="2023-10-23T12:50:00Z">
        <w:r w:rsidR="004472A5" w:rsidRPr="00524172" w:rsidDel="00E0020A">
          <w:delText>other than predation</w:delText>
        </w:r>
      </w:del>
      <w:ins w:id="244" w:author="Nathan Dorn" w:date="2023-10-23T12:50:00Z">
        <w:r w:rsidR="00E0020A">
          <w:t>abiotic</w:t>
        </w:r>
      </w:ins>
      <w:r w:rsidR="004472A5" w:rsidRPr="00524172">
        <w:t>.</w:t>
      </w:r>
      <w:r w:rsidR="00004CAC">
        <w:t xml:space="preserve"> </w:t>
      </w:r>
      <w:r w:rsidR="004472A5" w:rsidRPr="00524172">
        <w:t xml:space="preserve">It may have been possible for </w:t>
      </w:r>
      <w:r w:rsidR="004472A5" w:rsidRPr="00524172">
        <w:rPr>
          <w:i/>
          <w:iCs/>
        </w:rPr>
        <w:t>P. fallax</w:t>
      </w:r>
      <w:r w:rsidR="004472A5" w:rsidRPr="00524172">
        <w:t xml:space="preserve"> or </w:t>
      </w:r>
      <w:r w:rsidR="004472A5" w:rsidRPr="00524172">
        <w:rPr>
          <w:i/>
          <w:iCs/>
        </w:rPr>
        <w:t>B. lutarium</w:t>
      </w:r>
      <w:r w:rsidR="004472A5" w:rsidRPr="00524172">
        <w:t xml:space="preserve"> to break the glue and remove snails from tethers, but the lab observations suggest</w:t>
      </w:r>
      <w:ins w:id="245" w:author="Nathan Dorn" w:date="2023-10-23T12:50:00Z">
        <w:r w:rsidR="00E0020A">
          <w:t>ed</w:t>
        </w:r>
      </w:ins>
      <w:r w:rsidR="004472A5" w:rsidRPr="00524172">
        <w:t xml:space="preserve"> this is unlikely. Other snail predators that penetrate the operculum, like leeches, are exceedingly rare at LILA based on sampling data.</w:t>
      </w:r>
      <w:r w:rsidR="00004CAC">
        <w:t xml:space="preserve"> </w:t>
      </w:r>
      <w:del w:id="246" w:author="Nathan Dorn" w:date="2023-10-23T12:50:00Z">
        <w:r w:rsidR="004472A5" w:rsidRPr="00524172" w:rsidDel="004C1C0C">
          <w:delText xml:space="preserve">These </w:delText>
        </w:r>
      </w:del>
      <w:ins w:id="247" w:author="Nathan Dorn" w:date="2023-10-23T12:51:00Z">
        <w:r w:rsidR="004C1C0C">
          <w:t>Predator-specific</w:t>
        </w:r>
      </w:ins>
      <w:ins w:id="248" w:author="Nathan Dorn" w:date="2023-10-23T12:50:00Z">
        <w:r w:rsidR="004C1C0C" w:rsidRPr="00524172">
          <w:t xml:space="preserve"> </w:t>
        </w:r>
      </w:ins>
      <w:r w:rsidR="004472A5" w:rsidRPr="00524172">
        <w:t>data were analyzed using combinations of contingency and simple χ</w:t>
      </w:r>
      <w:r w:rsidR="004472A5" w:rsidRPr="00524172">
        <w:rPr>
          <w:vertAlign w:val="superscript"/>
        </w:rPr>
        <w:t>2</w:t>
      </w:r>
      <w:r w:rsidR="004472A5" w:rsidRPr="00524172">
        <w:t xml:space="preserve"> </w:t>
      </w:r>
      <w:commentRangeStart w:id="249"/>
      <w:r w:rsidR="004472A5" w:rsidRPr="00524172">
        <w:t xml:space="preserve">tests </w:t>
      </w:r>
      <w:ins w:id="250" w:author="Nathan Dorn" w:date="2023-10-23T12:51:00Z">
        <w:r w:rsidR="004C1C0C">
          <w:t xml:space="preserve">to test for </w:t>
        </w:r>
      </w:ins>
      <w:r w:rsidR="004472A5" w:rsidRPr="00524172">
        <w:t xml:space="preserve">(see </w:t>
      </w:r>
      <w:commentRangeEnd w:id="249"/>
      <w:r w:rsidR="004C1C0C">
        <w:rPr>
          <w:rStyle w:val="CommentReference"/>
          <w:rFonts w:asciiTheme="minorHAnsi" w:hAnsiTheme="minorHAnsi" w:cstheme="minorBidi"/>
        </w:rPr>
        <w:commentReference w:id="249"/>
      </w:r>
      <w:r w:rsidR="004472A5" w:rsidRPr="00524172">
        <w:t>Appendix 3 for details).</w:t>
      </w:r>
    </w:p>
    <w:p w14:paraId="50C51F8D" w14:textId="3BBC7014"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w:t>
      </w:r>
      <w:del w:id="251" w:author="Nathan Dorn" w:date="2023-10-23T12:45:00Z">
        <w:r w:rsidRPr="00524172" w:rsidDel="003B5B0F">
          <w:rPr>
            <w:rFonts w:ascii="Times New Roman" w:hAnsi="Times New Roman" w:cs="Times New Roman"/>
            <w:sz w:val="24"/>
            <w:szCs w:val="24"/>
          </w:rPr>
          <w:delText>second indication of</w:delText>
        </w:r>
      </w:del>
      <w:ins w:id="252" w:author="Nathan Dorn" w:date="2023-10-23T12:45:00Z">
        <w:r w:rsidR="003B5B0F">
          <w:rPr>
            <w:rFonts w:ascii="Times New Roman" w:hAnsi="Times New Roman" w:cs="Times New Roman"/>
            <w:sz w:val="24"/>
            <w:szCs w:val="24"/>
          </w:rPr>
          <w:t xml:space="preserve">direct measure of </w:t>
        </w:r>
      </w:ins>
      <w:del w:id="253" w:author="Nathan Dorn" w:date="2023-10-23T12:45:00Z">
        <w:r w:rsidRPr="00524172" w:rsidDel="003B5B0F">
          <w:rPr>
            <w:rFonts w:ascii="Times New Roman" w:hAnsi="Times New Roman" w:cs="Times New Roman"/>
            <w:sz w:val="24"/>
            <w:szCs w:val="24"/>
          </w:rPr>
          <w:delText xml:space="preserve"> relative </w:delText>
        </w:r>
      </w:del>
      <w:r w:rsidRPr="00524172">
        <w:rPr>
          <w:rFonts w:ascii="Times New Roman" w:hAnsi="Times New Roman" w:cs="Times New Roman"/>
          <w:sz w:val="24"/>
          <w:szCs w:val="24"/>
        </w:rPr>
        <w:t xml:space="preserve">composition of </w:t>
      </w:r>
      <w:del w:id="254" w:author="Nathan Dorn" w:date="2023-10-23T12:45:00Z">
        <w:r w:rsidRPr="00524172" w:rsidDel="003B5B0F">
          <w:rPr>
            <w:rFonts w:ascii="Times New Roman" w:hAnsi="Times New Roman" w:cs="Times New Roman"/>
            <w:sz w:val="24"/>
            <w:szCs w:val="24"/>
          </w:rPr>
          <w:delText>predation types,</w:delText>
        </w:r>
      </w:del>
      <w:r w:rsidRPr="00524172">
        <w:rPr>
          <w:rFonts w:ascii="Times New Roman" w:hAnsi="Times New Roman" w:cs="Times New Roman"/>
          <w:sz w:val="24"/>
          <w:szCs w:val="24"/>
        </w:rPr>
        <w:t xml:space="preserve"> predator communities </w:t>
      </w:r>
      <w:ins w:id="255" w:author="Nathan Dorn" w:date="2023-10-23T12:45:00Z">
        <w:r w:rsidR="001C262D">
          <w:rPr>
            <w:rFonts w:ascii="Times New Roman" w:hAnsi="Times New Roman" w:cs="Times New Roman"/>
            <w:sz w:val="24"/>
            <w:szCs w:val="24"/>
          </w:rPr>
          <w:t xml:space="preserve">the small and large animals </w:t>
        </w:r>
      </w:ins>
      <w:r w:rsidRPr="00524172">
        <w:rPr>
          <w:rFonts w:ascii="Times New Roman" w:hAnsi="Times New Roman" w:cs="Times New Roman"/>
          <w:sz w:val="24"/>
          <w:szCs w:val="24"/>
        </w:rPr>
        <w:t xml:space="preserve">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del w:id="256" w:author="Nathan Dorn" w:date="2023-10-23T12:45:00Z">
        <w:r w:rsidR="007954A5" w:rsidRPr="007954A5" w:rsidDel="001C262D">
          <w:rPr>
            <w:rFonts w:ascii="Times New Roman" w:hAnsi="Times New Roman" w:cs="Times New Roman"/>
            <w:sz w:val="24"/>
          </w:rPr>
          <w:delText>(</w:delText>
        </w:r>
      </w:del>
      <w:r w:rsidR="007954A5" w:rsidRPr="007954A5">
        <w:rPr>
          <w:rFonts w:ascii="Times New Roman" w:hAnsi="Times New Roman" w:cs="Times New Roman"/>
          <w:sz w:val="24"/>
        </w:rPr>
        <w:t>Dorn &amp; Cook</w:t>
      </w:r>
      <w:ins w:id="257" w:author="Nathan Dorn" w:date="2023-10-23T12:45:00Z">
        <w:r w:rsidR="001C262D">
          <w:rPr>
            <w:rFonts w:ascii="Times New Roman" w:hAnsi="Times New Roman" w:cs="Times New Roman"/>
            <w:sz w:val="24"/>
          </w:rPr>
          <w:t xml:space="preserve"> </w:t>
        </w:r>
      </w:ins>
      <w:del w:id="258" w:author="Nathan Dorn" w:date="2023-10-23T12:45:00Z">
        <w:r w:rsidR="007954A5" w:rsidRPr="007954A5" w:rsidDel="001C262D">
          <w:rPr>
            <w:rFonts w:ascii="Times New Roman" w:hAnsi="Times New Roman" w:cs="Times New Roman"/>
            <w:sz w:val="24"/>
          </w:rPr>
          <w:delText>,</w:delText>
        </w:r>
      </w:del>
      <w:r w:rsidR="007954A5" w:rsidRPr="007954A5">
        <w:rPr>
          <w:rFonts w:ascii="Times New Roman" w:hAnsi="Times New Roman" w:cs="Times New Roman"/>
          <w:sz w:val="24"/>
        </w:rPr>
        <w:t xml:space="preserve"> </w:t>
      </w:r>
      <w:ins w:id="259" w:author="Nathan Dorn" w:date="2023-10-23T12:45:00Z">
        <w:r w:rsidR="001C262D">
          <w:rPr>
            <w:rFonts w:ascii="Times New Roman" w:hAnsi="Times New Roman" w:cs="Times New Roman"/>
            <w:sz w:val="24"/>
          </w:rPr>
          <w:t>(</w:t>
        </w:r>
      </w:ins>
      <w:r w:rsidR="007954A5" w:rsidRPr="007954A5">
        <w:rPr>
          <w:rFonts w:ascii="Times New Roman" w:hAnsi="Times New Roman" w:cs="Times New Roman"/>
          <w:sz w:val="24"/>
        </w:rPr>
        <w:t>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w:t>
      </w:r>
      <w:commentRangeStart w:id="260"/>
      <w:r w:rsidRPr="00524172">
        <w:rPr>
          <w:rFonts w:ascii="Times New Roman" w:hAnsi="Times New Roman" w:cs="Times New Roman"/>
          <w:sz w:val="24"/>
          <w:szCs w:val="24"/>
        </w:rPr>
        <w:t xml:space="preserve">deployed at 14 locations that were stratified by </w:t>
      </w:r>
      <w:commentRangeStart w:id="261"/>
      <w:r w:rsidRPr="00524172">
        <w:rPr>
          <w:rFonts w:ascii="Times New Roman" w:hAnsi="Times New Roman" w:cs="Times New Roman"/>
          <w:sz w:val="24"/>
          <w:szCs w:val="24"/>
        </w:rPr>
        <w:t xml:space="preserve">habitat area (10 deep slough; 4 shallow </w:t>
      </w:r>
      <w:proofErr w:type="gramStart"/>
      <w:r w:rsidRPr="00524172">
        <w:rPr>
          <w:rFonts w:ascii="Times New Roman" w:hAnsi="Times New Roman" w:cs="Times New Roman"/>
          <w:sz w:val="24"/>
          <w:szCs w:val="24"/>
        </w:rPr>
        <w:t>slough</w:t>
      </w:r>
      <w:commentRangeEnd w:id="261"/>
      <w:proofErr w:type="gramEnd"/>
      <w:r w:rsidR="001C262D">
        <w:rPr>
          <w:rStyle w:val="CommentReference"/>
        </w:rPr>
        <w:commentReference w:id="261"/>
      </w:r>
      <w:r w:rsidRPr="00524172">
        <w:rPr>
          <w:rFonts w:ascii="Times New Roman" w:hAnsi="Times New Roman" w:cs="Times New Roman"/>
          <w:sz w:val="24"/>
          <w:szCs w:val="24"/>
        </w:rPr>
        <w:t>) and randomly selected</w:t>
      </w:r>
      <w:del w:id="262" w:author="Nathan Dorn" w:date="2023-10-23T12:46:00Z">
        <w:r w:rsidRPr="00524172" w:rsidDel="001C262D">
          <w:rPr>
            <w:rFonts w:ascii="Times New Roman" w:hAnsi="Times New Roman" w:cs="Times New Roman"/>
            <w:sz w:val="24"/>
            <w:szCs w:val="24"/>
          </w:rPr>
          <w:delText xml:space="preserve"> using QGIS software</w:delText>
        </w:r>
      </w:del>
      <w:r w:rsidRPr="00524172">
        <w:rPr>
          <w:rFonts w:ascii="Times New Roman" w:hAnsi="Times New Roman" w:cs="Times New Roman"/>
          <w:sz w:val="24"/>
          <w:szCs w:val="24"/>
        </w:rPr>
        <w:t>. Each season sampling occurred when all habitats were flooded (deep slough depth 40-45cm) but ridge</w:t>
      </w:r>
      <w:ins w:id="263" w:author="Nathan Dorn" w:date="2023-10-23T12:46:00Z">
        <w:r w:rsidR="00BF0A47">
          <w:rPr>
            <w:rFonts w:ascii="Times New Roman" w:hAnsi="Times New Roman" w:cs="Times New Roman"/>
            <w:sz w:val="24"/>
            <w:szCs w:val="24"/>
          </w:rPr>
          <w:t xml:space="preserve"> habitats were shallow</w:t>
        </w:r>
      </w:ins>
      <w:del w:id="264" w:author="Nathan Dorn" w:date="2023-10-23T12:46:00Z">
        <w:r w:rsidRPr="00524172" w:rsidDel="00BF0A47">
          <w:rPr>
            <w:rFonts w:ascii="Times New Roman" w:hAnsi="Times New Roman" w:cs="Times New Roman"/>
            <w:sz w:val="24"/>
            <w:szCs w:val="24"/>
          </w:rPr>
          <w:delText>s were nearly dry</w:delText>
        </w:r>
      </w:del>
      <w:r w:rsidRPr="00524172">
        <w:rPr>
          <w:rFonts w:ascii="Times New Roman" w:hAnsi="Times New Roman" w:cs="Times New Roman"/>
          <w:sz w:val="24"/>
          <w:szCs w:val="24"/>
        </w:rPr>
        <w:t xml:space="preserve"> (&lt; 10 cm) so large predatory fishes </w:t>
      </w:r>
      <w:del w:id="265" w:author="Nathan Dorn" w:date="2023-10-23T12:46:00Z">
        <w:r w:rsidRPr="00524172" w:rsidDel="001C262D">
          <w:rPr>
            <w:rFonts w:ascii="Times New Roman" w:hAnsi="Times New Roman" w:cs="Times New Roman"/>
            <w:sz w:val="24"/>
            <w:szCs w:val="24"/>
          </w:rPr>
          <w:delText>did not have access to ridges</w:delText>
        </w:r>
      </w:del>
      <w:ins w:id="266" w:author="Nathan Dorn" w:date="2023-10-23T12:46:00Z">
        <w:r w:rsidR="001C262D">
          <w:rPr>
            <w:rFonts w:ascii="Times New Roman" w:hAnsi="Times New Roman" w:cs="Times New Roman"/>
            <w:sz w:val="24"/>
            <w:szCs w:val="24"/>
          </w:rPr>
          <w:t>were equally</w:t>
        </w:r>
        <w:r w:rsidR="00BF0A47">
          <w:rPr>
            <w:rFonts w:ascii="Times New Roman" w:hAnsi="Times New Roman" w:cs="Times New Roman"/>
            <w:sz w:val="24"/>
            <w:szCs w:val="24"/>
          </w:rPr>
          <w:t xml:space="preserve"> concentrated each season</w:t>
        </w:r>
      </w:ins>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commentRangeEnd w:id="260"/>
      <w:r w:rsidR="00FF45D4">
        <w:rPr>
          <w:rStyle w:val="CommentReference"/>
        </w:rPr>
        <w:commentReference w:id="260"/>
      </w:r>
      <w:r w:rsidRPr="00524172">
        <w:rPr>
          <w:rFonts w:ascii="Times New Roman" w:hAnsi="Times New Roman" w:cs="Times New Roman"/>
          <w:sz w:val="24"/>
          <w:szCs w:val="24"/>
        </w:rPr>
        <w:t xml:space="preserve">Throw traps were cleared under the protocol described by </w:t>
      </w:r>
      <w:commentRangeStart w:id="267"/>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{"citationID":"s9IjhejZ","properties":{"formattedCitation":"(Dorn et al., 2005)","plainCitation":"(Dorn et al., 2005)","noteIndex":0},"citationItems":[{"id":"k29hOJh8/ew3ly1Ub","uris":["http://www.mendeley.com/documents/?uuid=c95f6a9c-ebc7-4e18-afac-7a4dd780c7fd"],"itemData":{"DOI":"10.1899/04-037.1","ISSN":"08873593","abstract":"We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w:t>
      </w:r>
      <w:commentRangeEnd w:id="267"/>
      <w:r w:rsidR="00FF45D4">
        <w:rPr>
          <w:rStyle w:val="CommentReference"/>
        </w:rPr>
        <w:commentReference w:id="267"/>
      </w:r>
      <w:r w:rsidRPr="00524172">
        <w:rPr>
          <w:rFonts w:ascii="Times New Roman" w:hAnsi="Times New Roman" w:cs="Times New Roman"/>
          <w:sz w:val="24"/>
          <w:szCs w:val="24"/>
        </w:rPr>
        <w:t xml:space="preserve">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P. fallax</w:t>
      </w:r>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lutarium)</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Juvenile </w:t>
      </w:r>
      <w:r w:rsidRPr="00524172">
        <w:rPr>
          <w:rFonts w:ascii="Times New Roman" w:hAnsi="Times New Roman" w:cs="Times New Roman"/>
          <w:i/>
          <w:iCs/>
          <w:sz w:val="24"/>
          <w:szCs w:val="24"/>
        </w:rPr>
        <w:t>P. fallax</w:t>
      </w:r>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002F0470">
        <w:rPr>
          <w:rFonts w:ascii="Times New Roman" w:hAnsi="Times New Roman" w:cs="Times New Roman"/>
          <w:sz w:val="24"/>
          <w:szCs w:val="24"/>
        </w:rPr>
        <w:t xml:space="preserve">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2017)","noteIndex":0},"citationItems":[{"id":"k29hOJh8/JocIi5lj","uris":["http://www.mendeley.com/documents/?uuid=a5ba8e3b-bcf4-49bc-9056-c730b7c91738"],"itemData":{"DOI":"10.1007/s10452-017-9620-9","ISSN":"13862588","abstract":"The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w:t>
      </w:r>
      <w:r w:rsidRPr="00524172">
        <w:rPr>
          <w:rFonts w:ascii="Times New Roman" w:hAnsi="Times New Roman" w:cs="Times New Roman"/>
          <w:sz w:val="24"/>
          <w:szCs w:val="24"/>
        </w:rPr>
        <w:lastRenderedPageBreak/>
        <w:t xml:space="preserve">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{"citationID":"gvRkSIzt","properties":{"formattedCitation":"(Sommer, 2021)","plainCitation":"(Sommer, 2021)","noteIndex":0},"citationItems":[{"id":"k29hOJh8/dmL3WNm3","uris":["http://www.mendeley.com/documents/?uuid=66edfb5a-0a39-4848-bd84-d55552347fc4"],"itemData":{"author":[{"dropping-particle":"","family":"Sommer","given":"Jeffrey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del w:id="268" w:author="Nathan Dorn" w:date="2023-10-23T12:52:00Z">
        <w:r w:rsidR="007954A5" w:rsidRPr="007954A5" w:rsidDel="004C1C0C">
          <w:rPr>
            <w:rFonts w:ascii="Times New Roman" w:hAnsi="Times New Roman" w:cs="Times New Roman"/>
            <w:sz w:val="24"/>
          </w:rPr>
          <w:delText>(</w:delText>
        </w:r>
      </w:del>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ins w:id="269" w:author="Nathan Dorn" w:date="2023-10-23T12:52:00Z">
        <w:r w:rsidR="00A46F4A">
          <w:rPr>
            <w:rFonts w:ascii="Times New Roman" w:hAnsi="Times New Roman" w:cs="Times New Roman"/>
            <w:sz w:val="24"/>
            <w:szCs w:val="24"/>
          </w:rPr>
          <w:t xml:space="preserve"> and captures </w:t>
        </w:r>
      </w:ins>
      <w:ins w:id="270" w:author="Nathan Dorn" w:date="2023-10-23T12:53:00Z">
        <w:r w:rsidR="000B0267">
          <w:rPr>
            <w:rFonts w:ascii="Times New Roman" w:hAnsi="Times New Roman" w:cs="Times New Roman"/>
            <w:sz w:val="24"/>
            <w:szCs w:val="24"/>
          </w:rPr>
          <w:t xml:space="preserve">across all gear types </w:t>
        </w:r>
        <w:r w:rsidR="00A46F4A">
          <w:rPr>
            <w:rFonts w:ascii="Times New Roman" w:hAnsi="Times New Roman" w:cs="Times New Roman"/>
            <w:sz w:val="24"/>
            <w:szCs w:val="24"/>
          </w:rPr>
          <w:t xml:space="preserve">were combined to </w:t>
        </w:r>
        <w:r w:rsidR="000B0267">
          <w:rPr>
            <w:rFonts w:ascii="Times New Roman" w:hAnsi="Times New Roman" w:cs="Times New Roman"/>
            <w:sz w:val="24"/>
            <w:szCs w:val="24"/>
          </w:rPr>
          <w:t xml:space="preserve">calculate catch index each night. </w:t>
        </w:r>
      </w:ins>
      <w:del w:id="271" w:author="Nathan Dorn" w:date="2023-10-23T12:52:00Z">
        <w:r w:rsidRPr="00524172" w:rsidDel="00A46F4A">
          <w:rPr>
            <w:rFonts w:ascii="Times New Roman" w:hAnsi="Times New Roman" w:cs="Times New Roman"/>
            <w:sz w:val="24"/>
            <w:szCs w:val="24"/>
          </w:rPr>
          <w:delText>.</w:delText>
        </w:r>
      </w:del>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del w:id="272" w:author="Nathan Dorn" w:date="2023-10-23T12:53:00Z">
        <w:r w:rsidRPr="00524172" w:rsidDel="003B2997">
          <w:rPr>
            <w:rFonts w:ascii="Times New Roman" w:hAnsi="Times New Roman" w:cs="Times New Roman"/>
            <w:sz w:val="24"/>
            <w:szCs w:val="24"/>
          </w:rPr>
          <w:delText>Like the tethering mortality type data, these</w:delText>
        </w:r>
      </w:del>
      <w:ins w:id="273" w:author="Nathan Dorn" w:date="2023-10-23T12:53:00Z">
        <w:r w:rsidR="003B2997">
          <w:rPr>
            <w:rFonts w:ascii="Times New Roman" w:hAnsi="Times New Roman" w:cs="Times New Roman"/>
            <w:sz w:val="24"/>
            <w:szCs w:val="24"/>
          </w:rPr>
          <w:t>The</w:t>
        </w:r>
      </w:ins>
      <w:r w:rsidRPr="00524172">
        <w:rPr>
          <w:rFonts w:ascii="Times New Roman" w:hAnsi="Times New Roman" w:cs="Times New Roman"/>
          <w:sz w:val="24"/>
          <w:szCs w:val="24"/>
        </w:rPr>
        <w:t xml:space="preserve"> data were analyzed using </w:t>
      </w:r>
      <w:commentRangeStart w:id="274"/>
      <w:r w:rsidRPr="00524172">
        <w:rPr>
          <w:rFonts w:ascii="Times New Roman" w:hAnsi="Times New Roman" w:cs="Times New Roman"/>
          <w:sz w:val="24"/>
          <w:szCs w:val="24"/>
        </w:rPr>
        <w:t>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w:t>
      </w:r>
      <w:commentRangeEnd w:id="274"/>
      <w:r w:rsidR="004C1C0C">
        <w:rPr>
          <w:rStyle w:val="CommentReference"/>
        </w:rPr>
        <w:commentReference w:id="274"/>
      </w:r>
      <w:r w:rsidRPr="00524172">
        <w:rPr>
          <w:rFonts w:ascii="Times New Roman" w:hAnsi="Times New Roman" w:cs="Times New Roman"/>
          <w:sz w:val="24"/>
          <w:szCs w:val="24"/>
        </w:rPr>
        <w:t>Appendix 3 for details).</w:t>
      </w:r>
    </w:p>
    <w:p w14:paraId="33ABD9E2" w14:textId="6D740DE0" w:rsidR="00695B5F" w:rsidRPr="00C6515F" w:rsidRDefault="004472A5" w:rsidP="00C6515F">
      <w:pPr>
        <w:pStyle w:val="Heading2"/>
      </w:pPr>
      <w:r w:rsidRPr="00524172">
        <w:t>Enclosure survival and growth</w:t>
      </w:r>
    </w:p>
    <w:p w14:paraId="6E62FA89" w14:textId="36FB3D2C" w:rsidR="00772361" w:rsidRDefault="00BE6524" w:rsidP="00F840A9">
      <w:pPr>
        <w:pStyle w:val="NATESTYLE1CommonCollege"/>
      </w:pPr>
      <w:r>
        <w:t>We</w:t>
      </w:r>
      <w:r w:rsidR="004472A5" w:rsidRPr="00524172">
        <w:t xml:space="preserve"> measured size-specific growth rate</w:t>
      </w:r>
      <w:r w:rsidR="00421FBE" w:rsidRPr="00524172">
        <w:t>s and survival rates in 1·m</w:t>
      </w:r>
      <w:r w:rsidR="00421FBE" w:rsidRPr="00524172">
        <w:rPr>
          <w:vertAlign w:val="superscript"/>
        </w:rPr>
        <w:t>2</w:t>
      </w:r>
      <w:r w:rsidR="00421FBE"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1F26E2">
        <w:t xml:space="preserve"> </w:t>
      </w:r>
      <w:r w:rsidR="00A446D4">
        <w:fldChar w:fldCharType="begin" w:fldLock="1"/>
      </w:r>
      <w:r w:rsidR="0065685E">
        <w:instrText xml:space="preserve"> ADDIN ZOTERO_ITEM CSL_CITATION {"citationID":"BeHXfUP9","properties":{"formattedCitation":"(Drumheller et al., 2022; Shuford et al., 2005)","plainCitation":"(Drumheller et al., 2022; Shuford et al., 2005)","noteIndex":0},"citationItems":[{"id":"k29hOJh8/JbZeQblq","uris":["http://www.mendeley.com/documents/?uuid=18f7a739-a227-4c16-86a0-951e18503d23"],"itemData":{"author":[{"dropping-particle":"","family":"Shuford","given":"Robert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r w:rsidR="004472A5" w:rsidRPr="00524172">
        <w:rPr>
          <w:i/>
          <w:iCs/>
        </w:rPr>
        <w:t>Pomacea maculata)</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814C44">
        <w:t>.</w:t>
      </w:r>
      <w:r w:rsidR="004472A5" w:rsidRPr="00524172">
        <w:t xml:space="preserve"> </w:t>
      </w:r>
      <w:r w:rsidR="00814C44">
        <w:rPr>
          <w:rFonts w:eastAsiaTheme="minorEastAsia"/>
        </w:rPr>
        <w:t xml:space="preserve">We </w:t>
      </w:r>
      <w:r w:rsidR="00814C44" w:rsidRPr="00524172">
        <w:rPr>
          <w:rFonts w:eastAsiaTheme="minorEastAsia"/>
        </w:rPr>
        <w:t xml:space="preserve">measured </w:t>
      </w:r>
      <w:r w:rsidR="00814C44">
        <w:rPr>
          <w:rFonts w:eastAsiaTheme="minorEastAsia"/>
        </w:rPr>
        <w:t>daily survival rates rather than survival probabilities across the duration of the experiment</w:t>
      </w:r>
      <w:r w:rsidR="00814C44" w:rsidRPr="00524172">
        <w:rPr>
          <w:rFonts w:eastAsiaTheme="minorEastAsia"/>
        </w:rPr>
        <w:t xml:space="preserve"> of snails reared in these cages (predator free) to compare to the survival from tethering (natural predator assemblages</w:t>
      </w:r>
      <w:r w:rsidR="00814C44">
        <w:rPr>
          <w:rFonts w:eastAsiaTheme="minorEastAsia"/>
        </w:rPr>
        <w:t>; see Appendix 3 for details</w:t>
      </w:r>
      <w:r w:rsidR="00814C44" w:rsidRPr="00524172">
        <w:rPr>
          <w:rFonts w:eastAsiaTheme="minorEastAsia"/>
        </w:rPr>
        <w:t>).</w:t>
      </w:r>
      <w:r w:rsidR="00814C44">
        <w:rPr>
          <w:rFonts w:eastAsiaTheme="minorEastAsia"/>
        </w:rPr>
        <w:t xml:space="preserve">  </w:t>
      </w:r>
    </w:p>
    <w:p w14:paraId="5AB15C28" w14:textId="7A56BAEF" w:rsidR="00F840A9" w:rsidRDefault="00772361" w:rsidP="00772361">
      <w:pPr>
        <w:pStyle w:val="NATESTYLE1CommonCollege"/>
        <w:ind w:firstLine="720"/>
      </w:pPr>
      <w:r>
        <w:lastRenderedPageBreak/>
        <w:t>A previous population model</w:t>
      </w:r>
      <w:r w:rsidR="0094791D">
        <w:t xml:space="preserve"> (Darby et al., 2015) </w:t>
      </w:r>
      <w:r>
        <w:t xml:space="preserve">used </w:t>
      </w:r>
      <w:r w:rsidR="00F840A9">
        <w:t>the following equation</w:t>
      </w:r>
      <w:r w:rsidR="00E3449E">
        <w:t xml:space="preserve"> to model size-dependent growth rates of apple snails.</w:t>
      </w:r>
    </w:p>
    <w:p w14:paraId="6129445E" w14:textId="77777777" w:rsidR="00F840A9" w:rsidRPr="0095359E" w:rsidRDefault="00C57E78"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0730C230" w14:textId="51EA5BFB" w:rsidR="00F840A9" w:rsidRDefault="00F840A9" w:rsidP="00F840A9">
      <w:pPr>
        <w:pStyle w:val="NATESTYLE1CommonCollege"/>
        <w:rPr>
          <w:rFonts w:eastAsiaTheme="minorEastAsia"/>
        </w:rPr>
      </w:pPr>
      <w:r>
        <w:rPr>
          <w:rFonts w:eastAsiaTheme="minorEastAsia"/>
        </w:rPr>
        <w:t>where age</w:t>
      </w:r>
      <w:r w:rsidRPr="00AC4903">
        <w:rPr>
          <w:rFonts w:eastAsiaTheme="minorEastAsia"/>
          <w:vertAlign w:val="subscript"/>
        </w:rPr>
        <w:t>i</w:t>
      </w:r>
      <w:r>
        <w:rPr>
          <w:rFonts w:eastAsiaTheme="minorEastAsia"/>
        </w:rPr>
        <w:t xml:space="preserve"> is the age of snail at time i, and Size</w:t>
      </w:r>
      <w:r w:rsidRPr="00644515">
        <w:rPr>
          <w:rFonts w:eastAsiaTheme="minorEastAsia"/>
          <w:vertAlign w:val="subscript"/>
        </w:rPr>
        <w:t>min</w:t>
      </w:r>
      <w:r>
        <w:rPr>
          <w:rFonts w:eastAsiaTheme="minorEastAsia"/>
        </w:rPr>
        <w:t xml:space="preserve"> is the minimum average hatchling size, Size</w:t>
      </w:r>
      <w:r w:rsidRPr="00CB524C">
        <w:rPr>
          <w:rFonts w:eastAsiaTheme="minorEastAsia"/>
          <w:vertAlign w:val="subscript"/>
        </w:rPr>
        <w:t>max</w:t>
      </w:r>
      <w:r>
        <w:rPr>
          <w:rFonts w:eastAsiaTheme="minorEastAsia"/>
        </w:rPr>
        <w:t xml:space="preserve"> is the maximum size that an adult can reach. </w:t>
      </w:r>
      <w:commentRangeStart w:id="275"/>
      <w:proofErr w:type="spellStart"/>
      <w:r>
        <w:rPr>
          <w:rFonts w:eastAsiaTheme="minorEastAsia"/>
        </w:rPr>
        <w:t>Sizemin</w:t>
      </w:r>
      <w:proofErr w:type="spellEnd"/>
      <w:r>
        <w:rPr>
          <w:rFonts w:eastAsiaTheme="minorEastAsia"/>
        </w:rPr>
        <w:t xml:space="preserve"> and </w:t>
      </w:r>
      <w:proofErr w:type="spellStart"/>
      <w:r>
        <w:rPr>
          <w:rFonts w:eastAsiaTheme="minorEastAsia"/>
        </w:rPr>
        <w:t>Sizemax</w:t>
      </w:r>
      <w:proofErr w:type="spellEnd"/>
      <w:r>
        <w:rPr>
          <w:rFonts w:eastAsiaTheme="minorEastAsia"/>
        </w:rPr>
        <w:t xml:space="preserve"> </w:t>
      </w:r>
      <w:commentRangeEnd w:id="275"/>
      <w:r w:rsidR="00AE55A2">
        <w:rPr>
          <w:rStyle w:val="CommentReference"/>
          <w:rFonts w:asciiTheme="minorHAnsi" w:hAnsiTheme="minorHAnsi" w:cstheme="minorBidi"/>
        </w:rPr>
        <w:commentReference w:id="275"/>
      </w:r>
      <w:r>
        <w:rPr>
          <w:rFonts w:eastAsiaTheme="minorEastAsia"/>
        </w:rPr>
        <w:t xml:space="preserve">are assumed to be 3 mm SL and 50 mm SL, respectively. </w:t>
      </w:r>
      <w:r>
        <w:t>Because we knew the age and size of hatchling snails at the end of the experiment, we c</w:t>
      </w:r>
      <w:r w:rsidR="00A07932">
        <w:t>ould</w:t>
      </w:r>
      <w:r>
        <w:t xml:space="preserve"> then calculate k</w:t>
      </w:r>
      <w:r w:rsidRPr="00C0641C">
        <w:rPr>
          <w:vertAlign w:val="subscript"/>
        </w:rPr>
        <w:t>growth</w:t>
      </w:r>
      <w:r>
        <w:t xml:space="preserve"> by rearranging the growth equation.</w:t>
      </w:r>
    </w:p>
    <w:p w14:paraId="74965E76" w14:textId="77777777" w:rsidR="00F840A9" w:rsidRPr="00C0641C" w:rsidRDefault="00C57E78"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min</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714917FD" w14:textId="56086829" w:rsidR="00310CF5" w:rsidRPr="0054791F" w:rsidRDefault="00223B46" w:rsidP="0054791F">
      <w:pPr>
        <w:pStyle w:val="NATESTYLE1CommonCollege"/>
        <w:jc w:val="both"/>
        <w:rPr>
          <w:rFonts w:eastAsiaTheme="minorEastAsia"/>
        </w:rPr>
      </w:pPr>
      <w:r>
        <w:rPr>
          <w:rFonts w:eastAsiaTheme="minorEastAsia"/>
        </w:rPr>
        <w:t xml:space="preserve">To test for seasonal </w:t>
      </w:r>
      <w:ins w:id="276" w:author="Nathan Dorn" w:date="2023-10-23T12:54:00Z">
        <w:r w:rsidR="003B2997">
          <w:rPr>
            <w:rFonts w:eastAsiaTheme="minorEastAsia"/>
          </w:rPr>
          <w:t xml:space="preserve">growth </w:t>
        </w:r>
      </w:ins>
      <w:r>
        <w:rPr>
          <w:rFonts w:eastAsiaTheme="minorEastAsia"/>
        </w:rPr>
        <w:t>difference</w:t>
      </w:r>
      <w:ins w:id="277" w:author="Nathan Dorn" w:date="2023-10-23T12:54:00Z">
        <w:r w:rsidR="003B2997">
          <w:rPr>
            <w:rFonts w:eastAsiaTheme="minorEastAsia"/>
          </w:rPr>
          <w:t>s</w:t>
        </w:r>
      </w:ins>
      <w:r>
        <w:rPr>
          <w:rFonts w:eastAsiaTheme="minorEastAsia"/>
        </w:rPr>
        <w:t>, we compared dry and wet season k</w:t>
      </w:r>
      <w:r w:rsidRPr="0054791F">
        <w:rPr>
          <w:rFonts w:eastAsiaTheme="minorEastAsia"/>
          <w:vertAlign w:val="subscript"/>
        </w:rPr>
        <w:t>growth</w:t>
      </w:r>
      <w:r>
        <w:rPr>
          <w:rFonts w:eastAsiaTheme="minorEastAsia"/>
          <w:vertAlign w:val="subscript"/>
        </w:rPr>
        <w:t xml:space="preserve"> </w:t>
      </w:r>
      <w:r>
        <w:rPr>
          <w:rFonts w:eastAsiaTheme="minorEastAsia"/>
        </w:rPr>
        <w:t xml:space="preserve">using a </w:t>
      </w:r>
      <w:r w:rsidR="004045F1">
        <w:rPr>
          <w:rFonts w:eastAsiaTheme="minorEastAsia"/>
        </w:rPr>
        <w:t>two-sample</w:t>
      </w:r>
      <w:r>
        <w:rPr>
          <w:rFonts w:eastAsiaTheme="minorEastAsia"/>
        </w:rPr>
        <w:t xml:space="preserve"> t-test. Using k</w:t>
      </w:r>
      <w:r w:rsidRPr="00223B46">
        <w:rPr>
          <w:rFonts w:eastAsiaTheme="minorEastAsia"/>
          <w:vertAlign w:val="subscript"/>
        </w:rPr>
        <w:t>growth</w:t>
      </w:r>
      <w:r>
        <w:rPr>
          <w:rFonts w:eastAsiaTheme="minorEastAsia"/>
        </w:rPr>
        <w:t xml:space="preserve"> allows us to compare our season-dependent growth rates to the </w:t>
      </w:r>
      <w:r w:rsidR="004045F1">
        <w:rPr>
          <w:rFonts w:eastAsiaTheme="minorEastAsia"/>
        </w:rPr>
        <w:t>zero-population</w:t>
      </w:r>
      <w:r>
        <w:rPr>
          <w:rFonts w:eastAsiaTheme="minorEastAsia"/>
        </w:rPr>
        <w:t xml:space="preserve"> growth isocline that will be explained in the following section. </w:t>
      </w:r>
    </w:p>
    <w:p w14:paraId="73D0B044" w14:textId="1218E499" w:rsidR="004E1C3A" w:rsidRPr="00695B5F" w:rsidRDefault="004E1C3A" w:rsidP="004E1C3A">
      <w:pPr>
        <w:pStyle w:val="Heading2"/>
      </w:pPr>
      <w:commentRangeStart w:id="278"/>
      <w:r w:rsidRPr="00524172">
        <w:t>Zero</w:t>
      </w:r>
      <w:r w:rsidR="004045F1">
        <w:t>-</w:t>
      </w:r>
      <w:r w:rsidRPr="00524172">
        <w:t>Population Growth Isocline</w:t>
      </w:r>
    </w:p>
    <w:p w14:paraId="280710DF" w14:textId="0DF813C5" w:rsidR="004E1C3A" w:rsidRDefault="004E1C3A" w:rsidP="004E1C3A">
      <w:pPr>
        <w:pStyle w:val="NATESTYLE1CommonCollege"/>
        <w:jc w:val="both"/>
      </w:pPr>
      <w:r>
        <w:t>We</w:t>
      </w:r>
      <w:r w:rsidRPr="00524172">
        <w:t xml:space="preserve"> used a published stage-structured model called EVERSNAIL</w:t>
      </w:r>
      <w:r>
        <w:t xml:space="preserve"> </w:t>
      </w:r>
      <w:r>
        <w:fldChar w:fldCharType="begin" w:fldLock="1"/>
      </w:r>
      <w:r w:rsidR="0065685E">
        <w:instrText xml:space="preserve"> ADDIN ZOTERO_ITEM CSL_CITATION {"citationID":"BZQbOlcS","properties":{"formattedCitation":"(Darby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7954A5">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Survival during hydrological droughts and depth-dependent reproduction were the primary ties to hydrologic variation</w:t>
      </w:r>
      <w:r>
        <w:t xml:space="preserve"> </w:t>
      </w:r>
      <w:r w:rsidRPr="00524172">
        <w:fldChar w:fldCharType="begin" w:fldLock="1"/>
      </w:r>
      <w:r w:rsidR="0065685E">
        <w:instrText xml:space="preserve"> ADDIN ZOTERO_ITEM CSL_CITATION {"citationID":"IFhdpBMo","properties":{"formattedCitation":"(Darby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rsidR="0065685E">
        <w:instrText xml:space="preserve"> ADDIN ZOTERO_ITEM CSL_CITATION {"citationID":"neNTgcT8","properties":{"formattedCitation":"(Jones, 2015)","plainCitation":"(Jones, 2015)","dontUpdate":true,"noteIndex":0},"citationItems":[{"id":"k29hOJh8/Q90wUyiy","uris":["http://www.mendeley.com/documents/?uuid=4cb4da13-c336-4e5a-acd9-420fdd754145"],"itemData":{"DOI":"10.3390/rs70912503","ISSN":"20724292","abstract":"The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lastRenderedPageBreak/>
        <w:t>Jones, 2015)</w:t>
      </w:r>
      <w:r>
        <w:fldChar w:fldCharType="end"/>
      </w:r>
      <w:r>
        <w:t xml:space="preserve"> </w:t>
      </w:r>
      <w:r w:rsidRPr="00524172">
        <w:t xml:space="preserve">and South Florida Water Management Districts online database (DBHydro;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21F11B4" w14:textId="2F54FEFE" w:rsidR="004E1C3A" w:rsidRPr="00524172" w:rsidRDefault="004E1C3A" w:rsidP="004E1C3A">
      <w:pPr>
        <w:pStyle w:val="NATESTYLE1CommonCollege"/>
        <w:ind w:firstLine="720"/>
        <w:jc w:val="both"/>
      </w:pPr>
      <w:r>
        <w:t xml:space="preserve">We </w:t>
      </w:r>
      <w:r w:rsidRPr="00524172">
        <w:t>wanted to use the model for examination of the individual juvenile stage parameters and for local use at LILA</w:t>
      </w:r>
      <w:r>
        <w:t>, so</w:t>
      </w:r>
      <w:r w:rsidRPr="00524172">
        <w:t xml:space="preserve"> re-coded the population model for research in R version 4.0.3 using the parameter details found in the supplements</w:t>
      </w:r>
      <w:r>
        <w:t xml:space="preserve"> </w:t>
      </w:r>
      <w:r w:rsidRPr="00524172">
        <w:fldChar w:fldCharType="begin" w:fldLock="1"/>
      </w:r>
      <w:r w:rsidR="0065685E">
        <w:instrText xml:space="preserve"> ADDIN ZOTERO_ITEM CSL_CITATION {"citationID":"TzLYTx4Z","properties":{"formattedCitation":"(Darby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 xml:space="preserve"> and LILA’s hydrological and temperature regimes (DBHydro).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rsidR="0065685E">
        <w:instrText xml:space="preserve"> ADDIN ZOTERO_ITEM CSL_CITATION {"citationID":"6wWr5JkZ","properties":{"formattedCitation":"(Pomacea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7954A5">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6CF7064C" w14:textId="77777777" w:rsidR="004E1C3A" w:rsidRPr="00524172" w:rsidRDefault="004E1C3A" w:rsidP="004E1C3A">
      <w:pPr>
        <w:pStyle w:val="NATESTYLE1CommonCollege"/>
        <w:ind w:firstLine="720"/>
        <w:jc w:val="both"/>
      </w:pPr>
      <w:r w:rsidRPr="00524172">
        <w:t>Four parameters were used to model individual growth and juvenile survival.</w:t>
      </w:r>
      <w:r>
        <w:t xml:space="preserve"> </w:t>
      </w:r>
      <w:r w:rsidRPr="00524172">
        <w:t>k</w:t>
      </w:r>
      <w:r w:rsidRPr="00524172">
        <w:rPr>
          <w:vertAlign w:val="subscript"/>
        </w:rPr>
        <w:t xml:space="preserve">growth </w:t>
      </w:r>
      <w:r w:rsidRPr="00524172">
        <w:t>was the parameter that was used to model individual growth and it assumes that growth is size dependent.</w:t>
      </w:r>
      <w:r>
        <w:t xml:space="preserve"> </w:t>
      </w:r>
      <w:r w:rsidRPr="00524172">
        <w:t>The initial parameter estimate for k</w:t>
      </w:r>
      <w:r w:rsidRPr="00524172">
        <w:rPr>
          <w:vertAlign w:val="subscript"/>
        </w:rPr>
        <w:t>growth</w:t>
      </w:r>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t xml:space="preserve"> </w:t>
      </w:r>
      <w:r w:rsidRPr="00524172">
        <w:t>Under the parameters in the population model, survival through the juvenile stage (3-16 mm SL) was constantly high (98.7% · day</w:t>
      </w:r>
      <w:r w:rsidRPr="00524172">
        <w:rPr>
          <w:vertAlign w:val="superscript"/>
        </w:rPr>
        <w:t>-1</w:t>
      </w:r>
      <w:r w:rsidRPr="00524172">
        <w:t>).</w:t>
      </w:r>
      <w:r>
        <w:t xml:space="preserve"> </w:t>
      </w:r>
      <w:r w:rsidRPr="00524172">
        <w:t xml:space="preserve">Survival slightly increased after snails reached 16 mm </w:t>
      </w:r>
      <w:r w:rsidRPr="00524172">
        <w:lastRenderedPageBreak/>
        <w:t>SL (99.0% · day</w:t>
      </w:r>
      <w:r w:rsidRPr="00524172">
        <w:rPr>
          <w:vertAlign w:val="superscript"/>
        </w:rPr>
        <w:t>-1</w:t>
      </w:r>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included in the population model for conditions of hydrological drought (dry sediment surfaces in the dry season), but the drought parameters were not important for our simulations. </w:t>
      </w:r>
    </w:p>
    <w:p w14:paraId="5BB97EA1" w14:textId="77777777" w:rsidR="004E1C3A" w:rsidRPr="00524172" w:rsidRDefault="004E1C3A" w:rsidP="004E1C3A">
      <w:pPr>
        <w:pStyle w:val="NATESTYLE1CommonCollege"/>
        <w:ind w:firstLine="720"/>
        <w:jc w:val="both"/>
      </w:pPr>
      <w:r w:rsidRPr="00524172">
        <w:t xml:space="preserve">To determine growth and survival parameters that controlled population growth, calculated population growth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r w:rsidRPr="00524172">
        <w:t>tested for differences between three different starting hatchling numbers (100, 1000, and 10000 hatchlings), but starting size did not influence the population growth rates.</w:t>
      </w:r>
      <w:r>
        <w:t xml:space="preserve"> </w:t>
      </w:r>
    </w:p>
    <w:p w14:paraId="763BCB6A" w14:textId="73592232" w:rsidR="004E1C3A" w:rsidRPr="00524172" w:rsidRDefault="004E1C3A" w:rsidP="004E1C3A">
      <w:pPr>
        <w:pStyle w:val="NATESTYLE1CommonCollege"/>
        <w:ind w:firstLine="720"/>
        <w:jc w:val="both"/>
      </w:pPr>
      <w:r w:rsidRPr="00524172">
        <w:t xml:space="preserve">Following this 10-year simulation to </w:t>
      </w:r>
      <w:ins w:id="279" w:author="Nathan Dorn" w:date="2023-10-23T13:13:00Z">
        <w:r w:rsidR="00F70BF8">
          <w:t xml:space="preserve">establish </w:t>
        </w:r>
      </w:ins>
      <w:del w:id="280" w:author="Nathan Dorn" w:date="2023-10-23T13:13:00Z">
        <w:r w:rsidRPr="00524172" w:rsidDel="00F70BF8">
          <w:delText xml:space="preserve">find </w:delText>
        </w:r>
      </w:del>
      <w:r w:rsidRPr="00524172">
        <w:t xml:space="preserve">a stable size structure, </w:t>
      </w:r>
      <w:r>
        <w:t>we</w:t>
      </w:r>
      <w:r w:rsidRPr="00524172">
        <w:t xml:space="preserve"> </w:t>
      </w:r>
      <w:r>
        <w:t>introduced</w:t>
      </w:r>
      <w:r w:rsidRPr="00524172">
        <w:t xml:space="preserve"> three different</w:t>
      </w:r>
      <w:r w:rsidR="006654A9">
        <w:t xml:space="preserve"> one year</w:t>
      </w:r>
      <w:r w:rsidRPr="00524172">
        <w:t xml:space="preserve"> hydrologic and temperature regimes </w:t>
      </w:r>
      <w:r w:rsidR="0071457E">
        <w:t>repeated for an additional 5 years</w:t>
      </w:r>
      <w:r w:rsidR="0071457E" w:rsidRPr="00524172">
        <w:t xml:space="preserve"> </w:t>
      </w:r>
      <w:r w:rsidRPr="00524172">
        <w:t xml:space="preserve">that varied in </w:t>
      </w:r>
      <w:del w:id="281" w:author="Nathan Dorn" w:date="2023-10-23T13:13:00Z">
        <w:r w:rsidRPr="00524172" w:rsidDel="00F70BF8">
          <w:delText xml:space="preserve">reproductive </w:delText>
        </w:r>
      </w:del>
      <w:ins w:id="282" w:author="Nathan Dorn" w:date="2023-10-23T13:13:00Z">
        <w:r w:rsidR="00F70BF8">
          <w:t>depth-dependent egg-laying conditions</w:t>
        </w:r>
        <w:r w:rsidR="00175971">
          <w:t xml:space="preserve">.  </w:t>
        </w:r>
      </w:ins>
      <w:commentRangeStart w:id="283"/>
      <w:ins w:id="284" w:author="Nathan Dorn" w:date="2023-10-23T13:14:00Z">
        <w:r w:rsidR="006E3303">
          <w:t>We used natural regimes from the last X years in</w:t>
        </w:r>
      </w:ins>
      <w:commentRangeEnd w:id="283"/>
      <w:ins w:id="285" w:author="Nathan Dorn" w:date="2023-10-23T13:16:00Z">
        <w:r w:rsidR="006E3303">
          <w:rPr>
            <w:rStyle w:val="CommentReference"/>
            <w:rFonts w:asciiTheme="minorHAnsi" w:hAnsiTheme="minorHAnsi" w:cstheme="minorBidi"/>
          </w:rPr>
          <w:commentReference w:id="283"/>
        </w:r>
      </w:ins>
      <w:ins w:id="286" w:author="Nathan Dorn" w:date="2023-10-23T13:14:00Z">
        <w:r w:rsidR="006E3303">
          <w:t xml:space="preserve"> </w:t>
        </w:r>
      </w:ins>
      <w:ins w:id="287" w:author="Nathan Dorn" w:date="2023-10-23T13:13:00Z">
        <w:r w:rsidR="00175971">
          <w:t xml:space="preserve">First </w:t>
        </w:r>
      </w:ins>
      <w:del w:id="288" w:author="Nathan Dorn" w:date="2023-10-23T13:13:00Z">
        <w:r w:rsidRPr="00524172" w:rsidDel="00F70BF8">
          <w:delText>quality</w:delText>
        </w:r>
        <w:r w:rsidR="00BD4013" w:rsidDel="00175971">
          <w:delText xml:space="preserve"> </w:delText>
        </w:r>
        <w:r w:rsidRPr="00524172" w:rsidDel="00175971">
          <w:delText>(1)</w:delText>
        </w:r>
      </w:del>
      <w:r w:rsidRPr="00524172">
        <w:t xml:space="preserve"> </w:t>
      </w:r>
      <w:r w:rsidR="00ED7135">
        <w:t>we</w:t>
      </w:r>
      <w:r w:rsidRPr="00524172">
        <w:t xml:space="preserve"> </w:t>
      </w:r>
      <w:ins w:id="289" w:author="Nathan Dorn" w:date="2023-10-23T13:13:00Z">
        <w:r w:rsidR="00175971">
          <w:t>simul</w:t>
        </w:r>
      </w:ins>
      <w:ins w:id="290" w:author="Nathan Dorn" w:date="2023-10-23T13:14:00Z">
        <w:r w:rsidR="00175971">
          <w:t>ate</w:t>
        </w:r>
      </w:ins>
      <w:del w:id="291" w:author="Nathan Dorn" w:date="2023-10-23T13:13:00Z">
        <w:r w:rsidRPr="00524172" w:rsidDel="00175971">
          <w:delText>ob</w:delText>
        </w:r>
      </w:del>
      <w:del w:id="292" w:author="Nathan Dorn" w:date="2023-10-23T13:14:00Z">
        <w:r w:rsidRPr="00524172" w:rsidDel="00175971">
          <w:delText>taine</w:delText>
        </w:r>
      </w:del>
      <w:r w:rsidRPr="00524172">
        <w:t xml:space="preserve">d a hydro-pattern that </w:t>
      </w:r>
      <w:ins w:id="293" w:author="Nathan Dorn" w:date="2023-10-23T13:14:00Z">
        <w:r w:rsidR="00175971">
          <w:t>wa</w:t>
        </w:r>
      </w:ins>
      <w:del w:id="294" w:author="Nathan Dorn" w:date="2023-10-23T13:14:00Z">
        <w:r w:rsidRPr="00524172" w:rsidDel="00175971">
          <w:delText>i</w:delText>
        </w:r>
      </w:del>
      <w:r w:rsidRPr="00524172">
        <w:t xml:space="preserve">s deeper in the wet season </w:t>
      </w:r>
      <w:commentRangeStart w:id="295"/>
      <w:r w:rsidRPr="00524172">
        <w:t>of 2020</w:t>
      </w:r>
      <w:r>
        <w:t xml:space="preserve"> </w:t>
      </w:r>
      <w:commentRangeEnd w:id="295"/>
      <w:r w:rsidR="006E3303">
        <w:rPr>
          <w:rStyle w:val="CommentReference"/>
          <w:rFonts w:asciiTheme="minorHAnsi" w:hAnsiTheme="minorHAnsi" w:cstheme="minorBidi"/>
        </w:rPr>
        <w:commentReference w:id="295"/>
      </w:r>
      <w:r>
        <w:t>which is worse for apple snail egg laying (hereafter, “natural-poor”;</w:t>
      </w:r>
      <w:r w:rsidR="00CB34F4">
        <w:t xml:space="preserve"> Figure </w:t>
      </w:r>
      <w:r w:rsidR="00421134">
        <w:t>4;</w:t>
      </w:r>
      <w:r>
        <w:t xml:space="preserve"> </w:t>
      </w:r>
      <w:r>
        <w:lastRenderedPageBreak/>
        <w:fldChar w:fldCharType="begin"/>
      </w:r>
      <w:r w:rsidR="0065685E">
        <w:instrText xml:space="preserve"> ADDIN ZOTERO_ITEM CSL_CITATION {"citationID":"qQ06rv6E","properties":{"formattedCitation":"(Barrus et al., 2023)","plainCitation":"(Barrus et al., 2023)","dontUpdate":true,"noteIndex":0},"citationItems":[{"id":1226,"uris":["http://zotero.org/users/9972654/items/9V6IVCYY"],"itemData":{"id":1226,"type":"article-journal","container-title":"Hydrobiologia","language":"en","license":"All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w:t>
      </w:r>
      <w:r w:rsidR="00C06197">
        <w:t>we</w:t>
      </w:r>
      <w:r w:rsidRPr="00524172">
        <w:t xml:space="preserve"> obtained the hydro-pattern </w:t>
      </w:r>
      <w:r>
        <w:t>that has shallower wet seaso</w:t>
      </w:r>
      <w:commentRangeEnd w:id="278"/>
      <w:r w:rsidR="003B2997">
        <w:rPr>
          <w:rStyle w:val="CommentReference"/>
          <w:rFonts w:asciiTheme="minorHAnsi" w:hAnsiTheme="minorHAnsi" w:cstheme="minorBidi"/>
        </w:rPr>
        <w:commentReference w:id="278"/>
      </w:r>
      <w:r>
        <w:t>ns that is better for reproduction (hereafter, “natural-good”</w:t>
      </w:r>
      <w:r w:rsidR="00421134">
        <w:t>; Figure 4</w:t>
      </w:r>
      <w:r>
        <w:t>)</w:t>
      </w:r>
      <w:r w:rsidR="00CB34F4">
        <w:t xml:space="preserve">.  </w:t>
      </w:r>
      <w:r w:rsidR="00421134">
        <w:t xml:space="preserve">The </w:t>
      </w:r>
      <w:ins w:id="296" w:author="Nathan Dorn" w:date="2023-10-23T13:11:00Z">
        <w:r w:rsidR="00A66139">
          <w:t xml:space="preserve">model runs with </w:t>
        </w:r>
      </w:ins>
      <w:r w:rsidR="00421134">
        <w:t>natural</w:t>
      </w:r>
      <w:r w:rsidR="006C62CD">
        <w:t xml:space="preserve">-poor and natural-good </w:t>
      </w:r>
      <w:del w:id="297" w:author="Nathan Dorn" w:date="2023-10-23T13:11:00Z">
        <w:r w:rsidR="006C62CD" w:rsidDel="00A66139">
          <w:delText xml:space="preserve">depths </w:delText>
        </w:r>
      </w:del>
      <w:ins w:id="298" w:author="Nathan Dorn" w:date="2023-10-23T13:11:00Z">
        <w:r w:rsidR="00A66139">
          <w:t xml:space="preserve">hydrographs </w:t>
        </w:r>
      </w:ins>
      <w:r w:rsidR="006C62CD">
        <w:t xml:space="preserve">were both </w:t>
      </w:r>
      <w:ins w:id="299" w:author="Nathan Dorn" w:date="2023-10-23T13:11:00Z">
        <w:r w:rsidR="00A66139">
          <w:t>conducted</w:t>
        </w:r>
      </w:ins>
      <w:del w:id="300" w:author="Nathan Dorn" w:date="2023-10-23T13:11:00Z">
        <w:r w:rsidR="006C62CD" w:rsidDel="00A66139">
          <w:delText>ran</w:delText>
        </w:r>
      </w:del>
      <w:r w:rsidR="006C62CD">
        <w:t xml:space="preserve"> using natural temperature regimes taken </w:t>
      </w:r>
      <w:r w:rsidR="00463596">
        <w:t xml:space="preserve">from </w:t>
      </w:r>
      <w:r w:rsidR="006C62CD" w:rsidRPr="00524172">
        <w:t>West Palm Beach, FL</w:t>
      </w:r>
      <w:r w:rsidR="006C62CD">
        <w:t xml:space="preserve"> </w:t>
      </w:r>
      <w:r w:rsidR="00463596">
        <w:t xml:space="preserve">(Figure 4).  </w:t>
      </w:r>
      <w:commentRangeStart w:id="301"/>
      <w:r w:rsidRPr="00524172">
        <w:t xml:space="preserve">Lastly, (3) </w:t>
      </w:r>
      <w:r w:rsidR="00253BC1">
        <w:t>we set</w:t>
      </w:r>
      <w:r w:rsidRPr="00524172">
        <w:t xml:space="preserve"> static depths and temperatures </w:t>
      </w:r>
      <w:r w:rsidR="00253BC1">
        <w:t>at</w:t>
      </w:r>
      <w:r w:rsidRPr="00524172">
        <w:t xml:space="preserve"> 50 cm and 27⁰C</w:t>
      </w:r>
      <w:r w:rsidR="0001532D">
        <w:t xml:space="preserve"> which are</w:t>
      </w:r>
      <w:r w:rsidRPr="00524172">
        <w:t xml:space="preserve"> the ideal depths and temperatures for reproduction in the population model</w:t>
      </w:r>
      <w:r w:rsidR="0001532D">
        <w:t xml:space="preserve">.  </w:t>
      </w:r>
      <w:commentRangeEnd w:id="301"/>
      <w:r w:rsidR="00A66139">
        <w:rPr>
          <w:rStyle w:val="CommentReference"/>
          <w:rFonts w:asciiTheme="minorHAnsi" w:hAnsiTheme="minorHAnsi" w:cstheme="minorBidi"/>
        </w:rPr>
        <w:commentReference w:id="301"/>
      </w:r>
    </w:p>
    <w:p w14:paraId="6EF7950B" w14:textId="0535B7BA" w:rsidR="004E1C3A" w:rsidRPr="00524172" w:rsidRDefault="004E1C3A" w:rsidP="004E1C3A">
      <w:pPr>
        <w:pStyle w:val="NATESTYLE1CommonCollege"/>
        <w:ind w:firstLine="720"/>
        <w:jc w:val="both"/>
      </w:pPr>
      <w:r w:rsidRPr="00524172">
        <w:t xml:space="preserve">Under each hydrological and temperature regime, simulations were </w:t>
      </w:r>
      <w:del w:id="302" w:author="Nathan Dorn" w:date="2023-10-23T13:16:00Z">
        <w:r w:rsidRPr="00524172" w:rsidDel="006E3303">
          <w:delText xml:space="preserve">run </w:delText>
        </w:r>
      </w:del>
      <w:ins w:id="303" w:author="Nathan Dorn" w:date="2023-10-23T13:16:00Z">
        <w:r w:rsidR="006E3303">
          <w:t>conducted</w:t>
        </w:r>
        <w:r w:rsidR="006E3303" w:rsidRPr="00524172">
          <w:t xml:space="preserve"> </w:t>
        </w:r>
      </w:ins>
      <w:r w:rsidRPr="00524172">
        <w:t>under differing combinations of the parameters k</w:t>
      </w:r>
      <w:r w:rsidRPr="00524172">
        <w:rPr>
          <w:vertAlign w:val="subscript"/>
        </w:rPr>
        <w:t>growth</w:t>
      </w:r>
      <w:r w:rsidRPr="00524172">
        <w:t>, Surv</w:t>
      </w:r>
      <w:r w:rsidRPr="00524172">
        <w:rPr>
          <w:vertAlign w:val="subscript"/>
        </w:rPr>
        <w:t>1</w:t>
      </w:r>
      <w:r w:rsidRPr="00524172">
        <w:t>, and Surv</w:t>
      </w:r>
      <w:r w:rsidRPr="00524172">
        <w:rPr>
          <w:vertAlign w:val="subscript"/>
        </w:rPr>
        <w:t>2</w:t>
      </w:r>
      <w:r w:rsidRPr="00524172">
        <w:t>.</w:t>
      </w:r>
      <w:r>
        <w:t xml:space="preserve"> </w:t>
      </w:r>
      <w:r w:rsidRPr="00524172">
        <w:t>k</w:t>
      </w:r>
      <w:r w:rsidRPr="00524172">
        <w:rPr>
          <w:vertAlign w:val="subscript"/>
        </w:rPr>
        <w:t>growth</w:t>
      </w:r>
      <w:r w:rsidRPr="00524172">
        <w:t xml:space="preserve"> values were allowed to vary from 0.01 to 0.09 using increments of 0.005 and the three juvenile survival parameters for wet conditions were decreased by 5%, 10% 15%, 20%, 30% and 40% of the starting values (0.987 day</w:t>
      </w:r>
      <w:r w:rsidRPr="00524172">
        <w:rPr>
          <w:vertAlign w:val="superscript"/>
        </w:rPr>
        <w:t>-1</w:t>
      </w:r>
      <w:r w:rsidRPr="00524172">
        <w:t>).</w:t>
      </w:r>
      <w:r>
        <w:t xml:space="preserve"> </w:t>
      </w:r>
      <w:r w:rsidRPr="00524172">
        <w:t>Simulations were run under all combinations of the variations in the four parameters (n</w:t>
      </w:r>
      <w:r w:rsidRPr="00524172">
        <w:rPr>
          <w:vertAlign w:val="subscript"/>
        </w:rPr>
        <w:t>simulations</w:t>
      </w:r>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λ</w:t>
      </w:r>
      <w:r w:rsidRPr="00524172">
        <w:rPr>
          <w:vertAlign w:val="subscript"/>
        </w:rPr>
        <w:t>i</w:t>
      </w:r>
      <w:r w:rsidRPr="00524172">
        <w:t xml:space="preserve"> = N</w:t>
      </w:r>
      <w:r w:rsidRPr="00524172">
        <w:rPr>
          <w:vertAlign w:val="subscript"/>
        </w:rPr>
        <w:t>i</w:t>
      </w:r>
      <w:r w:rsidRPr="00524172">
        <w:t>/N</w:t>
      </w:r>
      <w:r w:rsidRPr="00524172">
        <w:rPr>
          <w:vertAlign w:val="subscript"/>
        </w:rPr>
        <w:t>i+1</w:t>
      </w:r>
      <w:r w:rsidRPr="00524172">
        <w:t>; where i = year).</w:t>
      </w:r>
      <w:r>
        <w:t xml:space="preserve"> </w:t>
      </w:r>
      <w:r w:rsidRPr="00524172">
        <w:t>February 1</w:t>
      </w:r>
      <w:r w:rsidRPr="00524172">
        <w:rPr>
          <w:vertAlign w:val="superscript"/>
        </w:rPr>
        <w:t xml:space="preserve">st </w:t>
      </w:r>
      <w:r w:rsidRPr="00524172">
        <w:softHyphen/>
        <w:t xml:space="preserve">was used because it corresponded to the day when the population model initiates the reproductive season. The geometric </w:t>
      </w:r>
      <w:commentRangeStart w:id="304"/>
      <w:r w:rsidRPr="00524172">
        <w:t>average</w:t>
      </w:r>
      <w:commentRangeEnd w:id="304"/>
      <w:r w:rsidR="006E3303">
        <w:rPr>
          <w:rStyle w:val="CommentReference"/>
          <w:rFonts w:asciiTheme="minorHAnsi" w:hAnsiTheme="minorHAnsi" w:cstheme="minorBidi"/>
        </w:rPr>
        <w:commentReference w:id="304"/>
      </w:r>
      <w:r w:rsidRPr="00524172">
        <w:t xml:space="preserve"> of the annual population growth rates over 5 years was taken to obtain a λ</w:t>
      </w:r>
      <w:r w:rsidRPr="00524172">
        <w:rPr>
          <w:vertAlign w:val="subscript"/>
        </w:rPr>
        <w:t>avg</w:t>
      </w:r>
      <w:r w:rsidRPr="00524172">
        <w:t>.</w:t>
      </w:r>
      <w:r>
        <w:t xml:space="preserve"> </w:t>
      </w:r>
      <w:r w:rsidRPr="00524172">
        <w:t>The intrinsic rate of increase (r, a per capita rate of change) was then calculated by taking the natural logarithm of λ</w:t>
      </w:r>
      <w:r w:rsidRPr="00524172">
        <w:rPr>
          <w:vertAlign w:val="subscript"/>
        </w:rPr>
        <w:t>avg</w:t>
      </w:r>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39D1AE1A" w14:textId="1248B218" w:rsidR="0094791D" w:rsidRDefault="004E1C3A" w:rsidP="0094791D">
      <w:pPr>
        <w:pStyle w:val="NATESTYLE1CommonCollege"/>
        <w:ind w:firstLine="720"/>
        <w:jc w:val="both"/>
      </w:pPr>
      <w:r w:rsidRPr="00524172">
        <w:t xml:space="preserve">The results of the simulations were used to identify combinations of </w:t>
      </w:r>
      <w:r w:rsidR="00BD4013">
        <w:t>development rates</w:t>
      </w:r>
      <w:r w:rsidRPr="00524172">
        <w:t xml:space="preserve"> and survival of juveniles that determined thresholds (r = 0) for population growth given the three different depth and temperature regimes.</w:t>
      </w:r>
      <w:r>
        <w:t xml:space="preserve"> </w:t>
      </w:r>
      <w:r w:rsidRPr="00524172">
        <w:t xml:space="preserve">Although the simulations were conducted with individualized parameters for the three age classes, </w:t>
      </w:r>
      <w:r w:rsidR="00FD549C">
        <w:t>we</w:t>
      </w:r>
      <w:r w:rsidRPr="00524172">
        <w:t xml:space="preserve"> reduced dimensionality to aid in interpretation by multiplying the two juvenile survival probabilities which</w:t>
      </w:r>
      <w:r w:rsidR="00FD549C">
        <w:t xml:space="preserve"> we</w:t>
      </w:r>
      <w:r w:rsidRPr="00524172">
        <w:t xml:space="preserve"> named cumulative </w:t>
      </w:r>
      <w:r w:rsidRPr="00524172">
        <w:lastRenderedPageBreak/>
        <w:t>juvenile survival (CJS; Figure 1A).</w:t>
      </w:r>
      <w:r>
        <w:t xml:space="preserve"> </w:t>
      </w:r>
      <w:r w:rsidRPr="00524172">
        <w:t>At each level of k</w:t>
      </w:r>
      <w:r w:rsidRPr="00524172">
        <w:rPr>
          <w:vertAlign w:val="subscript"/>
        </w:rPr>
        <w:t>growth</w:t>
      </w:r>
      <w:r w:rsidRPr="00524172">
        <w:t>, the intrinsic rate of increase (r) was regressed (Ordinary Least Squared-OLS) as a function of CJS, then the regression equation was used to solve for the CJS for which r = 0. The combinations of individual growth (k</w:t>
      </w:r>
      <w:r w:rsidRPr="00524172">
        <w:rPr>
          <w:vertAlign w:val="subscript"/>
        </w:rPr>
        <w:t>growth</w:t>
      </w:r>
      <w:r w:rsidRPr="00524172">
        <w:t xml:space="preserve">) and juvenile survival (CJS) were plotted as zero population-growth isoclines. </w:t>
      </w:r>
    </w:p>
    <w:p w14:paraId="062529D9" w14:textId="580C450D" w:rsidR="0094791D" w:rsidRPr="0094791D" w:rsidRDefault="0094791D" w:rsidP="0094791D">
      <w:pPr>
        <w:pStyle w:val="NATESTYLE1CommonCollege"/>
        <w:jc w:val="both"/>
        <w:rPr>
          <w:i/>
          <w:iCs/>
        </w:rPr>
      </w:pPr>
      <w:r w:rsidRPr="0094791D">
        <w:rPr>
          <w:i/>
          <w:iCs/>
        </w:rPr>
        <w:t>Relating natural survival and individual growth patterns to the isocline</w:t>
      </w:r>
    </w:p>
    <w:p w14:paraId="21B3A5C1" w14:textId="3AB564C4" w:rsidR="0094791D" w:rsidRPr="0094791D" w:rsidRDefault="0094791D" w:rsidP="0094791D">
      <w:pPr>
        <w:pStyle w:val="NATESTYLE1CommonCollege"/>
        <w:ind w:firstLine="720"/>
        <w:jc w:val="both"/>
      </w:pPr>
      <w:r>
        <w:t xml:space="preserve">To relate natural </w:t>
      </w:r>
      <w:ins w:id="305" w:author="Nathan Dorn" w:date="2023-10-23T12:57:00Z">
        <w:r w:rsidR="001C6044">
          <w:t xml:space="preserve">parameter </w:t>
        </w:r>
      </w:ins>
      <w:r>
        <w:t>estimates to the isocline</w:t>
      </w:r>
      <w:ins w:id="306" w:author="Nathan Dorn" w:date="2023-10-23T12:57:00Z">
        <w:r w:rsidR="001C6044">
          <w:t xml:space="preserve"> expectations</w:t>
        </w:r>
      </w:ins>
      <w:del w:id="307" w:author="Nathan Dorn" w:date="2023-10-23T12:57:00Z">
        <w:r w:rsidDel="001C6044">
          <w:delText xml:space="preserve"> and make population inferences,</w:delText>
        </w:r>
      </w:del>
      <w:r>
        <w:t xml:space="preserve"> </w:t>
      </w:r>
      <w:commentRangeStart w:id="308"/>
      <w:r>
        <w:t xml:space="preserve">we </w:t>
      </w:r>
      <w:del w:id="309" w:author="Nathan Dorn" w:date="2023-10-23T12:58:00Z">
        <w:r w:rsidDel="0000563F">
          <w:delText xml:space="preserve">measured </w:delText>
        </w:r>
      </w:del>
      <w:ins w:id="310" w:author="Nathan Dorn" w:date="2023-10-23T12:58:00Z">
        <w:r w:rsidR="0000563F">
          <w:t xml:space="preserve"> </w:t>
        </w:r>
      </w:ins>
      <w:r>
        <w:t xml:space="preserve">survival rates [with (tethering) and without (in cages) predators] and individual growth rates in natural locations in LILA </w:t>
      </w:r>
      <w:ins w:id="311" w:author="Nathan Dorn" w:date="2023-10-23T14:53:00Z">
        <w:r w:rsidR="00D82F3C">
          <w:t xml:space="preserve">sloughs </w:t>
        </w:r>
      </w:ins>
      <w:r>
        <w:t xml:space="preserve">and </w:t>
      </w:r>
      <w:ins w:id="312" w:author="Nathan Dorn" w:date="2023-10-23T14:53:00Z">
        <w:r w:rsidR="00D82F3C">
          <w:t xml:space="preserve">sloughs in the central </w:t>
        </w:r>
      </w:ins>
      <w:del w:id="313" w:author="Nathan Dorn" w:date="2023-10-23T14:53:00Z">
        <w:r w:rsidDel="00D82F3C">
          <w:delText>the</w:delText>
        </w:r>
      </w:del>
      <w:r>
        <w:t xml:space="preserve"> Everglades. </w:t>
      </w:r>
      <w:commentRangeEnd w:id="308"/>
      <w:r w:rsidR="005B7788">
        <w:rPr>
          <w:rStyle w:val="CommentReference"/>
          <w:rFonts w:asciiTheme="minorHAnsi" w:hAnsiTheme="minorHAnsi" w:cstheme="minorBidi"/>
        </w:rPr>
        <w:commentReference w:id="308"/>
      </w:r>
      <w:del w:id="314" w:author="Nathan Dorn" w:date="2023-10-23T14:53:00Z">
        <w:r w:rsidDel="00D82F3C">
          <w:delText>We compared our measured season-dependent survival at LILA to two locations near the western boundary of water conservation area 3A in the Everglades (sites WCA02 and WCA03) where Snail Kites historically nested</w:delText>
        </w:r>
        <w:commentRangeStart w:id="315"/>
        <w:r w:rsidDel="00D82F3C">
          <w:delText xml:space="preserve">. </w:delText>
        </w:r>
      </w:del>
      <w:r>
        <w:t xml:space="preserve"> We conducted tethering </w:t>
      </w:r>
      <w:r w:rsidR="00A460CF">
        <w:t>experiments</w:t>
      </w:r>
      <w:r>
        <w:t xml:space="preserve"> for two full days using the same protocol in July 2022 (i.e., wet season) and April 2023 (i.e., dry season). But in April 2023, low water depths made it impossible to reach one of the sites (WCA03).  In July 2022, growth rates were estimated using a previously developed regression that predicts growth rates using periphyton total phosphorus (Barrus et al., 2023), but this regression only relates to wet season growth rates. In April 2023, we used </w:t>
      </w:r>
      <w:r w:rsidR="003F54B7" w:rsidRPr="003F54B7">
        <w:rPr>
          <w:i/>
          <w:iCs/>
        </w:rPr>
        <w:t>in situ</w:t>
      </w:r>
      <w:r w:rsidR="003F54B7">
        <w:t xml:space="preserve"> </w:t>
      </w:r>
      <w:r>
        <w:t>cage</w:t>
      </w:r>
      <w:r w:rsidR="003F54B7">
        <w:t>s</w:t>
      </w:r>
      <w:r>
        <w:t xml:space="preserve"> to measure growth rates</w:t>
      </w:r>
      <w:r w:rsidR="003F54B7">
        <w:t xml:space="preserve"> using the same protocol described earlier</w:t>
      </w:r>
      <w:r>
        <w:t>.</w:t>
      </w:r>
      <w:r w:rsidR="000E4A42">
        <w:t xml:space="preserve"> </w:t>
      </w:r>
      <w:r>
        <w:t xml:space="preserve"> </w:t>
      </w:r>
      <w:commentRangeEnd w:id="315"/>
      <w:r w:rsidR="009E7522">
        <w:rPr>
          <w:rStyle w:val="CommentReference"/>
          <w:rFonts w:asciiTheme="minorHAnsi" w:hAnsiTheme="minorHAnsi" w:cstheme="minorBidi"/>
        </w:rPr>
        <w:commentReference w:id="315"/>
      </w:r>
      <w:r>
        <w:t xml:space="preserve">We then related our season-dependent survival and growth rates to the zero population growth isoclines by plotting </w:t>
      </w:r>
      <w:del w:id="316" w:author="Nathan Dorn" w:date="2023-10-23T12:59:00Z">
        <w:r w:rsidDel="005B7788">
          <w:delText>each season’s survival and growth estimates as points</w:delText>
        </w:r>
      </w:del>
      <w:ins w:id="317" w:author="Nathan Dorn" w:date="2023-10-23T12:59:00Z">
        <w:r w:rsidR="00F84CDF">
          <w:t xml:space="preserve">joint </w:t>
        </w:r>
        <w:r w:rsidR="005B7788">
          <w:t xml:space="preserve">season-specific </w:t>
        </w:r>
      </w:ins>
      <w:ins w:id="318" w:author="Nathan Dorn" w:date="2023-10-23T13:00:00Z">
        <w:r w:rsidR="00F84CDF">
          <w:t>parameters in the state space with the isocline</w:t>
        </w:r>
      </w:ins>
      <w:r>
        <w:t xml:space="preserve">. Comparing our natural survival and growth estimates allows us to make inferences about how the </w:t>
      </w:r>
      <w:ins w:id="319" w:author="Nathan Dorn" w:date="2023-10-23T13:00:00Z">
        <w:r w:rsidR="00F84CDF">
          <w:t xml:space="preserve">net effects of growth and predation </w:t>
        </w:r>
      </w:ins>
      <w:del w:id="320" w:author="Nathan Dorn" w:date="2023-10-23T13:00:00Z">
        <w:r w:rsidDel="00F84CDF">
          <w:delText>population behaves</w:delText>
        </w:r>
      </w:del>
      <w:r>
        <w:t xml:space="preserve"> </w:t>
      </w:r>
      <w:ins w:id="321" w:author="Nathan Dorn" w:date="2023-10-23T13:00:00Z">
        <w:r w:rsidR="00F84CDF">
          <w:t xml:space="preserve">each </w:t>
        </w:r>
      </w:ins>
      <w:r>
        <w:t>seasonal</w:t>
      </w:r>
      <w:del w:id="322" w:author="Nathan Dorn" w:date="2023-10-23T13:00:00Z">
        <w:r w:rsidDel="00F84CDF">
          <w:delText>ly</w:delText>
        </w:r>
      </w:del>
      <w:r>
        <w:t xml:space="preserve">.  </w:t>
      </w:r>
      <w:del w:id="323" w:author="Nathan Dorn" w:date="2023-10-23T13:01:00Z">
        <w:r w:rsidDel="00F84CDF">
          <w:delText xml:space="preserve">For example, if a season’s survival and growth combination indicated a negative population growth, then we inferred that for that season more snails were dying than being born into the population. </w:delText>
        </w:r>
      </w:del>
      <w:r>
        <w:t xml:space="preserve">Finally, we combined seasonal survival and </w:t>
      </w:r>
      <w:r>
        <w:lastRenderedPageBreak/>
        <w:t>growth estimates to make inferences about the population growth from year to year.</w:t>
      </w:r>
      <w:r w:rsidR="000E4A42">
        <w:t xml:space="preserve">  </w:t>
      </w:r>
      <w:del w:id="324" w:author="Nathan Dorn" w:date="2023-10-23T13:01:00Z">
        <w:r w:rsidR="000E4A42" w:rsidDel="00F84CDF">
          <w:delText>But t</w:delText>
        </w:r>
      </w:del>
      <w:ins w:id="325" w:author="Nathan Dorn" w:date="2023-10-23T13:01:00Z">
        <w:r w:rsidR="00F84CDF">
          <w:t>T</w:t>
        </w:r>
      </w:ins>
      <w:r w:rsidR="000E4A42">
        <w:t xml:space="preserve">o combine seasonal survival growth estimates, </w:t>
      </w:r>
      <w:del w:id="326" w:author="Nathan Dorn" w:date="2023-10-23T13:02:00Z">
        <w:r w:rsidR="000E4A42" w:rsidDel="009116E1">
          <w:delText xml:space="preserve">we needed to </w:delText>
        </w:r>
      </w:del>
      <w:del w:id="327" w:author="Nathan Dorn" w:date="2023-10-23T13:01:00Z">
        <w:r w:rsidR="000E4A42" w:rsidDel="00F84CDF">
          <w:delText>account for</w:delText>
        </w:r>
      </w:del>
      <w:ins w:id="328" w:author="Nathan Dorn" w:date="2023-10-23T13:01:00Z">
        <w:r w:rsidR="00F84CDF">
          <w:t>weight</w:t>
        </w:r>
      </w:ins>
      <w:ins w:id="329" w:author="Nathan Dorn" w:date="2023-10-23T13:02:00Z">
        <w:r w:rsidR="009116E1">
          <w:t>ed</w:t>
        </w:r>
      </w:ins>
      <w:ins w:id="330" w:author="Nathan Dorn" w:date="2023-10-23T13:01:00Z">
        <w:r w:rsidR="00F84CDF">
          <w:t xml:space="preserve"> the mortality and growth </w:t>
        </w:r>
        <w:r w:rsidR="009116E1">
          <w:t xml:space="preserve">relative to the </w:t>
        </w:r>
      </w:ins>
      <w:del w:id="331" w:author="Nathan Dorn" w:date="2023-10-23T13:01:00Z">
        <w:r w:rsidR="000E4A42" w:rsidDel="009116E1">
          <w:delText xml:space="preserve"> </w:delText>
        </w:r>
      </w:del>
      <w:r w:rsidR="000E4A42">
        <w:t xml:space="preserve">uneven </w:t>
      </w:r>
      <w:del w:id="332" w:author="Nathan Dorn" w:date="2023-10-23T13:01:00Z">
        <w:r w:rsidR="000E4A42" w:rsidDel="009116E1">
          <w:delText>reproductive effort</w:delText>
        </w:r>
      </w:del>
      <w:ins w:id="333" w:author="Nathan Dorn" w:date="2023-10-23T13:01:00Z">
        <w:r w:rsidR="009116E1">
          <w:t>juvenile production</w:t>
        </w:r>
      </w:ins>
      <w:r w:rsidR="000E4A42">
        <w:t xml:space="preserve"> </w:t>
      </w:r>
      <w:ins w:id="334" w:author="Nathan Dorn" w:date="2023-10-23T13:02:00Z">
        <w:r w:rsidR="004333E3">
          <w:t xml:space="preserve">(egg laying) </w:t>
        </w:r>
      </w:ins>
      <w:r w:rsidR="000E4A42">
        <w:t>across season</w:t>
      </w:r>
      <w:ins w:id="335" w:author="Nathan Dorn" w:date="2023-10-23T13:01:00Z">
        <w:r w:rsidR="009116E1">
          <w:t>s</w:t>
        </w:r>
      </w:ins>
      <w:ins w:id="336" w:author="Nathan Dorn" w:date="2023-10-23T13:02:00Z">
        <w:r w:rsidR="004333E3">
          <w:t xml:space="preserve"> from the model </w:t>
        </w:r>
      </w:ins>
      <w:ins w:id="337" w:author="Nathan Dorn" w:date="2023-10-23T13:03:00Z">
        <w:r w:rsidR="00BE5122">
          <w:t>(i.e., t</w:t>
        </w:r>
      </w:ins>
      <w:ins w:id="338" w:author="Nathan Dorn" w:date="2023-10-23T13:02:00Z">
        <w:r w:rsidR="004333E3">
          <w:t>he season-dependent and depth-dependent egg laying</w:t>
        </w:r>
      </w:ins>
      <w:ins w:id="339" w:author="Nathan Dorn" w:date="2023-10-23T13:03:00Z">
        <w:r w:rsidR="00BE5122">
          <w:t>; Darby et al. 2015)</w:t>
        </w:r>
      </w:ins>
      <w:r w:rsidR="003072D7">
        <w:t xml:space="preserve">.  </w:t>
      </w:r>
      <w:del w:id="340" w:author="Nathan Dorn" w:date="2023-10-23T13:02:00Z">
        <w:r w:rsidR="00077BAB" w:rsidDel="009116E1">
          <w:delText>To account for uneven reproductive effort,</w:delText>
        </w:r>
        <w:r w:rsidR="000E4A42" w:rsidDel="009116E1">
          <w:delText xml:space="preserve"> we used a weighted average to </w:delText>
        </w:r>
        <w:r w:rsidR="00077BAB" w:rsidDel="009116E1">
          <w:delText>reflect that more snails are hatching in</w:delText>
        </w:r>
        <w:r w:rsidR="000E4A42" w:rsidDel="009116E1">
          <w:delText xml:space="preserve"> the dry season parameters over the wet season parameters. </w:delText>
        </w:r>
      </w:del>
    </w:p>
    <w:p w14:paraId="682421B9" w14:textId="727F45A0" w:rsidR="007A1072" w:rsidRDefault="00B260FD" w:rsidP="00C6515F">
      <w:pPr>
        <w:pStyle w:val="Heading1"/>
        <w:rPr>
          <w:ins w:id="341" w:author="Nathan Dorn" w:date="2023-10-23T13:19:00Z"/>
        </w:rPr>
      </w:pPr>
      <w:commentRangeStart w:id="342"/>
      <w:r w:rsidRPr="00524172">
        <w:t>Results</w:t>
      </w:r>
      <w:commentRangeEnd w:id="342"/>
      <w:r w:rsidR="00666C0E">
        <w:rPr>
          <w:rStyle w:val="CommentReference"/>
          <w:rFonts w:asciiTheme="minorHAnsi" w:eastAsiaTheme="minorHAnsi" w:hAnsiTheme="minorHAnsi" w:cstheme="minorBidi"/>
          <w:b w:val="0"/>
        </w:rPr>
        <w:commentReference w:id="342"/>
      </w:r>
    </w:p>
    <w:p w14:paraId="1D6C4CE3" w14:textId="77777777" w:rsidR="003244F7" w:rsidRDefault="003244F7" w:rsidP="003244F7">
      <w:pPr>
        <w:rPr>
          <w:ins w:id="343" w:author="Nathan Dorn" w:date="2023-10-23T13:19:00Z"/>
        </w:rPr>
      </w:pPr>
    </w:p>
    <w:p w14:paraId="05149B00" w14:textId="0A856A20" w:rsidR="003244F7" w:rsidRPr="00524172" w:rsidRDefault="009435F3" w:rsidP="003244F7">
      <w:pPr>
        <w:pStyle w:val="NATESTYLE1CommonCollege"/>
        <w:spacing w:after="240"/>
        <w:ind w:firstLine="720"/>
        <w:jc w:val="both"/>
        <w:rPr>
          <w:ins w:id="344" w:author="Nathan Dorn" w:date="2023-10-23T13:19:00Z"/>
        </w:rPr>
      </w:pPr>
      <w:ins w:id="345" w:author="Nathan Dorn" w:date="2023-10-23T13:27:00Z">
        <w:r>
          <w:t>Zero-population growth i</w:t>
        </w:r>
      </w:ins>
      <w:ins w:id="346" w:author="Nathan Dorn" w:date="2023-10-23T13:19:00Z">
        <w:r w:rsidR="003244F7" w:rsidRPr="00524172">
          <w:t xml:space="preserve">soclines created with the </w:t>
        </w:r>
        <w:r w:rsidR="00F830EC">
          <w:t xml:space="preserve">stage-structured </w:t>
        </w:r>
        <w:r w:rsidR="003244F7" w:rsidRPr="00524172">
          <w:t>population model formulations produced descending isoclines consistent with an interaction between growth and survival</w:t>
        </w:r>
        <w:r w:rsidR="00F830EC">
          <w:t xml:space="preserve">.  </w:t>
        </w:r>
      </w:ins>
      <w:ins w:id="347" w:author="Nathan Dorn" w:date="2023-10-23T13:20:00Z">
        <w:r w:rsidR="00F830EC">
          <w:t>P</w:t>
        </w:r>
      </w:ins>
      <w:ins w:id="348" w:author="Nathan Dorn" w:date="2023-10-23T13:19:00Z">
        <w:r w:rsidR="003244F7" w:rsidRPr="00524172">
          <w:t xml:space="preserve">opulations </w:t>
        </w:r>
        <w:r w:rsidR="003244F7">
          <w:t xml:space="preserve">with faster </w:t>
        </w:r>
      </w:ins>
      <w:ins w:id="349" w:author="Nathan Dorn" w:date="2023-10-23T13:20:00Z">
        <w:r w:rsidR="00F830EC">
          <w:t>growing juveniles</w:t>
        </w:r>
      </w:ins>
      <w:ins w:id="350" w:author="Nathan Dorn" w:date="2023-10-23T13:19:00Z">
        <w:r w:rsidR="003244F7" w:rsidRPr="00524172">
          <w:t xml:space="preserve"> could </w:t>
        </w:r>
        <w:commentRangeStart w:id="351"/>
        <w:r w:rsidR="003244F7" w:rsidRPr="00524172">
          <w:t>withstand</w:t>
        </w:r>
      </w:ins>
      <w:commentRangeEnd w:id="351"/>
      <w:ins w:id="352" w:author="Nathan Dorn" w:date="2023-10-23T13:20:00Z">
        <w:r w:rsidR="0051738D">
          <w:rPr>
            <w:rStyle w:val="CommentReference"/>
            <w:rFonts w:asciiTheme="minorHAnsi" w:hAnsiTheme="minorHAnsi" w:cstheme="minorBidi"/>
          </w:rPr>
          <w:commentReference w:id="351"/>
        </w:r>
      </w:ins>
      <w:ins w:id="353" w:author="Nathan Dorn" w:date="2023-10-23T13:19:00Z">
        <w:r w:rsidR="003244F7" w:rsidRPr="00524172">
          <w:t xml:space="preserve"> </w:t>
        </w:r>
      </w:ins>
      <w:ins w:id="354" w:author="Nathan Dorn" w:date="2023-10-23T13:20:00Z">
        <w:r w:rsidR="0051738D">
          <w:t>higher mortality</w:t>
        </w:r>
      </w:ins>
      <w:ins w:id="355" w:author="Nathan Dorn" w:date="2023-10-23T13:27:00Z">
        <w:r>
          <w:t xml:space="preserve"> and</w:t>
        </w:r>
      </w:ins>
      <w:ins w:id="356" w:author="Nathan Dorn" w:date="2023-10-23T13:28:00Z">
        <w:r w:rsidR="00F45861">
          <w:t>, conversely,</w:t>
        </w:r>
      </w:ins>
      <w:ins w:id="357" w:author="Nathan Dorn" w:date="2023-10-23T13:27:00Z">
        <w:r>
          <w:t xml:space="preserve"> </w:t>
        </w:r>
      </w:ins>
      <w:ins w:id="358" w:author="Nathan Dorn" w:date="2023-10-23T13:28:00Z">
        <w:r w:rsidR="00F45861">
          <w:t xml:space="preserve">populations with </w:t>
        </w:r>
      </w:ins>
      <w:ins w:id="359" w:author="Nathan Dorn" w:date="2023-10-23T13:27:00Z">
        <w:r>
          <w:t>slower</w:t>
        </w:r>
      </w:ins>
      <w:ins w:id="360" w:author="Nathan Dorn" w:date="2023-10-23T13:28:00Z">
        <w:r w:rsidR="00F45861">
          <w:t>-</w:t>
        </w:r>
      </w:ins>
      <w:ins w:id="361" w:author="Nathan Dorn" w:date="2023-10-23T13:27:00Z">
        <w:r>
          <w:t xml:space="preserve">growing </w:t>
        </w:r>
      </w:ins>
      <w:ins w:id="362" w:author="Nathan Dorn" w:date="2023-10-23T13:28:00Z">
        <w:r w:rsidR="00F45861">
          <w:t xml:space="preserve">juveniles </w:t>
        </w:r>
      </w:ins>
      <w:ins w:id="363" w:author="Nathan Dorn" w:date="2023-10-23T13:27:00Z">
        <w:r>
          <w:t xml:space="preserve">needed lower </w:t>
        </w:r>
      </w:ins>
      <w:ins w:id="364" w:author="Nathan Dorn" w:date="2023-10-23T13:28:00Z">
        <w:r w:rsidR="00F45861">
          <w:t>mortality to persist</w:t>
        </w:r>
      </w:ins>
      <w:ins w:id="365" w:author="Nathan Dorn" w:date="2023-10-23T13:19:00Z">
        <w:r w:rsidR="003244F7" w:rsidRPr="00524172">
          <w:t xml:space="preserve"> </w:t>
        </w:r>
      </w:ins>
      <w:commentRangeStart w:id="366"/>
      <w:ins w:id="367" w:author="Nathan Dorn" w:date="2023-10-23T13:20:00Z">
        <w:r w:rsidR="0051738D">
          <w:t>(</w:t>
        </w:r>
      </w:ins>
      <w:ins w:id="368" w:author="Nathan Dorn" w:date="2023-10-23T13:19:00Z">
        <w:r w:rsidR="003244F7" w:rsidRPr="00524172">
          <w:t xml:space="preserve">Figure </w:t>
        </w:r>
      </w:ins>
      <w:ins w:id="369" w:author="Nathan Dorn" w:date="2023-10-23T13:21:00Z">
        <w:r w:rsidR="0051738D">
          <w:t>1</w:t>
        </w:r>
      </w:ins>
      <w:ins w:id="370" w:author="Nathan Dorn" w:date="2023-10-23T13:19:00Z">
        <w:r w:rsidR="003244F7" w:rsidRPr="00524172">
          <w:t>).</w:t>
        </w:r>
        <w:r w:rsidR="003244F7">
          <w:t xml:space="preserve"> </w:t>
        </w:r>
      </w:ins>
      <w:commentRangeEnd w:id="366"/>
      <w:ins w:id="371" w:author="Nathan Dorn" w:date="2023-10-23T13:23:00Z">
        <w:r w:rsidR="00AD2FFC">
          <w:rPr>
            <w:rStyle w:val="CommentReference"/>
            <w:rFonts w:asciiTheme="minorHAnsi" w:hAnsiTheme="minorHAnsi" w:cstheme="minorBidi"/>
          </w:rPr>
          <w:commentReference w:id="366"/>
        </w:r>
        <w:r w:rsidR="00AD2FFC">
          <w:t xml:space="preserve">Better </w:t>
        </w:r>
      </w:ins>
      <w:ins w:id="372" w:author="Nathan Dorn" w:date="2023-10-23T13:28:00Z">
        <w:r w:rsidR="002764B5">
          <w:t xml:space="preserve">wetland </w:t>
        </w:r>
      </w:ins>
      <w:ins w:id="373" w:author="Nathan Dorn" w:date="2023-10-23T13:26:00Z">
        <w:r w:rsidR="0082576E">
          <w:t>hydrologic</w:t>
        </w:r>
      </w:ins>
      <w:ins w:id="374" w:author="Nathan Dorn" w:date="2023-10-23T13:19:00Z">
        <w:r w:rsidR="003244F7" w:rsidRPr="00524172">
          <w:t xml:space="preserve"> conditions </w:t>
        </w:r>
      </w:ins>
      <w:ins w:id="375" w:author="Nathan Dorn" w:date="2023-10-23T13:24:00Z">
        <w:r w:rsidR="00AD2FFC">
          <w:t xml:space="preserve">for reproduction </w:t>
        </w:r>
      </w:ins>
      <w:ins w:id="376" w:author="Nathan Dorn" w:date="2023-10-23T13:25:00Z">
        <w:r w:rsidR="007A467C">
          <w:t xml:space="preserve">(births) </w:t>
        </w:r>
      </w:ins>
      <w:ins w:id="377" w:author="Nathan Dorn" w:date="2023-10-23T13:24:00Z">
        <w:r w:rsidR="005F0A79">
          <w:t xml:space="preserve">made the population zero-growth conditions slightly more resilient to higher predation (e.g., </w:t>
        </w:r>
      </w:ins>
      <w:ins w:id="378" w:author="Nathan Dorn" w:date="2023-10-23T13:25:00Z">
        <w:r w:rsidR="007A467C">
          <w:t xml:space="preserve">withstanding predation </w:t>
        </w:r>
      </w:ins>
      <w:ins w:id="379" w:author="Nathan Dorn" w:date="2023-10-23T13:24:00Z">
        <w:r w:rsidR="005F0A79">
          <w:t xml:space="preserve">X% </w:t>
        </w:r>
      </w:ins>
      <w:ins w:id="380" w:author="Nathan Dorn" w:date="2023-10-23T13:25:00Z">
        <w:r w:rsidR="007A467C">
          <w:t xml:space="preserve">higher </w:t>
        </w:r>
      </w:ins>
      <w:ins w:id="381" w:author="Nathan Dorn" w:date="2023-10-23T13:24:00Z">
        <w:r w:rsidR="005F0A79">
          <w:t xml:space="preserve">at growth of </w:t>
        </w:r>
      </w:ins>
      <w:proofErr w:type="spellStart"/>
      <w:ins w:id="382" w:author="Nathan Dorn" w:date="2023-10-23T13:25:00Z">
        <w:r w:rsidR="007A467C">
          <w:t>kgrowth</w:t>
        </w:r>
        <w:proofErr w:type="spellEnd"/>
        <w:r w:rsidR="007A467C">
          <w:t xml:space="preserve"> =_) and/or lower </w:t>
        </w:r>
      </w:ins>
      <w:ins w:id="383" w:author="Nathan Dorn" w:date="2023-10-23T13:26:00Z">
        <w:r w:rsidR="0082576E">
          <w:t xml:space="preserve">juvenile </w:t>
        </w:r>
      </w:ins>
      <w:ins w:id="384" w:author="Nathan Dorn" w:date="2023-10-23T13:25:00Z">
        <w:r w:rsidR="007A467C">
          <w:t xml:space="preserve">growth (e.g., shifted </w:t>
        </w:r>
      </w:ins>
      <w:ins w:id="385" w:author="Nathan Dorn" w:date="2023-10-23T13:26:00Z">
        <w:r w:rsidR="0082576E">
          <w:t xml:space="preserve">necessary growth rates </w:t>
        </w:r>
      </w:ins>
      <w:ins w:id="386" w:author="Nathan Dorn" w:date="2023-10-23T13:25:00Z">
        <w:r w:rsidR="007A467C">
          <w:t>X% lower</w:t>
        </w:r>
      </w:ins>
      <w:ins w:id="387" w:author="Nathan Dorn" w:date="2023-10-23T13:26:00Z">
        <w:r w:rsidR="0082576E">
          <w:t xml:space="preserve"> at CJS of X).  </w:t>
        </w:r>
      </w:ins>
    </w:p>
    <w:p w14:paraId="6695C025" w14:textId="7E972D7E" w:rsidR="003244F7" w:rsidRPr="003244F7" w:rsidDel="002764B5" w:rsidRDefault="003244F7">
      <w:pPr>
        <w:rPr>
          <w:del w:id="388" w:author="Nathan Dorn" w:date="2023-10-23T13:28:00Z"/>
        </w:rPr>
        <w:pPrChange w:id="389" w:author="Nathan Dorn" w:date="2023-10-23T13:19:00Z">
          <w:pPr>
            <w:pStyle w:val="Heading1"/>
          </w:pPr>
        </w:pPrChange>
      </w:pPr>
    </w:p>
    <w:p w14:paraId="2E8F6D84" w14:textId="5408C72C" w:rsidR="00B260FD" w:rsidRDefault="007A4531" w:rsidP="00C6515F">
      <w:pPr>
        <w:pStyle w:val="Heading2"/>
      </w:pPr>
      <w:r w:rsidRPr="00524172">
        <w:t>Empirical Measures of Survival and Individual Growth</w:t>
      </w:r>
    </w:p>
    <w:p w14:paraId="3E0E0C9E" w14:textId="3887C41B" w:rsidR="00004CAC" w:rsidRPr="00524172" w:rsidRDefault="00B260FD" w:rsidP="00C6515F">
      <w:pPr>
        <w:pStyle w:val="NATESTYLE1CommonCollege"/>
        <w:spacing w:after="240"/>
        <w:ind w:firstLine="720"/>
        <w:jc w:val="both"/>
      </w:pPr>
      <w:bookmarkStart w:id="390" w:name="_Hlk98959413"/>
      <w:r w:rsidRPr="00524172">
        <w:t xml:space="preserve">Overall, there </w:t>
      </w:r>
      <w:commentRangeStart w:id="391"/>
      <w:proofErr w:type="spellStart"/>
      <w:r w:rsidRPr="00524172">
        <w:t>w</w:t>
      </w:r>
      <w:del w:id="392" w:author="Nathan Dorn" w:date="2023-10-23T13:04:00Z">
        <w:r w:rsidRPr="00524172" w:rsidDel="00BE5B65">
          <w:delText>a</w:delText>
        </w:r>
      </w:del>
      <w:ins w:id="393" w:author="Nathan Dorn" w:date="2023-10-23T13:04:00Z">
        <w:r w:rsidR="00BE5B65">
          <w:t>ere</w:t>
        </w:r>
      </w:ins>
      <w:del w:id="394" w:author="Nathan Dorn" w:date="2023-10-23T13:04:00Z">
        <w:r w:rsidRPr="00524172" w:rsidDel="00BE5B65">
          <w:delText>s</w:delText>
        </w:r>
        <w:commentRangeEnd w:id="391"/>
        <w:r w:rsidR="00BE5B65" w:rsidDel="00BE5B65">
          <w:rPr>
            <w:rStyle w:val="CommentReference"/>
            <w:rFonts w:asciiTheme="minorHAnsi" w:hAnsiTheme="minorHAnsi" w:cstheme="minorBidi"/>
          </w:rPr>
          <w:commentReference w:id="391"/>
        </w:r>
        <w:r w:rsidRPr="00524172" w:rsidDel="00BE5B65">
          <w:delText xml:space="preserve"> </w:delText>
        </w:r>
      </w:del>
      <w:r w:rsidRPr="00524172">
        <w:t>a</w:t>
      </w:r>
      <w:proofErr w:type="spellEnd"/>
      <w:r w:rsidRPr="00524172">
        <w:t xml:space="preserve"> total of 759 independent observations </w:t>
      </w:r>
      <w:ins w:id="395" w:author="Nathan Dorn" w:date="2023-10-23T13:04:00Z">
        <w:r w:rsidR="00BE5B65">
          <w:t xml:space="preserve">of mortality </w:t>
        </w:r>
      </w:ins>
      <w:r w:rsidRPr="00524172">
        <w:t xml:space="preserve">across our </w:t>
      </w:r>
      <w:commentRangeStart w:id="396"/>
      <w:r w:rsidRPr="00524172">
        <w:t>two wetlands</w:t>
      </w:r>
      <w:del w:id="397" w:author="Nathan Dorn" w:date="2023-10-23T13:30:00Z">
        <w:r w:rsidRPr="00524172" w:rsidDel="00CF5053">
          <w:delText>,</w:delText>
        </w:r>
      </w:del>
      <w:r w:rsidRPr="00524172">
        <w:t xml:space="preserve"> </w:t>
      </w:r>
      <w:commentRangeEnd w:id="396"/>
      <w:r w:rsidR="00094371">
        <w:rPr>
          <w:rStyle w:val="CommentReference"/>
          <w:rFonts w:asciiTheme="minorHAnsi" w:hAnsiTheme="minorHAnsi" w:cstheme="minorBidi"/>
        </w:rPr>
        <w:commentReference w:id="396"/>
      </w:r>
      <w:r w:rsidRPr="00524172">
        <w:t xml:space="preserve">and two tethering </w:t>
      </w:r>
      <w:del w:id="398" w:author="Nathan Dorn" w:date="2023-10-23T13:30:00Z">
        <w:r w:rsidRPr="00524172" w:rsidDel="00CF5053">
          <w:delText xml:space="preserve">sessions in the dry and wet </w:delText>
        </w:r>
      </w:del>
      <w:r w:rsidRPr="00524172">
        <w:t>season</w:t>
      </w:r>
      <w:ins w:id="399" w:author="Nathan Dorn" w:date="2023-10-23T13:30:00Z">
        <w:r w:rsidR="00CF5053">
          <w:t xml:space="preserve">s in </w:t>
        </w:r>
      </w:ins>
      <w:ins w:id="400" w:author="Nathan Dorn" w:date="2023-10-23T13:31:00Z">
        <w:r w:rsidR="00CF5053">
          <w:t>LILA</w:t>
        </w:r>
      </w:ins>
      <w:r w:rsidRPr="00524172">
        <w:t xml:space="preserve">. After </w:t>
      </w:r>
      <w:del w:id="401" w:author="Nathan Dorn" w:date="2023-10-23T13:29:00Z">
        <w:r w:rsidRPr="00524172" w:rsidDel="009807D9">
          <w:delText>a day</w:delText>
        </w:r>
      </w:del>
      <w:ins w:id="402" w:author="Nathan Dorn" w:date="2023-10-23T13:29:00Z">
        <w:r w:rsidR="009807D9">
          <w:t>24 hours</w:t>
        </w:r>
      </w:ins>
      <w:r w:rsidRPr="00524172">
        <w:t>, 654 snails survived, 43 snails were</w:t>
      </w:r>
      <w:del w:id="403" w:author="Nathan Dorn" w:date="2023-10-23T13:30:00Z">
        <w:r w:rsidRPr="00524172" w:rsidDel="00A66793">
          <w:delText xml:space="preserve"> entirely</w:delText>
        </w:r>
      </w:del>
      <w:r w:rsidRPr="00524172">
        <w:t xml:space="preserve"> missing, 31 snails left an empty shell, 19 snails died on tethers, and 12 snails had been crushed</w:t>
      </w:r>
      <w:ins w:id="404" w:author="Nathan Dorn" w:date="2023-10-23T13:30:00Z">
        <w:r w:rsidR="00A66793">
          <w:t>/peeled</w:t>
        </w:r>
        <w:r w:rsidR="00CF5053">
          <w:t xml:space="preserve"> and removed</w:t>
        </w:r>
      </w:ins>
      <w:r w:rsidRPr="00524172">
        <w:t>.</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w:t>
      </w:r>
      <w:r w:rsidRPr="00524172">
        <w:lastRenderedPageBreak/>
        <w:t>lower (0.8</w:t>
      </w:r>
      <w:r w:rsidR="00E9210A" w:rsidRPr="00524172">
        <w:t>2</w:t>
      </w:r>
      <w:r w:rsidRPr="00524172">
        <w:t xml:space="preserve">1) than survival across all sizes (0.862) </w:t>
      </w:r>
      <w:commentRangeStart w:id="405"/>
      <w:r w:rsidRPr="00524172">
        <w:t xml:space="preserve">but was considerably lower than the daily survival used in </w:t>
      </w:r>
      <w:r w:rsidR="00305163" w:rsidRPr="00524172">
        <w:t>the population model</w:t>
      </w:r>
      <w:r w:rsidRPr="00524172">
        <w:t xml:space="preserve"> (</w:t>
      </w:r>
      <w:r w:rsidR="00D736C5" w:rsidRPr="00524172">
        <w:t>CJS = 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commentRangeEnd w:id="405"/>
      <w:r w:rsidR="003D39BE">
        <w:rPr>
          <w:rStyle w:val="CommentReference"/>
          <w:rFonts w:asciiTheme="minorHAnsi" w:hAnsiTheme="minorHAnsi" w:cstheme="minorBidi"/>
        </w:rPr>
        <w:commentReference w:id="405"/>
      </w:r>
      <w:r w:rsidR="00515CDD" w:rsidRPr="00524172">
        <w:t>Daily survival</w:t>
      </w:r>
      <w:ins w:id="406" w:author="Nathan Dorn" w:date="2023-10-23T13:31:00Z">
        <w:r w:rsidR="008F0D91">
          <w:t xml:space="preserve"> in</w:t>
        </w:r>
      </w:ins>
      <w:del w:id="407" w:author="Nathan Dorn" w:date="2023-10-23T13:31:00Z">
        <w:r w:rsidR="00515CDD" w:rsidRPr="00524172" w:rsidDel="008F0D91">
          <w:delText xml:space="preserve"> from the</w:delText>
        </w:r>
      </w:del>
      <w:r w:rsidR="00515CDD" w:rsidRPr="00524172">
        <w:t xml:space="preserve"> </w:t>
      </w:r>
      <w:proofErr w:type="spellStart"/>
      <w:r w:rsidR="00BB666A" w:rsidRPr="00524172">
        <w:t>exclosure</w:t>
      </w:r>
      <w:proofErr w:type="spellEnd"/>
      <w:r w:rsidR="00515CDD" w:rsidRPr="00524172">
        <w:t xml:space="preserve"> cages </w:t>
      </w:r>
      <w:ins w:id="408" w:author="Nathan Dorn" w:date="2023-10-23T13:31:00Z">
        <w:r w:rsidR="008F0D91">
          <w:t xml:space="preserve">without predators </w:t>
        </w:r>
      </w:ins>
      <w:r w:rsidR="00515CDD" w:rsidRPr="00524172">
        <w:t>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exclosure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colonize by a single </w:t>
      </w:r>
      <w:r w:rsidR="00E9210A" w:rsidRPr="00524172">
        <w:rPr>
          <w:i/>
          <w:iCs/>
        </w:rPr>
        <w:t>B. lutarium</w:t>
      </w:r>
      <w:r w:rsidR="00E9210A" w:rsidRPr="00524172">
        <w:t xml:space="preserve"> and all snails had been eaten by the end of the experiment.</w:t>
      </w:r>
    </w:p>
    <w:p w14:paraId="05297E78" w14:textId="0CB9E250" w:rsidR="00004CAC" w:rsidRDefault="00B260FD" w:rsidP="00524172">
      <w:pPr>
        <w:pStyle w:val="NATESTYLE1CommonCollege"/>
        <w:spacing w:after="240"/>
        <w:jc w:val="both"/>
        <w:rPr>
          <w:ins w:id="409" w:author="Nathan Dorn" w:date="2023-10-23T14:34:00Z"/>
        </w:rPr>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(ΔAICc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ins w:id="410" w:author="Nathan Dorn" w:date="2023-10-23T14:30:00Z">
        <w:r w:rsidR="000B6982">
          <w:t xml:space="preserve">parameter </w:t>
        </w:r>
      </w:ins>
      <w:r w:rsidRPr="00524172">
        <w:rPr>
          <w:i/>
          <w:iCs/>
        </w:rPr>
        <w:t>p</w:t>
      </w:r>
      <w:ins w:id="411" w:author="Nathan Dorn" w:date="2023-10-23T14:31:00Z">
        <w:r w:rsidR="000B6982">
          <w:rPr>
            <w:i/>
            <w:iCs/>
          </w:rPr>
          <w:t>-values</w:t>
        </w:r>
      </w:ins>
      <w:r w:rsidRPr="00524172">
        <w:t xml:space="preserve"> &gt; </w:t>
      </w:r>
      <w:commentRangeStart w:id="412"/>
      <w:r w:rsidRPr="00524172">
        <w:t>0.05</w:t>
      </w:r>
      <w:commentRangeEnd w:id="412"/>
      <w:r w:rsidR="000B6982">
        <w:rPr>
          <w:rStyle w:val="CommentReference"/>
          <w:rFonts w:asciiTheme="minorHAnsi" w:hAnsiTheme="minorHAnsi" w:cstheme="minorBidi"/>
        </w:rPr>
        <w:commentReference w:id="412"/>
      </w:r>
      <w:r w:rsidRPr="00524172">
        <w:t>). Therefore, we interpreted only the</w:t>
      </w:r>
      <w:ins w:id="413" w:author="Nathan Dorn" w:date="2023-10-23T14:32:00Z">
        <w:r w:rsidR="000B6982">
          <w:t xml:space="preserve"> meaning of the</w:t>
        </w:r>
      </w:ins>
      <w:r w:rsidRPr="00524172">
        <w:t xml:space="preserve"> </w:t>
      </w:r>
      <w:del w:id="414" w:author="Nathan Dorn" w:date="2023-10-23T14:32:00Z">
        <w:r w:rsidRPr="00524172" w:rsidDel="000B6982">
          <w:delText xml:space="preserve">three </w:delText>
        </w:r>
      </w:del>
      <w:ins w:id="415" w:author="Nathan Dorn" w:date="2023-10-23T14:32:00Z">
        <w:r w:rsidR="000B6982">
          <w:t xml:space="preserve"> size and season </w:t>
        </w:r>
      </w:ins>
      <w:r w:rsidRPr="00524172">
        <w:t xml:space="preserve">parameters </w:t>
      </w:r>
      <w:del w:id="416" w:author="Nathan Dorn" w:date="2023-10-23T14:32:00Z">
        <w:r w:rsidRPr="00524172" w:rsidDel="000B6982">
          <w:delText xml:space="preserve">in the most supported model </w:delText>
        </w:r>
      </w:del>
      <w:r w:rsidRPr="00524172">
        <w:t xml:space="preserve">(Figure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ins w:id="417" w:author="Nathan Dorn" w:date="2023-10-23T14:34:00Z">
        <w:r w:rsidR="006F43FD">
          <w:t xml:space="preserve">  </w:t>
        </w:r>
      </w:ins>
    </w:p>
    <w:p w14:paraId="02B5CC1A" w14:textId="0D6F4B95" w:rsidR="006F43FD" w:rsidRDefault="006F43FD" w:rsidP="00524172">
      <w:pPr>
        <w:pStyle w:val="NATESTYLE1CommonCollege"/>
        <w:spacing w:after="240"/>
        <w:jc w:val="both"/>
        <w:rPr>
          <w:ins w:id="418" w:author="Nathan Dorn" w:date="2023-10-23T14:34:00Z"/>
        </w:rPr>
      </w:pPr>
      <w:ins w:id="419" w:author="Nathan Dorn" w:date="2023-10-23T14:34:00Z">
        <w:r>
          <w:t>Tethering results from the juveniles placed in the WCA</w:t>
        </w:r>
        <w:r w:rsidR="006B06C1">
          <w:t xml:space="preserve"> sloughs…</w:t>
        </w:r>
      </w:ins>
    </w:p>
    <w:p w14:paraId="4DE48683" w14:textId="77777777" w:rsidR="006F43FD" w:rsidRPr="00524172" w:rsidRDefault="006F43FD" w:rsidP="00524172">
      <w:pPr>
        <w:pStyle w:val="NATESTYLE1CommonCollege"/>
        <w:spacing w:after="240"/>
        <w:jc w:val="both"/>
      </w:pPr>
    </w:p>
    <w:p w14:paraId="18E0B206" w14:textId="06F639A4" w:rsidR="00004CAC" w:rsidRPr="00524172" w:rsidRDefault="00B260FD" w:rsidP="00524172">
      <w:pPr>
        <w:pStyle w:val="NATESTYLE1CommonCollege"/>
        <w:spacing w:after="240"/>
        <w:jc w:val="both"/>
      </w:pPr>
      <w:r w:rsidRPr="00524172">
        <w:lastRenderedPageBreak/>
        <w:tab/>
      </w:r>
      <w:commentRangeStart w:id="420"/>
      <w:r w:rsidRPr="00524172">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were more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commentRangeEnd w:id="420"/>
      <w:r w:rsidR="006F43FD">
        <w:rPr>
          <w:rStyle w:val="CommentReference"/>
          <w:rFonts w:asciiTheme="minorHAnsi" w:hAnsiTheme="minorHAnsi" w:cstheme="minorBidi"/>
        </w:rPr>
        <w:commentReference w:id="420"/>
      </w:r>
    </w:p>
    <w:p w14:paraId="11D397B0" w14:textId="76FA8552" w:rsidR="00004CAC" w:rsidRPr="00524172" w:rsidRDefault="00233E90" w:rsidP="00C6515F">
      <w:pPr>
        <w:pStyle w:val="NATESTYLE1CommonCollege"/>
        <w:spacing w:before="240" w:after="240"/>
        <w:ind w:firstLine="720"/>
        <w:jc w:val="both"/>
      </w:pPr>
      <w:r>
        <w:t>Size-specific growth r</w:t>
      </w:r>
      <w:r w:rsidR="00CD5B5D">
        <w:t>ates in the wet season</w:t>
      </w:r>
      <w:ins w:id="421" w:author="Nathan Dorn" w:date="2023-10-23T14:35:00Z">
        <w:r w:rsidR="006B06C1">
          <w:t xml:space="preserve"> (month)</w:t>
        </w:r>
      </w:ins>
      <w:r w:rsidR="00CD5B5D">
        <w:t xml:space="preserve"> were greater than those in the dry season (</w:t>
      </w:r>
      <w:ins w:id="422" w:author="Nathan Dorn" w:date="2023-10-23T14:36:00Z">
        <w:r w:rsidR="006B06C1">
          <w:t xml:space="preserve">month, </w:t>
        </w:r>
      </w:ins>
      <w:r w:rsidR="00CD5B5D">
        <w:t>Figure 3)</w:t>
      </w:r>
      <w:r w:rsidR="0067711E">
        <w:t xml:space="preserve">. Water temperatures were also warmer </w:t>
      </w:r>
      <w:del w:id="423" w:author="Nathan Dorn" w:date="2023-10-23T14:33:00Z">
        <w:r w:rsidR="0067711E" w:rsidDel="006F43FD">
          <w:delText>t</w:delText>
        </w:r>
      </w:del>
      <w:r w:rsidR="0067711E">
        <w:t>in the wet season than in the dry season (Figure 3).</w:t>
      </w:r>
      <w:ins w:id="424" w:author="Nathan Dorn" w:date="2023-10-23T14:34:00Z">
        <w:r w:rsidR="006B06C1">
          <w:t xml:space="preserve"> </w:t>
        </w:r>
      </w:ins>
      <w:ins w:id="425" w:author="Nathan Dorn" w:date="2023-10-23T14:35:00Z">
        <w:r w:rsidR="006B06C1">
          <w:t>Seasonal growth measurements in the WCA sloughs showed qualitatively similar patterns with higher growth in the wet season and lower growth rates in the dry season.</w:t>
        </w:r>
      </w:ins>
    </w:p>
    <w:bookmarkEnd w:id="390"/>
    <w:p w14:paraId="7B95B5AB" w14:textId="485E2740" w:rsidR="00004CAC" w:rsidRPr="00C6515F" w:rsidRDefault="00B260FD" w:rsidP="00C6515F">
      <w:pPr>
        <w:pStyle w:val="Heading2"/>
      </w:pPr>
      <w:r w:rsidRPr="00524172">
        <w:t>Seasonal Population</w:t>
      </w:r>
      <w:ins w:id="426" w:author="Nathan Dorn" w:date="2023-10-23T13:18:00Z">
        <w:r w:rsidR="003244F7">
          <w:t>-</w:t>
        </w:r>
      </w:ins>
      <w:del w:id="427" w:author="Nathan Dorn" w:date="2023-10-23T13:18:00Z">
        <w:r w:rsidRPr="00524172" w:rsidDel="003244F7">
          <w:delText xml:space="preserve"> </w:delText>
        </w:r>
      </w:del>
      <w:r w:rsidRPr="00524172">
        <w:t>Level Effects</w:t>
      </w:r>
    </w:p>
    <w:p w14:paraId="19AFC68E" w14:textId="68A393AB" w:rsidR="00004CAC" w:rsidRPr="00524172" w:rsidDel="003244F7" w:rsidRDefault="00B260FD" w:rsidP="00C6515F">
      <w:pPr>
        <w:pStyle w:val="NATESTYLE1CommonCollege"/>
        <w:spacing w:after="240"/>
        <w:ind w:firstLine="720"/>
        <w:jc w:val="both"/>
        <w:rPr>
          <w:del w:id="428" w:author="Nathan Dorn" w:date="2023-10-23T13:19:00Z"/>
        </w:rPr>
      </w:pPr>
      <w:bookmarkStart w:id="429" w:name="_Hlk98959510"/>
      <w:del w:id="430" w:author="Nathan Dorn" w:date="2023-10-23T13:19:00Z">
        <w:r w:rsidRPr="00524172" w:rsidDel="003244F7">
          <w:delText xml:space="preserve">Isoclines created with the </w:delText>
        </w:r>
        <w:r w:rsidR="00FD6AF5" w:rsidRPr="00524172" w:rsidDel="003244F7">
          <w:delText xml:space="preserve">population </w:delText>
        </w:r>
        <w:r w:rsidRPr="00524172" w:rsidDel="003244F7">
          <w:delText xml:space="preserve">model formulations and variable hydrologic conditions produced descending isoclines consistent with an interaction between growth and survival (i.e., </w:delText>
        </w:r>
        <w:r w:rsidR="00FD6AF5" w:rsidRPr="00524172" w:rsidDel="003244F7">
          <w:delText>populations experiences faster could withs stand lower survival</w:delText>
        </w:r>
        <w:r w:rsidRPr="00524172" w:rsidDel="003244F7">
          <w:delText>; Figure 4).</w:delText>
        </w:r>
        <w:r w:rsidR="00004CAC" w:rsidDel="003244F7">
          <w:delText xml:space="preserve"> </w:delText>
        </w:r>
        <w:r w:rsidRPr="00524172" w:rsidDel="003244F7">
          <w:delText xml:space="preserve">Water depth conditions and temperatures that maximized reproduction made the population more resilient to </w:delText>
        </w:r>
        <w:r w:rsidR="00FD6AF5" w:rsidRPr="00524172" w:rsidDel="003244F7">
          <w:delText>lower survival</w:delText>
        </w:r>
        <w:r w:rsidRPr="00524172" w:rsidDel="003244F7">
          <w:delText xml:space="preserve"> and lower individual growth (i.e., isoclines moving down and left).</w:delText>
        </w:r>
        <w:r w:rsidR="00004CAC" w:rsidDel="003244F7">
          <w:delText xml:space="preserve"> </w:delText>
        </w:r>
        <w:r w:rsidRPr="00524172" w:rsidDel="003244F7">
          <w:delText xml:space="preserve"> </w:delText>
        </w:r>
      </w:del>
    </w:p>
    <w:p w14:paraId="2F53949F" w14:textId="26AA1FD1" w:rsidR="00004CAC" w:rsidRPr="00524172" w:rsidRDefault="00B260FD" w:rsidP="00524172">
      <w:pPr>
        <w:pStyle w:val="NATESTYLE1CommonCollege"/>
        <w:spacing w:after="240"/>
        <w:jc w:val="both"/>
      </w:pPr>
      <w:r w:rsidRPr="00524172">
        <w:tab/>
      </w:r>
      <w:r w:rsidR="006D7996">
        <w:t xml:space="preserve">There was considerable </w:t>
      </w:r>
      <w:r w:rsidR="00712733">
        <w:t>variation</w:t>
      </w:r>
      <w:r w:rsidR="0044495A">
        <w:t xml:space="preserve"> in</w:t>
      </w:r>
      <w:r w:rsidR="006D7996">
        <w:t xml:space="preserve"> the measured survival and growth </w:t>
      </w:r>
      <w:r w:rsidR="00D30F67">
        <w:t>parameters across sites, seasons, and with or without natural predator regimes</w:t>
      </w:r>
      <w:r w:rsidR="0044495A">
        <w:t xml:space="preserve"> (Figure 4C)</w:t>
      </w:r>
      <w:r w:rsidR="00D30F67">
        <w:t>.</w:t>
      </w:r>
      <w:r w:rsidR="0044495A">
        <w:t xml:space="preserve"> </w:t>
      </w:r>
      <w:r w:rsidRPr="00524172">
        <w:t xml:space="preserve"> </w:t>
      </w:r>
      <w:commentRangeStart w:id="431"/>
      <w:r w:rsidR="000E4D60">
        <w:t>S</w:t>
      </w:r>
      <w:r w:rsidR="00385A85">
        <w:t>urvival was much higher with</w:t>
      </w:r>
      <w:ins w:id="432" w:author="Nathan Dorn" w:date="2023-10-23T14:50:00Z">
        <w:r w:rsidR="0094600B">
          <w:t xml:space="preserve"> excluded</w:t>
        </w:r>
      </w:ins>
      <w:del w:id="433" w:author="Nathan Dorn" w:date="2023-10-23T14:50:00Z">
        <w:r w:rsidR="00385A85" w:rsidDel="0094600B">
          <w:delText xml:space="preserve">out </w:delText>
        </w:r>
        <w:r w:rsidR="000F554B" w:rsidDel="0094600B">
          <w:delText>natural</w:delText>
        </w:r>
      </w:del>
      <w:r w:rsidR="000F554B">
        <w:t xml:space="preserve"> </w:t>
      </w:r>
      <w:r w:rsidR="00385A85">
        <w:t>predator</w:t>
      </w:r>
      <w:ins w:id="434" w:author="Nathan Dorn" w:date="2023-10-23T14:50:00Z">
        <w:r w:rsidR="0094600B">
          <w:t>s</w:t>
        </w:r>
      </w:ins>
      <w:del w:id="435" w:author="Nathan Dorn" w:date="2023-10-23T14:50:00Z">
        <w:r w:rsidR="000F554B" w:rsidDel="0094600B">
          <w:delText xml:space="preserve"> regimes</w:delText>
        </w:r>
      </w:del>
      <w:r w:rsidR="00385A85">
        <w:t xml:space="preserve"> than with</w:t>
      </w:r>
      <w:del w:id="436" w:author="Nathan Dorn" w:date="2023-10-23T14:50:00Z">
        <w:r w:rsidR="00385A85" w:rsidDel="0094600B">
          <w:delText xml:space="preserve"> </w:delText>
        </w:r>
        <w:r w:rsidR="00844A24" w:rsidDel="0094600B">
          <w:delText>natural</w:delText>
        </w:r>
      </w:del>
      <w:r w:rsidR="00844A24">
        <w:t xml:space="preserve"> predator</w:t>
      </w:r>
      <w:ins w:id="437" w:author="Nathan Dorn" w:date="2023-10-23T14:50:00Z">
        <w:r w:rsidR="0094600B">
          <w:t>s</w:t>
        </w:r>
      </w:ins>
      <w:r w:rsidR="00844A24">
        <w:t xml:space="preserve"> </w:t>
      </w:r>
      <w:del w:id="438" w:author="Nathan Dorn" w:date="2023-10-23T14:50:00Z">
        <w:r w:rsidR="00844A24" w:rsidDel="0094600B">
          <w:delText>regimes</w:delText>
        </w:r>
        <w:r w:rsidR="00385A85" w:rsidDel="0094600B">
          <w:delText xml:space="preserve"> </w:delText>
        </w:r>
      </w:del>
      <w:r w:rsidR="000E4D60">
        <w:t>regardless</w:t>
      </w:r>
      <w:r w:rsidR="00385A85">
        <w:t xml:space="preserve"> of </w:t>
      </w:r>
      <w:r w:rsidR="0040403D">
        <w:t>site or season</w:t>
      </w:r>
      <w:r w:rsidR="006F7964">
        <w:t xml:space="preserve"> (Figure 4C).  </w:t>
      </w:r>
      <w:commentRangeEnd w:id="431"/>
      <w:r w:rsidR="00C8015E">
        <w:rPr>
          <w:rStyle w:val="CommentReference"/>
          <w:rFonts w:asciiTheme="minorHAnsi" w:hAnsiTheme="minorHAnsi" w:cstheme="minorBidi"/>
        </w:rPr>
        <w:commentReference w:id="431"/>
      </w:r>
      <w:r w:rsidR="000F554B">
        <w:t>H</w:t>
      </w:r>
      <w:r w:rsidR="006F7964">
        <w:t xml:space="preserve">igh survival without </w:t>
      </w:r>
      <w:r w:rsidR="00844A24">
        <w:t xml:space="preserve">natural </w:t>
      </w:r>
      <w:r w:rsidR="006F7964">
        <w:t>predator</w:t>
      </w:r>
      <w:r w:rsidR="00844A24">
        <w:t xml:space="preserve"> </w:t>
      </w:r>
      <w:ins w:id="439" w:author="Nathan Dorn" w:date="2023-10-23T14:51:00Z">
        <w:r w:rsidR="00D345DB">
          <w:t>assemblages</w:t>
        </w:r>
      </w:ins>
      <w:del w:id="440" w:author="Nathan Dorn" w:date="2023-10-23T14:51:00Z">
        <w:r w:rsidR="00844A24" w:rsidDel="00C8015E">
          <w:delText>regimes</w:delText>
        </w:r>
      </w:del>
      <w:r w:rsidR="006F7964">
        <w:t xml:space="preserve"> </w:t>
      </w:r>
      <w:ins w:id="441" w:author="Nathan Dorn" w:date="2023-10-23T14:51:00Z">
        <w:r w:rsidR="00D345DB">
          <w:t>predic</w:t>
        </w:r>
      </w:ins>
      <w:ins w:id="442" w:author="Nathan Dorn" w:date="2023-10-23T14:52:00Z">
        <w:r w:rsidR="00D345DB">
          <w:t xml:space="preserve">ted a growing </w:t>
        </w:r>
      </w:ins>
      <w:del w:id="443" w:author="Nathan Dorn" w:date="2023-10-23T14:52:00Z">
        <w:r w:rsidR="006F7964" w:rsidDel="00D345DB">
          <w:delText xml:space="preserve">resulted in </w:delText>
        </w:r>
        <w:r w:rsidR="004D6A85" w:rsidDel="00D345DB">
          <w:delText>increasing</w:delText>
        </w:r>
        <w:r w:rsidR="0040403D" w:rsidDel="00D345DB">
          <w:delText xml:space="preserve"> </w:delText>
        </w:r>
      </w:del>
      <w:ins w:id="444" w:author="Nathan Dorn" w:date="2023-10-23T14:52:00Z">
        <w:r w:rsidR="00D345DB">
          <w:t xml:space="preserve"> p</w:t>
        </w:r>
      </w:ins>
      <w:del w:id="445" w:author="Nathan Dorn" w:date="2023-10-23T14:52:00Z">
        <w:r w:rsidR="0040403D" w:rsidDel="00D345DB">
          <w:delText>p</w:delText>
        </w:r>
      </w:del>
      <w:r w:rsidR="0040403D">
        <w:t>opulation</w:t>
      </w:r>
      <w:del w:id="446" w:author="Nathan Dorn" w:date="2023-10-23T14:52:00Z">
        <w:r w:rsidR="0040403D" w:rsidDel="00D345DB">
          <w:delText>s</w:delText>
        </w:r>
      </w:del>
      <w:r w:rsidR="006F7964">
        <w:t xml:space="preserve"> regardless of</w:t>
      </w:r>
      <w:r w:rsidR="00852BA0">
        <w:t xml:space="preserve"> the </w:t>
      </w:r>
      <w:proofErr w:type="spellStart"/>
      <w:r w:rsidR="006F7964">
        <w:t>season</w:t>
      </w:r>
      <w:del w:id="447" w:author="Nathan Dorn" w:date="2023-10-23T14:52:00Z">
        <w:r w:rsidR="00852BA0" w:rsidDel="000E5D3D">
          <w:delText>al</w:delText>
        </w:r>
        <w:r w:rsidR="006F7964" w:rsidDel="000E5D3D">
          <w:delText xml:space="preserve"> growing condition</w:delText>
        </w:r>
      </w:del>
      <w:ins w:id="448" w:author="Nathan Dorn" w:date="2023-10-23T14:52:00Z">
        <w:r w:rsidR="000E5D3D">
          <w:t>condition</w:t>
        </w:r>
        <w:proofErr w:type="spellEnd"/>
        <w:r w:rsidR="000E5D3D">
          <w:t xml:space="preserve"> </w:t>
        </w:r>
      </w:ins>
      <w:del w:id="449" w:author="Nathan Dorn" w:date="2023-10-23T15:01:00Z">
        <w:r w:rsidR="0040403D" w:rsidDel="00A03DA7">
          <w:delText xml:space="preserve"> </w:delText>
        </w:r>
      </w:del>
      <w:r w:rsidR="000E4D60">
        <w:t>(Figure 4C)</w:t>
      </w:r>
      <w:r w:rsidR="00385A85">
        <w:t>.</w:t>
      </w:r>
      <w:r w:rsidRPr="00524172">
        <w:t xml:space="preserve"> </w:t>
      </w:r>
      <w:bookmarkEnd w:id="429"/>
      <w:r w:rsidR="000F554B">
        <w:t xml:space="preserve"> </w:t>
      </w:r>
      <w:r w:rsidR="004810FA">
        <w:t xml:space="preserve">With natural predator regimes, the dry season had lower survival and lower growth </w:t>
      </w:r>
      <w:r w:rsidR="004810FA">
        <w:lastRenderedPageBreak/>
        <w:t>rates which resulted in decreasing populations regardless of site (Figure 4C).  In contrast, the wet season had higher survival rates and lower growth rates which resulted in replacement</w:t>
      </w:r>
      <w:r w:rsidR="000B4CC1">
        <w:t xml:space="preserve"> (LILA and </w:t>
      </w:r>
      <w:commentRangeStart w:id="450"/>
      <w:r w:rsidR="000B4CC1">
        <w:t>WCA03</w:t>
      </w:r>
      <w:commentRangeEnd w:id="450"/>
      <w:r w:rsidR="00774E42">
        <w:rPr>
          <w:rStyle w:val="CommentReference"/>
          <w:rFonts w:asciiTheme="minorHAnsi" w:hAnsiTheme="minorHAnsi" w:cstheme="minorBidi"/>
        </w:rPr>
        <w:commentReference w:id="450"/>
      </w:r>
      <w:r w:rsidR="000B4CC1">
        <w:t>)</w:t>
      </w:r>
      <w:r w:rsidR="004810FA">
        <w:t xml:space="preserve"> or growing populations</w:t>
      </w:r>
      <w:r w:rsidR="000B4CC1">
        <w:t xml:space="preserve"> (WCA02; </w:t>
      </w:r>
      <w:r w:rsidR="004810FA">
        <w:t xml:space="preserve">Figure 4C). </w:t>
      </w:r>
      <w:r w:rsidR="00A30AEB">
        <w:t xml:space="preserve"> The WCA had larger growth rates than those i</w:t>
      </w:r>
      <w:r w:rsidR="00073E07">
        <w:t xml:space="preserve">n LILA (Figure 4C).  Although, wet season survival and growth rates were higher than in the dry season, the combined effects weighted by seasonal differences in reproduction </w:t>
      </w:r>
      <w:r w:rsidR="009F4DC2">
        <w:t>resulted in declining populations</w:t>
      </w:r>
      <w:r w:rsidR="00025C85">
        <w:t xml:space="preserve">, except for WCA02 which only overlapped the optimized </w:t>
      </w:r>
      <w:r w:rsidR="00AB2515">
        <w:t>isocline (Figure 4C).</w:t>
      </w:r>
    </w:p>
    <w:p w14:paraId="53B1B07C" w14:textId="3B742FA8" w:rsidR="00B260FD" w:rsidRDefault="00B260FD" w:rsidP="00C6515F">
      <w:pPr>
        <w:pStyle w:val="Heading1"/>
      </w:pPr>
      <w:r w:rsidRPr="00524172">
        <w:t>Discussion</w:t>
      </w:r>
    </w:p>
    <w:p w14:paraId="79806724" w14:textId="73F7D197" w:rsidR="00004CAC" w:rsidRPr="00524172" w:rsidRDefault="00B260FD" w:rsidP="00524172">
      <w:pPr>
        <w:pStyle w:val="NATESTYLE1CommonCollege"/>
        <w:spacing w:after="240"/>
      </w:pPr>
      <w:bookmarkStart w:id="451" w:name="_Hlk98959567"/>
      <w:r w:rsidRPr="00524172">
        <w:t>The population model simulations provided zero growth isoclines showing the interactive effects of individual growth and survival.</w:t>
      </w:r>
      <w:r w:rsidR="00004CAC">
        <w:t xml:space="preserve"> </w:t>
      </w:r>
      <w:r w:rsidR="00FD6AF5" w:rsidRPr="00524172">
        <w:t xml:space="preserve">Independent </w:t>
      </w:r>
      <w:r w:rsidR="00C42F62" w:rsidRPr="00524172">
        <w:t>measured</w:t>
      </w:r>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the importan</w:t>
      </w:r>
      <w:r w:rsidR="00141662" w:rsidRPr="00524172">
        <w:t>ce</w:t>
      </w:r>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w:t>
      </w:r>
      <w:r w:rsidRPr="00524172">
        <w:lastRenderedPageBreak/>
        <w:t xml:space="preserve">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452" w:name="_Hlk98959603"/>
      <w:bookmarkEnd w:id="451"/>
      <w:r w:rsidRPr="00524172">
        <w:t xml:space="preserve">Seasons affecting survival </w:t>
      </w:r>
    </w:p>
    <w:p w14:paraId="6D15ED4F" w14:textId="28FDBFD6" w:rsidR="00004CAC" w:rsidRPr="00524172" w:rsidRDefault="0095373A" w:rsidP="00C6515F">
      <w:pPr>
        <w:pStyle w:val="NATESTYLE1CommonCollege"/>
        <w:spacing w:after="240"/>
        <w:ind w:firstLine="720"/>
        <w:jc w:val="both"/>
      </w:pPr>
      <w:bookmarkStart w:id="453" w:name="_Hlk98959647"/>
      <w:bookmarkEnd w:id="452"/>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4553AA">
        <w:t xml:space="preserve"> </w:t>
      </w:r>
      <w:r w:rsidR="00BC1534" w:rsidRPr="00524172">
        <w:fldChar w:fldCharType="begin" w:fldLock="1"/>
      </w:r>
      <w:r w:rsidR="0065685E">
        <w:instrText xml:space="preserve"> ADDIN ZOTERO_ITEM CSL_CITATION {"citationID":"NfTAc00B","properties":{"formattedCitation":"(Drumheller et al., 2022; Gutierre et al., 2019)","plainCitation":"(Drumheller et al., 2022;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65685E">
        <w:instrText xml:space="preserve"> ADDIN ZOTERO_ITEM CSL_CITATION {"citationID":"gB7TAJrp","properties":{"formattedCitation":"(Baker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AC3917">
        <w:t xml:space="preserve"> </w:t>
      </w:r>
      <w:r w:rsidR="002F364A" w:rsidRPr="00524172">
        <w:fldChar w:fldCharType="begin" w:fldLock="1"/>
      </w:r>
      <w:r w:rsidR="0065685E">
        <w:instrText xml:space="preserve"> ADDIN ZOTERO_ITEM CSL_CITATION {"citationID":"Z5quU9rb","properties":{"formattedCitation":"(Snyder &amp; Snyder, 1971)","plainCitation":"(Snyder &amp; Snyder, 1971)","noteIndex":0},"citationItems":[{"id":"k29hOJh8/mv2P59UP","uris":["http://www.mendeley.com/documents/?uuid=156a7cc0-ec3d-4893-a697-426dd1ccd219"],"itemData":{"author":[{"dropping-particle":"","family":"Snyder","given":"Noel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65685E">
        <w:instrText xml:space="preserve"> ADDIN ZOTERO_ITEM CSL_CITATION {"citationID":"l1ZAXJAC","properties":{"formattedCitation":"(Siegfried et al., 2022)","plainCitation":"(Siegfried et al., 2022)","noteIndex":0},"citationItems":[{"id":"k29hOJh8/qpJQR0WZ","uris":["http://www.mendeley.com/documents/?uuid=4f6b21e3-c5db-4d4a-84ac-4fc053ea0ec1"],"itemData":{"DOI":"10.1007/s10452-022-09944-y","ISBN":"0123456789","ISSN":"15735125","abstract":"Florida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A63CAF">
        <w:t>we were</w:t>
      </w:r>
      <w:r w:rsidR="00141662" w:rsidRPr="00524172">
        <w:t xml:space="preserve"> </w:t>
      </w:r>
      <w:r w:rsidR="00241151" w:rsidRPr="00524172">
        <w:t>unable to quantify through tethering. Nevertheless, the cost of retracting into the shell would only exacerbate the effects that predators have on the populations.</w:t>
      </w:r>
    </w:p>
    <w:p w14:paraId="209F14CE" w14:textId="76612060" w:rsidR="00004CAC" w:rsidRPr="00524172" w:rsidRDefault="008D4B55" w:rsidP="00C6515F">
      <w:pPr>
        <w:pStyle w:val="NATESTYLE1CommonCollege"/>
        <w:spacing w:after="240"/>
        <w:ind w:firstLine="720"/>
        <w:jc w:val="both"/>
      </w:pPr>
      <w:r>
        <w:t>Our</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65685E">
        <w:rPr>
          <w:noProof/>
        </w:rPr>
        <w:instrText xml:space="preserve"> ADDIN ZOTERO_ITEM CSL_CITATION {"citationID":"m236GnbK","properties":{"formattedCitation":"(Vi\\uc0\\u241{}als-Domingo et al., 2020)","plainCitation":"(Viñals-Domingo et al., 2020)","noteIndex":0},"citationItems":[{"id":"k29hOJh8/EO9zZ5zs","uris":["http://www.mendeley.com/documents/?uuid=e7f9dae7-9e76-44ec-b60c-e97741e627e6"],"itemData":{"DOI":"10.1007/s42991-020-00067-1","ISSN":"16181476","abstract":"The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t>our</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00141662" w:rsidRPr="00524172">
        <w:t>-</w:t>
      </w:r>
      <w:r w:rsidR="0000139B" w:rsidRPr="00524172">
        <w:t xml:space="preserve">dependent </w:t>
      </w:r>
      <w:r w:rsidR="004116AE" w:rsidRPr="00524172">
        <w:t>survival</w:t>
      </w:r>
      <w:r w:rsidR="0000139B" w:rsidRPr="00524172">
        <w:t>.</w:t>
      </w:r>
      <w:r w:rsidR="00004CAC">
        <w:t xml:space="preserve"> </w:t>
      </w:r>
      <w:r w:rsidR="003B6BCE">
        <w:t>We</w:t>
      </w:r>
      <w:r w:rsidR="000075D2" w:rsidRPr="00524172">
        <w:t xml:space="preserve"> found that survival in the dry season was</w:t>
      </w:r>
      <w:r w:rsidR="00141662" w:rsidRPr="00524172">
        <w:t xml:space="preserve"> size-dependent</w:t>
      </w:r>
      <w:r w:rsidR="007A4B20" w:rsidRPr="00524172">
        <w:t xml:space="preserve"> but was size</w:t>
      </w:r>
      <w:r w:rsidR="00141662" w:rsidRPr="00524172">
        <w:t>-independent</w:t>
      </w:r>
      <w:r w:rsidR="007A4B20" w:rsidRPr="00524172">
        <w:t xml:space="preserve"> in the dry </w:t>
      </w:r>
      <w:r w:rsidR="007A4B20" w:rsidRPr="00524172">
        <w:lastRenderedPageBreak/>
        <w:t>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164614">
        <w:t>Our</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65685E">
        <w:instrText xml:space="preserve"> ADDIN ZOTERO_ITEM CSL_CITATION {"citationID":"Kqcb9K7c","properties":{"formattedCitation":"(Pomacea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t>
      </w:r>
      <w:r w:rsidR="0082163E">
        <w:t>season-dependent</w:t>
      </w:r>
      <w:r w:rsidR="00674544">
        <w:t xml:space="preserve"> survival in the Everglades as well. Specifically, in the wet season of 2022, wefound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7B3A71">
        <w:t>we</w:t>
      </w:r>
      <w:r w:rsidR="008E0BE4" w:rsidRPr="00524172">
        <w:t xml:space="preserve">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B. lutarium</w:t>
      </w:r>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B. lutarium</w:t>
      </w:r>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B. lutarium</w:t>
      </w:r>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B. lutarium</w:t>
      </w:r>
      <w:r w:rsidR="007B4646" w:rsidRPr="00524172">
        <w:t xml:space="preserve"> colonized one of </w:t>
      </w:r>
      <w:r w:rsidR="008E0BE4" w:rsidRPr="00524172">
        <w:t xml:space="preserve">the </w:t>
      </w:r>
      <w:r w:rsidR="007B4646" w:rsidRPr="00524172">
        <w:t>exclosure cages.</w:t>
      </w:r>
      <w:r w:rsidR="00004CAC">
        <w:t xml:space="preserve"> </w:t>
      </w:r>
      <w:r w:rsidR="00F23AE4" w:rsidRPr="00524172">
        <w:t xml:space="preserve">In contrast to the crushed and emptied categories, </w:t>
      </w:r>
      <w:r w:rsidR="00C026B7">
        <w:t>we</w:t>
      </w:r>
      <w:r w:rsidR="00F23AE4" w:rsidRPr="00524172">
        <w:t xml:space="preserve"> </w:t>
      </w:r>
      <w:r w:rsidR="00C026B7">
        <w:t>relied</w:t>
      </w:r>
      <w:r w:rsidR="00F23AE4" w:rsidRPr="00524172">
        <w:t xml:space="preserv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w:t>
      </w:r>
      <w:r w:rsidR="00070B34" w:rsidRPr="00524172">
        <w:lastRenderedPageBreak/>
        <w:t xml:space="preserve">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w:t>
      </w:r>
      <w:r w:rsidR="001127E3">
        <w:t xml:space="preserve">energetically a </w:t>
      </w:r>
      <w:r w:rsidR="006B0786" w:rsidRPr="00524172">
        <w:t xml:space="preserve">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65685E">
        <w:instrText xml:space="preserve"> ADDIN ZOTERO_ITEM CSL_CITATION {"citationID":"WqwrVU9i","properties":{"formattedCitation":"(Falvo et al., 2019; Jacquemyn et al., 2010; Reusch et al., 2019)","plainCitation":"(Falvo et al., 2019; Jacquemyn et al., 2010; Reusch et al., 2019)","noteIndex":0},"citationItems":[{"id":"k29hOJh8/m09bvZHU","uris":["http://www.mendeley.com/documents/?uuid=7e7bc1a8-4384-482f-83b0-9e7c3146fef0"],"itemData":{"DOI":"10.1002/ece3.5292","ISSN":"20457758","abstract":"Long-lived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species","type":"article-journal","volume":"9"}},{"id":"k29hOJh8/XoMgHeI0","uris":["http://www.mendeley.com/documents/?uuid=ca572bdf-dad3-4e35-aa22-08b034a61d45"],"itemData":{"DOI":"10.1111/j.1365-2745.2010.01697.x","ISSN":"00220477","abstract":"1.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orchid","type":"article-journal","volume":"98"}},{"id":"k29hOJh8/lujBNlFL","uris":["http://www.mendeley.com/documents/?uuid=8b89273c-0151-4300-a6ec-2106eb6ccd30"],"itemData":{"DOI":"10.1002/ece3.5000","ISSN":"20457758","abstract":"Global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the majority of seasonal studies explain differing survival rates through abiotic stress</w:t>
      </w:r>
      <w:r w:rsidR="00A150E8">
        <w:t xml:space="preserve"> </w:t>
      </w:r>
      <w:r w:rsidR="00E56059">
        <w:fldChar w:fldCharType="begin" w:fldLock="1"/>
      </w:r>
      <w:r w:rsidR="0065685E">
        <w:instrText xml:space="preserve"> ADDIN ZOTERO_ITEM CSL_CITATION {"citationID":"ysIxmnyv","properties":{"formattedCitation":"(Hoxmeier &amp; Dieterman, 2013; Reusch et al., 2019; Schroder, 2012)","plainCitation":"(Hoxmeier &amp; Dieterman, 2013; Reusch et al., 2019; Schroder, 2012)","noteIndex":0},"citationItems":[{"id":"k29hOJh8/gRcGlzBx","uris":["http://www.mendeley.com/documents/?uuid=c54b0d90-d80a-446a-8599-0560e2284269"],"itemData":{"abstract":"Winter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Larvae","type":"article-journal","volume":"7"}},{"id":"k29hOJh8/KBiIDRf8","uris":["http://www.mendeley.com/documents/?uuid=c65e2a47-923c-4e43-9e19-76704d97912a"],"itemData":{"DOI":"10.1111/eff.12051","ISSN":"09066691","abstract":"Seasonal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3B6BCE">
        <w:t>our</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150E8">
        <w:t xml:space="preserve"> </w:t>
      </w:r>
      <w:r w:rsidR="00AA768C" w:rsidRPr="00524172">
        <w:fldChar w:fldCharType="begin" w:fldLock="1"/>
      </w:r>
      <w:r w:rsidR="0065685E">
        <w:instrText xml:space="preserve"> ADDIN ZOTERO_ITEM CSL_CITATION {"citationID":"GHe70a8f","properties":{"formattedCitation":"(Bauwens &amp; Claus, 2019; Carlson et al., 2008)","plainCitation":"(Bauwens &amp; Claus, 2019; Carlson et al., 2008)","noteIndex":0},"citationItems":[{"id":"k29hOJh8/bVpyPJPw","uris":["http://www.mendeley.com/documents/?uuid=929d4346-7b93-47e1-81aa-11b9ac8addde"],"itemData":{"DOI":"10.1111/j.1365-2435.2008.01416.x","ISSN":"02698463","abstract":"1.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trout","type":"article-journal","volume":"22"}},{"id":"k29hOJh8/TXOtJo3z","uris":["http://www.mendeley.com/documents/?uuid=c3ed9cc6-83c3-48c6-a567-89987f05d277"],"itemData":{"DOI":"10.1002/ece3.5166","ISSN":"20457758","abstract":"We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454" w:name="_Hlk98959690"/>
      <w:bookmarkEnd w:id="453"/>
      <w:r w:rsidRPr="00524172">
        <w:t>Populations Growth</w:t>
      </w:r>
    </w:p>
    <w:p w14:paraId="57BA91EF" w14:textId="2122118F" w:rsidR="00004CAC" w:rsidRPr="00524172" w:rsidRDefault="00701A1C" w:rsidP="003C0045">
      <w:pPr>
        <w:pStyle w:val="NATESTYLE1CommonCollege"/>
        <w:spacing w:before="240" w:after="240"/>
        <w:ind w:firstLine="720"/>
        <w:jc w:val="both"/>
      </w:pPr>
      <w:bookmarkStart w:id="455" w:name="_Hlk98959713"/>
      <w:bookmarkEnd w:id="454"/>
      <w:r w:rsidRPr="00524172">
        <w:t>The stark contrast between population growth status in and out of the presence of natural predator assemblages indicates that populations of the Florida Apple Snail are predator limited</w:t>
      </w:r>
      <w:r w:rsidR="006E0875">
        <w:t xml:space="preserve">, but the wide variation in growth rates across sites </w:t>
      </w:r>
      <w:r w:rsidR="00B85EE8">
        <w:t>suggest that phosphorus conditions may mediate the strength of predator limitation</w:t>
      </w:r>
      <w:r w:rsidRPr="00524172">
        <w:t>.</w:t>
      </w:r>
      <w:r w:rsidR="005B443B">
        <w:t xml:space="preserve">  This is consistent with experimental manipulations of phosphorus that were shown to mediate Florida Apple Snail survival in the presence of crayfish (Davidson &amp; Dorn, 2018)</w:t>
      </w:r>
      <w:r w:rsidR="00D70876">
        <w:t>.</w:t>
      </w:r>
      <w:r w:rsidR="00004CAC">
        <w:t xml:space="preserve"> </w:t>
      </w:r>
      <w:r w:rsidR="00955E6D">
        <w:t xml:space="preserve">Within in the everglades </w:t>
      </w:r>
      <w:r w:rsidR="003B43BE">
        <w:t xml:space="preserve">periphyton total phosphorus can range anywhere between </w:t>
      </w:r>
      <w:r w:rsidR="003B43BE" w:rsidRPr="00524172">
        <w:t>30-1000 µg·g</w:t>
      </w:r>
      <w:r w:rsidR="003B43BE" w:rsidRPr="00E56059">
        <w:rPr>
          <w:vertAlign w:val="superscript"/>
        </w:rPr>
        <w:t>-1</w:t>
      </w:r>
      <w:r w:rsidR="001E1C2C">
        <w:rPr>
          <w:vertAlign w:val="superscript"/>
        </w:rPr>
        <w:t xml:space="preserve"> </w:t>
      </w:r>
      <w:r w:rsidR="001E1C2C" w:rsidRPr="001E1C2C">
        <w:t>(</w:t>
      </w:r>
      <w:r w:rsidR="001E1C2C">
        <w:t>Gaiser et al., 2011)</w:t>
      </w:r>
      <w:r w:rsidR="003C0045" w:rsidRPr="003C0045">
        <w:rPr>
          <w:vertAlign w:val="subscript"/>
        </w:rPr>
        <w:t>,</w:t>
      </w:r>
      <w:r w:rsidR="008B1681">
        <w:t xml:space="preserve"> </w:t>
      </w:r>
      <w:r w:rsidR="00F14D6E">
        <w:t xml:space="preserve">and periphyton total phosphorus conditions during the wet season in this study averaged </w:t>
      </w:r>
      <w:r w:rsidR="000A3465">
        <w:t>1</w:t>
      </w:r>
      <w:r w:rsidR="004A611D">
        <w:t>04</w:t>
      </w:r>
      <w:r w:rsidR="000A3465">
        <w:t>.</w:t>
      </w:r>
      <w:r w:rsidR="002F0C33">
        <w:t>6</w:t>
      </w:r>
      <w:r w:rsidR="000A3465">
        <w:t xml:space="preserve"> </w:t>
      </w:r>
      <w:r w:rsidR="000A3465" w:rsidRPr="00524172">
        <w:t>µg·g</w:t>
      </w:r>
      <w:r w:rsidR="000A3465" w:rsidRPr="00E56059">
        <w:rPr>
          <w:vertAlign w:val="superscript"/>
        </w:rPr>
        <w:t>-1</w:t>
      </w:r>
      <w:r w:rsidR="00F12CE6">
        <w:t xml:space="preserve">, </w:t>
      </w:r>
      <w:r w:rsidR="008479DA">
        <w:t>121.</w:t>
      </w:r>
      <w:r w:rsidR="00340387">
        <w:t xml:space="preserve">9 </w:t>
      </w:r>
      <w:r w:rsidR="00340387" w:rsidRPr="00524172">
        <w:t>µg·g</w:t>
      </w:r>
      <w:r w:rsidR="00340387" w:rsidRPr="00E56059">
        <w:rPr>
          <w:vertAlign w:val="superscript"/>
        </w:rPr>
        <w:t>-1</w:t>
      </w:r>
      <w:r w:rsidR="00340387">
        <w:t xml:space="preserve">, and 410.8 </w:t>
      </w:r>
      <w:r w:rsidR="00340387" w:rsidRPr="00524172">
        <w:t>µg·g</w:t>
      </w:r>
      <w:r w:rsidR="00340387" w:rsidRPr="00E56059">
        <w:rPr>
          <w:vertAlign w:val="superscript"/>
        </w:rPr>
        <w:t>-1</w:t>
      </w:r>
      <w:r w:rsidR="00F770E4">
        <w:t xml:space="preserve"> in LILA, WCA03, and WCA02, respectively.</w:t>
      </w:r>
      <w:r w:rsidR="00340387">
        <w:t xml:space="preserve"> </w:t>
      </w:r>
      <w:r w:rsidR="003C0045">
        <w:t xml:space="preserve"> </w:t>
      </w:r>
      <w:r w:rsidR="007E4F32">
        <w:t>Consistent with the total phosphorus levels, w</w:t>
      </w:r>
      <w:r w:rsidR="007465B3">
        <w:t xml:space="preserve">et season growth rates </w:t>
      </w:r>
      <w:r w:rsidR="007E4F32">
        <w:t>were lowest in LILA, intermediate in WCA03 and highest in WCA02</w:t>
      </w:r>
      <w:r w:rsidR="00455CF1">
        <w:t xml:space="preserve">; </w:t>
      </w:r>
      <w:r w:rsidR="006909B3">
        <w:t>similarly,</w:t>
      </w:r>
      <w:r w:rsidR="00455CF1">
        <w:t xml:space="preserve"> growth rates were lower in LILA than in WCA02 in the dry season</w:t>
      </w:r>
      <w:r w:rsidR="005308AC">
        <w:t xml:space="preserve"> (Figure 4C)</w:t>
      </w:r>
      <w:r w:rsidR="007E4F32">
        <w:t xml:space="preserve">. </w:t>
      </w:r>
      <w:r w:rsidR="00DF62F5">
        <w:t>Interestingly, t</w:t>
      </w:r>
      <w:r w:rsidR="008820FC">
        <w:t>he</w:t>
      </w:r>
      <w:r w:rsidR="00C54F60">
        <w:t xml:space="preserve"> only </w:t>
      </w:r>
      <w:r w:rsidR="009853B0">
        <w:t>conditions</w:t>
      </w:r>
      <w:r w:rsidR="00C54F60">
        <w:t xml:space="preserve"> that predicted increasing snail populations was for the wet season in WCA02 </w:t>
      </w:r>
      <w:r w:rsidR="00C54F60">
        <w:lastRenderedPageBreak/>
        <w:t>(Figure 4C</w:t>
      </w:r>
      <w:r w:rsidR="00910D90">
        <w:t>).</w:t>
      </w:r>
      <w:r w:rsidR="00C72622">
        <w:t xml:space="preserve"> </w:t>
      </w:r>
      <w:r w:rsidR="00C54F60">
        <w:t xml:space="preserve"> </w:t>
      </w:r>
      <w:r w:rsidR="00C72622">
        <w:t xml:space="preserve">If growth </w:t>
      </w:r>
      <w:r w:rsidR="00DF62F5">
        <w:t>rates of the Florida Apple Snail continue to increase even in h</w:t>
      </w:r>
      <w:r w:rsidR="008820FC">
        <w:t>abitats</w:t>
      </w:r>
      <w:r w:rsidR="008820FC" w:rsidRPr="00524172">
        <w:t xml:space="preserve"> in the Everglades within upper ranges of periphyton total phosphorus</w:t>
      </w:r>
      <w:r w:rsidR="007D68BC">
        <w:t>, then populations likely</w:t>
      </w:r>
      <w:r w:rsidR="008820FC" w:rsidRPr="00524172">
        <w:t xml:space="preserve"> could withstand low survival</w:t>
      </w:r>
      <w:r w:rsidR="007D68BC">
        <w:t>.</w:t>
      </w:r>
      <w:r w:rsidR="00AC4A53">
        <w:t xml:space="preserve"> </w:t>
      </w:r>
    </w:p>
    <w:p w14:paraId="00D45E4D" w14:textId="16117C6D" w:rsidR="00004CAC" w:rsidRPr="00524172" w:rsidRDefault="000473DE" w:rsidP="00E64D8F">
      <w:pPr>
        <w:pStyle w:val="NATESTYLE1CommonCollege"/>
        <w:spacing w:after="240"/>
        <w:ind w:firstLine="720"/>
        <w:jc w:val="both"/>
      </w:pPr>
      <w:r w:rsidRPr="00524172">
        <w:t>Because snails 10 mm SL exhibited the largest differences in survival between seasons, I primarily focused on studying the effects that predators of snails &lt; 10 mm SL have on populations. The Everglade’s wetlands are dynamic, and predators of snails that prey on snails &gt;10 mm SL may also affect populations.</w:t>
      </w:r>
      <w:r w:rsidR="00004CAC">
        <w:t xml:space="preserve"> </w:t>
      </w:r>
      <w:r w:rsidRPr="00524172">
        <w:t>For example, in two experimental studies turtles (</w:t>
      </w:r>
      <w:r w:rsidRPr="00524172">
        <w:rPr>
          <w:i/>
          <w:iCs/>
          <w:noProof/>
          <w:shd w:val="clear" w:color="auto" w:fill="FFFFFF"/>
        </w:rPr>
        <w:t>Kinosternon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65685E">
        <w:instrText xml:space="preserve"> ADDIN ZOTERO_ITEM CSL_CITATION {"citationID":"7GUtyqYc","properties":{"formattedCitation":"(Snyder &amp; Snyder, 1971; Valentine-Darby et al., 2015)","plainCitation":"(Snyder &amp; Snyder, 1971; Valentine-Darby et al., 2015)","noteIndex":0},"citationItems":[{"id":"k29hOJh8/V9C6YXKF","uris":["http://www.mendeley.com/documents/?uuid=5bad5b7e-3272-429d-8e97-25176a79aab7"],"itemData":{"author":[{"dropping-particle":"","family":"Valentine-Darby","given":"Patricia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00854B7F">
        <w:t xml:space="preserve"> </w:t>
      </w:r>
      <w:r w:rsidRPr="00524172">
        <w:fldChar w:fldCharType="begin" w:fldLock="1"/>
      </w:r>
      <w:r w:rsidR="0065685E">
        <w:instrText xml:space="preserve"> ADDIN ZOTERO_ITEM CSL_CITATION {"citationID":"cub0Hwc9","properties":{"formattedCitation":"(Dalrymple, 1977)","plainCitation":"(Dalrymple, 1977)","noteIndex":0},"citationItems":[{"id":"k29hOJh8/yqNUCZhn","uris":["http://www.mendeley.com/documents/?uuid=6f1b866d-c852-4402-8335-00a325696f4a"],"itemData":{"author":[{"dropping-particle":"","family":"Dalrymple","given":"George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00574FB1">
        <w:t xml:space="preserve"> </w:t>
      </w:r>
      <w:r w:rsidRPr="00524172">
        <w:fldChar w:fldCharType="begin" w:fldLock="1"/>
      </w:r>
      <w:r w:rsidR="0065685E">
        <w:instrText xml:space="preserve"> ADDIN ZOTERO_ITEM CSL_CITATION {"citationID":"quWvthmQ","properties":{"formattedCitation":"(Dorn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475E72FC" w14:textId="566E236D"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(ΔAICc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65685E">
        <w:instrText xml:space="preserve"> ADDIN ZOTERO_ITEM CSL_CITATION {"citationID":"gf1oI9i8","properties":{"formattedCitation":"(Drumheller et al., 2022)","plainCitation":"(Drumheller et al., 2022)","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3B6BCE">
        <w:t>Our</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w:t>
      </w:r>
      <w:r w:rsidR="00BB25DF" w:rsidRPr="00524172">
        <w:lastRenderedPageBreak/>
        <w:t>created for the hydrology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(i.e., ridge 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455"/>
    <w:p w14:paraId="084F2725" w14:textId="01E465AE" w:rsidR="00B260FD" w:rsidRDefault="00B260FD" w:rsidP="00C6515F">
      <w:pPr>
        <w:pStyle w:val="Heading1"/>
      </w:pPr>
      <w:r w:rsidRPr="00524172">
        <w:t>Conclusions</w:t>
      </w:r>
    </w:p>
    <w:p w14:paraId="03721F79" w14:textId="58CA7F70" w:rsidR="00004CAC" w:rsidRPr="00524172" w:rsidRDefault="00B260FD" w:rsidP="00524172">
      <w:pPr>
        <w:pStyle w:val="NATESTYLE1CommonCollege"/>
        <w:spacing w:after="240"/>
        <w:jc w:val="both"/>
      </w:pPr>
      <w:bookmarkStart w:id="456" w:name="_Hlk98959771"/>
      <w:r w:rsidRPr="00524172">
        <w:t>While population studies of prey dynamics are common in ecology few studies are combining demographic rates into predictions for empirical examination in space or time.</w:t>
      </w:r>
      <w:r w:rsidR="00004CAC">
        <w:t xml:space="preserve"> </w:t>
      </w:r>
      <w:r w:rsidR="003B6BCE">
        <w:t>Our</w:t>
      </w:r>
      <w:r w:rsidRPr="00524172">
        <w:t xml:space="preserve">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456"/>
    <w:p w14:paraId="3B536BF2" w14:textId="1B00E6D7" w:rsidR="00AE42E6" w:rsidRDefault="00C6515F" w:rsidP="00C6515F">
      <w:pPr>
        <w:pStyle w:val="Heading1"/>
      </w:pPr>
      <w:r>
        <w:t>References</w:t>
      </w:r>
    </w:p>
    <w:p w14:paraId="20EF3FAB" w14:textId="77777777" w:rsidR="0065685E" w:rsidRDefault="00751011" w:rsidP="0065685E">
      <w:pPr>
        <w:pStyle w:val="Bibliography"/>
      </w:pPr>
      <w:r>
        <w:rPr>
          <w:b/>
          <w:bCs/>
        </w:rPr>
        <w:fldChar w:fldCharType="begin"/>
      </w:r>
      <w:r>
        <w:rPr>
          <w:b/>
          <w:bCs/>
        </w:rPr>
        <w:instrText xml:space="preserve"> ADDIN ZOTERO_BIBL {"uncited":[],"omitted":[],"custom":[]} CSL_BIBLIOGRAPHY </w:instrText>
      </w:r>
      <w:r>
        <w:rPr>
          <w:b/>
          <w:bCs/>
        </w:rPr>
        <w:fldChar w:fldCharType="separate"/>
      </w:r>
      <w:r w:rsidR="0065685E">
        <w:t xml:space="preserve">Anderson, D. R. (2008). </w:t>
      </w:r>
      <w:r w:rsidR="0065685E">
        <w:rPr>
          <w:i/>
          <w:iCs/>
        </w:rPr>
        <w:t>Model based inference in the life sciences: A primer on evidence</w:t>
      </w:r>
      <w:r w:rsidR="0065685E">
        <w:t>. Springer, NY. https://doi.org/10.1007/978-0-387-74075-1</w:t>
      </w:r>
    </w:p>
    <w:p w14:paraId="156A3B9F" w14:textId="77777777" w:rsidR="0065685E" w:rsidRDefault="0065685E" w:rsidP="0065685E">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277DF497" w14:textId="77777777" w:rsidR="0065685E" w:rsidRDefault="0065685E" w:rsidP="0065685E">
      <w:pPr>
        <w:pStyle w:val="Bibliography"/>
      </w:pPr>
      <w:r>
        <w:lastRenderedPageBreak/>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261D16AE" w14:textId="77777777" w:rsidR="0065685E" w:rsidRDefault="0065685E" w:rsidP="0065685E">
      <w:pPr>
        <w:pStyle w:val="Bibliography"/>
      </w:pPr>
      <w:r>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44FBD22C" w14:textId="77777777" w:rsidR="0065685E" w:rsidRDefault="0065685E" w:rsidP="0065685E">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0BBACE56" w14:textId="77777777" w:rsidR="0065685E" w:rsidRDefault="0065685E" w:rsidP="0065685E">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188A5F62" w14:textId="77777777" w:rsidR="0065685E" w:rsidRDefault="0065685E" w:rsidP="0065685E">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0F79F78A" w14:textId="77777777" w:rsidR="0065685E" w:rsidRDefault="0065685E" w:rsidP="0065685E">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551A20CE" w14:textId="77777777" w:rsidR="0065685E" w:rsidRDefault="0065685E" w:rsidP="0065685E">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66695719" w14:textId="77777777" w:rsidR="0065685E" w:rsidRDefault="0065685E" w:rsidP="0065685E">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723F593C" w14:textId="77777777" w:rsidR="0065685E" w:rsidRDefault="0065685E" w:rsidP="0065685E">
      <w:pPr>
        <w:pStyle w:val="Bibliography"/>
      </w:pPr>
      <w:r>
        <w:lastRenderedPageBreak/>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034F3602" w14:textId="77777777" w:rsidR="0065685E" w:rsidRDefault="0065685E" w:rsidP="0065685E">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10D78AB9" w14:textId="77777777" w:rsidR="0065685E" w:rsidRDefault="0065685E" w:rsidP="0065685E">
      <w:pPr>
        <w:pStyle w:val="Bibliography"/>
      </w:pPr>
      <w:r>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37F1A431" w14:textId="77777777" w:rsidR="0065685E" w:rsidRDefault="0065685E" w:rsidP="0065685E">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4C34B322" w14:textId="77777777" w:rsidR="0065685E" w:rsidRDefault="0065685E" w:rsidP="0065685E">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1CC8F632" w14:textId="77777777" w:rsidR="0065685E" w:rsidRDefault="0065685E" w:rsidP="0065685E">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6499A3A5" w14:textId="77777777" w:rsidR="0065685E" w:rsidRDefault="0065685E" w:rsidP="0065685E">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7527D5B8" w14:textId="77777777" w:rsidR="0065685E" w:rsidRDefault="0065685E" w:rsidP="0065685E">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143ED973" w14:textId="77777777" w:rsidR="0065685E" w:rsidRDefault="0065685E" w:rsidP="0065685E">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4A28CFF1" w14:textId="77777777" w:rsidR="0065685E" w:rsidRDefault="0065685E" w:rsidP="0065685E">
      <w:pPr>
        <w:pStyle w:val="Bibliography"/>
      </w:pPr>
      <w:r>
        <w:lastRenderedPageBreak/>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1ABE2F1D" w14:textId="77777777" w:rsidR="0065685E" w:rsidRDefault="0065685E" w:rsidP="0065685E">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0D2227DB" w14:textId="77777777" w:rsidR="0065685E" w:rsidRDefault="0065685E" w:rsidP="0065685E">
      <w:pPr>
        <w:pStyle w:val="Bibliography"/>
      </w:pPr>
      <w:r>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25FB880" w14:textId="77777777" w:rsidR="0065685E" w:rsidRDefault="0065685E" w:rsidP="0065685E">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5D35EC53" w14:textId="77777777" w:rsidR="0065685E" w:rsidRDefault="0065685E" w:rsidP="0065685E">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78B826A8" w14:textId="77777777" w:rsidR="0065685E" w:rsidRDefault="0065685E" w:rsidP="0065685E">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4BAFFA8F" w14:textId="77777777" w:rsidR="0065685E" w:rsidRDefault="0065685E" w:rsidP="0065685E">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392C1FC9" w14:textId="77777777" w:rsidR="0065685E" w:rsidRDefault="0065685E" w:rsidP="0065685E">
      <w:pPr>
        <w:pStyle w:val="Bibliography"/>
      </w:pPr>
      <w:r>
        <w:t xml:space="preserve">Hanning, G. W. (1979). </w:t>
      </w:r>
      <w:r>
        <w:rPr>
          <w:i/>
          <w:iCs/>
        </w:rPr>
        <w:t>Aspects of Reproduction in Pomacea paludosa (mesogastropods: Pilidae)</w:t>
      </w:r>
      <w:r>
        <w:t>. MS thesis: Florida State University: Tallahassee FL.</w:t>
      </w:r>
    </w:p>
    <w:p w14:paraId="6CCC21B5" w14:textId="77777777" w:rsidR="0065685E" w:rsidRDefault="0065685E" w:rsidP="0065685E">
      <w:pPr>
        <w:pStyle w:val="Bibliography"/>
      </w:pPr>
      <w:r>
        <w:t xml:space="preserve">Hayes, K. A., Cowie, R. H., &amp; Thiengo, S. C. (2009). A global phylogeny of apple snails: Gondwanan origin, generic relationships, and the influence of outgroup choice (Caenogastropoda: Ampullariidae). </w:t>
      </w:r>
      <w:r>
        <w:rPr>
          <w:i/>
          <w:iCs/>
        </w:rPr>
        <w:lastRenderedPageBreak/>
        <w:t>Biological Journal of the Linnean Society</w:t>
      </w:r>
      <w:r>
        <w:t xml:space="preserve">, </w:t>
      </w:r>
      <w:r>
        <w:rPr>
          <w:i/>
          <w:iCs/>
        </w:rPr>
        <w:t>98</w:t>
      </w:r>
      <w:r>
        <w:t>(1), 61–76. https://doi.org/10.1111/j.1095-8312.2009.01246.x</w:t>
      </w:r>
    </w:p>
    <w:p w14:paraId="6E3605BA" w14:textId="77777777" w:rsidR="0065685E" w:rsidRDefault="0065685E" w:rsidP="0065685E">
      <w:pPr>
        <w:pStyle w:val="Bibliography"/>
      </w:pPr>
      <w:r>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29869CD8" w14:textId="77777777" w:rsidR="0065685E" w:rsidRDefault="0065685E" w:rsidP="0065685E">
      <w:pPr>
        <w:pStyle w:val="Bibliography"/>
      </w:pPr>
      <w:r>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2C3BD014" w14:textId="77777777" w:rsidR="0065685E" w:rsidRDefault="0065685E" w:rsidP="0065685E">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0DAA5F4B" w14:textId="77777777" w:rsidR="0065685E" w:rsidRDefault="0065685E" w:rsidP="0065685E">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5C16736C" w14:textId="77777777" w:rsidR="0065685E" w:rsidRDefault="0065685E" w:rsidP="0065685E">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6456D265" w14:textId="77777777" w:rsidR="0065685E" w:rsidRDefault="0065685E" w:rsidP="0065685E">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71D25690" w14:textId="77777777" w:rsidR="0065685E" w:rsidRDefault="0065685E" w:rsidP="0065685E">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2D4FC567" w14:textId="77777777" w:rsidR="0065685E" w:rsidRDefault="0065685E" w:rsidP="0065685E">
      <w:pPr>
        <w:pStyle w:val="Bibliography"/>
      </w:pPr>
      <w:r>
        <w:lastRenderedPageBreak/>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854DA41" w14:textId="77777777" w:rsidR="0065685E" w:rsidRDefault="0065685E" w:rsidP="0065685E">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1A45E7A7" w14:textId="77777777" w:rsidR="0065685E" w:rsidRDefault="0065685E" w:rsidP="0065685E">
      <w:pPr>
        <w:pStyle w:val="Bibliography"/>
      </w:pPr>
      <w:r>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6D4A4B3" w14:textId="77777777" w:rsidR="0065685E" w:rsidRDefault="0065685E" w:rsidP="0065685E">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26BF0EE4" w14:textId="77777777" w:rsidR="0065685E" w:rsidRDefault="0065685E" w:rsidP="0065685E">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0AAB0C96" w14:textId="77777777" w:rsidR="0065685E" w:rsidRDefault="0065685E" w:rsidP="0065685E">
      <w:pPr>
        <w:pStyle w:val="Bibliography"/>
      </w:pPr>
      <w:r>
        <w:t xml:space="preserve">McVoy, C. W., Said, W. P., Obeysekera, J., VanArman, J. A., &amp; Dreschel, T. W. (2011). </w:t>
      </w:r>
      <w:r>
        <w:rPr>
          <w:i/>
          <w:iCs/>
        </w:rPr>
        <w:t>Landscapes and Hydrology of the Predrainage Everglades</w:t>
      </w:r>
      <w:r>
        <w:t>. University Press of Florida.</w:t>
      </w:r>
    </w:p>
    <w:p w14:paraId="5F0E7C1B" w14:textId="77777777" w:rsidR="0065685E" w:rsidRDefault="0065685E" w:rsidP="0065685E">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49BBF8B1" w14:textId="77777777" w:rsidR="0065685E" w:rsidRDefault="0065685E" w:rsidP="0065685E">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4B4072D2" w14:textId="77777777" w:rsidR="0065685E" w:rsidRDefault="0065685E" w:rsidP="0065685E">
      <w:pPr>
        <w:pStyle w:val="Bibliography"/>
      </w:pPr>
      <w:r>
        <w:lastRenderedPageBreak/>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0281B7F0" w14:textId="77777777" w:rsidR="0065685E" w:rsidRDefault="0065685E" w:rsidP="0065685E">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457A16E7" w14:textId="77777777" w:rsidR="0065685E" w:rsidRDefault="0065685E" w:rsidP="0065685E">
      <w:pPr>
        <w:pStyle w:val="Bibliography"/>
      </w:pPr>
      <w:r>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77CD75E8" w14:textId="77777777" w:rsidR="0065685E" w:rsidRDefault="0065685E" w:rsidP="0065685E">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20313BE5" w14:textId="77777777" w:rsidR="0065685E" w:rsidRDefault="0065685E" w:rsidP="0065685E">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1BD3885A" w14:textId="77777777" w:rsidR="0065685E" w:rsidRDefault="0065685E" w:rsidP="0065685E">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1D22951A" w14:textId="77777777" w:rsidR="0065685E" w:rsidRDefault="0065685E" w:rsidP="0065685E">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52BEC6F5" w14:textId="77777777" w:rsidR="0065685E" w:rsidRDefault="0065685E" w:rsidP="0065685E">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7BE38DE6" w14:textId="77777777" w:rsidR="0065685E" w:rsidRDefault="0065685E" w:rsidP="0065685E">
      <w:pPr>
        <w:pStyle w:val="Bibliography"/>
      </w:pPr>
      <w:r>
        <w:lastRenderedPageBreak/>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3C7BC25" w14:textId="77777777" w:rsidR="0065685E" w:rsidRDefault="0065685E" w:rsidP="0065685E">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0089C092" w14:textId="77777777" w:rsidR="0065685E" w:rsidRDefault="0065685E" w:rsidP="0065685E">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3FAD4E72" w14:textId="77777777" w:rsidR="0065685E" w:rsidRDefault="0065685E" w:rsidP="0065685E">
      <w:pPr>
        <w:pStyle w:val="Bibliography"/>
      </w:pPr>
      <w:r>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76A74819" w14:textId="77777777" w:rsidR="0065685E" w:rsidRDefault="0065685E" w:rsidP="0065685E">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0A85E6D7" w14:textId="77777777" w:rsidR="0065685E" w:rsidRDefault="0065685E" w:rsidP="0065685E">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4DF56E0B" w14:textId="77777777" w:rsidR="0065685E" w:rsidRDefault="0065685E" w:rsidP="0065685E">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5B8B6EB7" w14:textId="77777777" w:rsidR="0065685E" w:rsidRDefault="0065685E" w:rsidP="0065685E">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0F2350B4" w14:textId="77777777" w:rsidR="0065685E" w:rsidRDefault="0065685E" w:rsidP="0065685E">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58DBC448" w14:textId="77777777" w:rsidR="0065685E" w:rsidRDefault="0065685E" w:rsidP="0065685E">
      <w:pPr>
        <w:pStyle w:val="Bibliography"/>
      </w:pPr>
      <w:r>
        <w:lastRenderedPageBreak/>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205F585" w14:textId="77777777" w:rsidR="0065685E" w:rsidRDefault="0065685E" w:rsidP="0065685E">
      <w:pPr>
        <w:pStyle w:val="Bibliography"/>
      </w:pPr>
      <w:r>
        <w:t xml:space="preserve">Vance, R. R. (1985). The Stable Coexistence of Two Competitors for One Resource. </w:t>
      </w:r>
      <w:r>
        <w:rPr>
          <w:i/>
          <w:iCs/>
        </w:rPr>
        <w:t>The American Naturalist</w:t>
      </w:r>
      <w:r>
        <w:t xml:space="preserve">, </w:t>
      </w:r>
      <w:r>
        <w:rPr>
          <w:i/>
          <w:iCs/>
        </w:rPr>
        <w:t>126</w:t>
      </w:r>
      <w:r>
        <w:t>(1), 72–86. https://doi.org/10.1086/284397</w:t>
      </w:r>
    </w:p>
    <w:p w14:paraId="39A8B05B" w14:textId="77777777" w:rsidR="0065685E" w:rsidRDefault="0065685E" w:rsidP="0065685E">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17826004" w14:textId="77777777" w:rsidR="0065685E" w:rsidRDefault="0065685E" w:rsidP="0065685E">
      <w:pPr>
        <w:pStyle w:val="Bibliography"/>
      </w:pPr>
      <w:r>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3F5F2E90"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457"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458" w:name="_Hlk98960098"/>
      <w:bookmarkEnd w:id="457"/>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61C7F71A" w:rsidR="004F74C4" w:rsidRPr="00524172" w:rsidRDefault="00CE761E" w:rsidP="00FB2E10">
      <w:pPr>
        <w:pStyle w:val="NATESTYLE1CommonCollege"/>
        <w:spacing w:after="240"/>
      </w:pPr>
      <w:r w:rsidRPr="00524172">
        <w:t xml:space="preserve">Figure </w:t>
      </w:r>
      <w:r w:rsidR="00056451" w:rsidRPr="00524172">
        <w:t>1</w:t>
      </w:r>
      <w:r w:rsidRPr="00524172">
        <w:t xml:space="preserve">: </w:t>
      </w:r>
      <w:commentRangeStart w:id="459"/>
      <w:ins w:id="460" w:author="Nathan Dorn" w:date="2023-10-23T14:46:00Z">
        <w:r w:rsidR="00391CFB">
          <w:t xml:space="preserve">Field pictures </w:t>
        </w:r>
      </w:ins>
      <w:r w:rsidR="008028FB">
        <w:t xml:space="preserve">A) </w:t>
      </w:r>
      <w:commentRangeEnd w:id="459"/>
      <w:r w:rsidR="002F67DA">
        <w:rPr>
          <w:rStyle w:val="CommentReference"/>
          <w:rFonts w:asciiTheme="minorHAnsi" w:hAnsiTheme="minorHAnsi" w:cstheme="minorBidi"/>
        </w:rPr>
        <w:commentReference w:id="459"/>
      </w:r>
      <w:r w:rsidR="008028FB">
        <w:t xml:space="preserve">is picture showing the transects of tethers in the wetland used to estimate daily survival rates, </w:t>
      </w:r>
      <w:ins w:id="461" w:author="Nathan Dorn" w:date="2023-10-23T14:46:00Z">
        <w:r w:rsidR="00391CFB">
          <w:t>B</w:t>
        </w:r>
      </w:ins>
      <w:del w:id="462" w:author="Nathan Dorn" w:date="2023-10-23T14:46:00Z">
        <w:r w:rsidR="008028FB" w:rsidDel="00391CFB">
          <w:delText>C</w:delText>
        </w:r>
      </w:del>
      <w:r w:rsidR="008028FB">
        <w:t>)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458"/>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463" w:name="_Hlk98960193"/>
      <w:commentRangeStart w:id="464"/>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commentRangeEnd w:id="464"/>
      <w:r w:rsidR="00BE2032">
        <w:rPr>
          <w:rStyle w:val="CommentReference"/>
          <w:rFonts w:asciiTheme="minorHAnsi" w:hAnsiTheme="minorHAnsi" w:cstheme="minorBidi"/>
        </w:rPr>
        <w:commentReference w:id="464"/>
      </w:r>
    </w:p>
    <w:p w14:paraId="3185A740" w14:textId="27571C69" w:rsidR="0092519C" w:rsidRPr="00524172" w:rsidRDefault="007D14CA" w:rsidP="00FB2E10">
      <w:pPr>
        <w:pStyle w:val="NATESTYLE1CommonCollege"/>
        <w:spacing w:after="240"/>
        <w:jc w:val="both"/>
      </w:pPr>
      <w:r w:rsidRPr="00524172">
        <w:t xml:space="preserve">Figure </w:t>
      </w:r>
      <w:r w:rsidR="00056451" w:rsidRPr="00524172">
        <w:t>2</w:t>
      </w:r>
      <w:commentRangeStart w:id="465"/>
      <w:r w:rsidRPr="00524172">
        <w:t xml:space="preserve">: </w:t>
      </w:r>
      <w:del w:id="466" w:author="Nathan Dorn" w:date="2023-10-23T14:40:00Z">
        <w:r w:rsidRPr="00524172" w:rsidDel="00F122A3">
          <w:delText xml:space="preserve">Bar graphs </w:delText>
        </w:r>
      </w:del>
      <w:commentRangeEnd w:id="465"/>
      <w:r w:rsidR="003C6BEB">
        <w:rPr>
          <w:rStyle w:val="CommentReference"/>
          <w:rFonts w:asciiTheme="minorHAnsi" w:hAnsiTheme="minorHAnsi" w:cstheme="minorBidi"/>
        </w:rPr>
        <w:commentReference w:id="465"/>
      </w:r>
      <w:del w:id="467" w:author="Nathan Dorn" w:date="2023-10-23T14:39:00Z">
        <w:r w:rsidRPr="00524172" w:rsidDel="00EA7392">
          <w:delText>showing</w:delText>
        </w:r>
      </w:del>
      <w:ins w:id="468" w:author="Nathan Dorn" w:date="2023-10-23T14:39:00Z">
        <w:r w:rsidR="00EA7392">
          <w:t xml:space="preserve">A) </w:t>
        </w:r>
      </w:ins>
      <w:del w:id="469" w:author="Nathan Dorn" w:date="2023-10-23T14:39:00Z">
        <w:r w:rsidRPr="00524172" w:rsidDel="00EA7392">
          <w:delText xml:space="preserve"> </w:delText>
        </w:r>
      </w:del>
      <w:ins w:id="470" w:author="Nathan Dorn" w:date="2023-10-23T14:40:00Z">
        <w:r w:rsidR="00F122A3">
          <w:t>Counts of ar</w:t>
        </w:r>
      </w:ins>
      <w:ins w:id="471" w:author="Nathan Dorn" w:date="2023-10-23T14:39:00Z">
        <w:r w:rsidR="00EA7392">
          <w:t xml:space="preserve">tifacts of biotic </w:t>
        </w:r>
      </w:ins>
      <w:ins w:id="472" w:author="Nathan Dorn" w:date="2023-10-23T14:40:00Z">
        <w:r w:rsidR="00F122A3">
          <w:t xml:space="preserve">factors causing </w:t>
        </w:r>
      </w:ins>
      <w:ins w:id="473" w:author="Nathan Dorn" w:date="2023-10-23T14:39:00Z">
        <w:r w:rsidR="00EA7392">
          <w:t xml:space="preserve">mortality </w:t>
        </w:r>
      </w:ins>
      <w:ins w:id="474" w:author="Nathan Dorn" w:date="2023-10-23T14:41:00Z">
        <w:r w:rsidR="00F122A3">
          <w:t>of</w:t>
        </w:r>
      </w:ins>
      <w:ins w:id="475" w:author="Nathan Dorn" w:date="2023-10-23T14:39:00Z">
        <w:r w:rsidR="00EA7392">
          <w:t xml:space="preserve"> snails </w:t>
        </w:r>
      </w:ins>
      <w:ins w:id="476" w:author="Nathan Dorn" w:date="2023-10-23T14:41:00Z">
        <w:r w:rsidR="00F122A3">
          <w:t>(</w:t>
        </w:r>
        <w:r w:rsidR="00F122A3" w:rsidRPr="00524172">
          <w:t>&lt; 10 mm SL</w:t>
        </w:r>
        <w:r w:rsidR="00F122A3">
          <w:t xml:space="preserve">) </w:t>
        </w:r>
      </w:ins>
      <w:ins w:id="477" w:author="Nathan Dorn" w:date="2023-10-23T14:39:00Z">
        <w:r w:rsidR="00EA7392">
          <w:t>in</w:t>
        </w:r>
      </w:ins>
      <w:ins w:id="478" w:author="Nathan Dorn" w:date="2023-10-23T14:40:00Z">
        <w:r w:rsidR="00EA7392">
          <w:t xml:space="preserve"> </w:t>
        </w:r>
      </w:ins>
      <w:del w:id="479" w:author="Nathan Dorn" w:date="2023-10-23T14:40:00Z">
        <w:r w:rsidRPr="00524172" w:rsidDel="00F122A3">
          <w:delText>A</w:delText>
        </w:r>
      </w:del>
      <w:del w:id="480" w:author="Nathan Dorn" w:date="2023-10-23T14:41:00Z">
        <w:r w:rsidRPr="00524172" w:rsidDel="00F122A3">
          <w:delText>)</w:delText>
        </w:r>
      </w:del>
      <w:ins w:id="481" w:author="Nathan Dorn" w:date="2023-10-23T14:41:00Z">
        <w:r w:rsidR="00F122A3">
          <w:t>in two seasons</w:t>
        </w:r>
      </w:ins>
      <w:ins w:id="482" w:author="Nathan Dorn" w:date="2023-10-23T14:42:00Z">
        <w:r w:rsidR="001E3B04">
          <w:t>, and</w:t>
        </w:r>
      </w:ins>
      <w:r w:rsidRPr="00524172">
        <w:t xml:space="preserve"> </w:t>
      </w:r>
      <w:del w:id="483" w:author="Nathan Dorn" w:date="2023-10-23T14:41:00Z">
        <w:r w:rsidRPr="00524172" w:rsidDel="00F122A3">
          <w:delText xml:space="preserve">the seasonal contribution of mortality type </w:delText>
        </w:r>
        <w:r w:rsidR="006C371E" w:rsidRPr="00524172" w:rsidDel="00F122A3">
          <w:delText>for apple snails</w:delText>
        </w:r>
      </w:del>
      <w:ins w:id="484" w:author="Nathan Dorn" w:date="2023-10-23T14:41:00Z">
        <w:r w:rsidR="00F122A3">
          <w:t xml:space="preserve">(all snails </w:t>
        </w:r>
      </w:ins>
      <w:r w:rsidR="006C371E" w:rsidRPr="00524172">
        <w:t xml:space="preserve"> </w:t>
      </w:r>
      <w:del w:id="485" w:author="Nathan Dorn" w:date="2023-10-23T14:41:00Z">
        <w:r w:rsidR="006C371E" w:rsidRPr="00524172" w:rsidDel="00F122A3">
          <w:delText xml:space="preserve">&lt; </w:delText>
        </w:r>
        <w:r w:rsidR="003106FD" w:rsidRPr="00524172" w:rsidDel="00F122A3">
          <w:delText>10 mm SL</w:delText>
        </w:r>
      </w:del>
      <w:del w:id="486" w:author="Nathan Dorn" w:date="2023-10-23T14:42:00Z">
        <w:r w:rsidRPr="00524172" w:rsidDel="007B0AB9">
          <w:delText xml:space="preserve">, B) </w:delText>
        </w:r>
      </w:del>
      <w:ins w:id="487" w:author="Nathan Dorn" w:date="2023-10-23T14:43:00Z">
        <w:r w:rsidR="00DD0FEB">
          <w:t xml:space="preserve"> seasonal </w:t>
        </w:r>
      </w:ins>
      <w:proofErr w:type="spellStart"/>
      <w:ins w:id="488" w:author="Nathan Dorn" w:date="2023-10-23T14:42:00Z">
        <w:r w:rsidR="001E3B04">
          <w:t>abundances</w:t>
        </w:r>
        <w:r w:rsidR="007B0AB9">
          <w:t>s</w:t>
        </w:r>
        <w:proofErr w:type="spellEnd"/>
        <w:r w:rsidR="007B0AB9">
          <w:t xml:space="preserve"> of </w:t>
        </w:r>
      </w:ins>
      <w:del w:id="489" w:author="Nathan Dorn" w:date="2023-10-23T14:42:00Z">
        <w:r w:rsidRPr="00524172" w:rsidDel="007B0AB9">
          <w:delText>the seasonal abundance</w:delText>
        </w:r>
        <w:r w:rsidR="0076619F" w:rsidRPr="00524172" w:rsidDel="007B0AB9">
          <w:delText>s</w:delText>
        </w:r>
        <w:r w:rsidRPr="00524172" w:rsidDel="007B0AB9">
          <w:delText xml:space="preserve"> of</w:delText>
        </w:r>
      </w:del>
      <w:r w:rsidRPr="00524172">
        <w:t xml:space="preserve"> </w:t>
      </w:r>
      <w:ins w:id="490" w:author="Nathan Dorn" w:date="2023-10-23T14:42:00Z">
        <w:r w:rsidR="007B0AB9">
          <w:t xml:space="preserve">B) </w:t>
        </w:r>
      </w:ins>
      <w:r w:rsidR="00F6786D" w:rsidRPr="00524172">
        <w:t>invertebrate predators from throw</w:t>
      </w:r>
      <w:ins w:id="491" w:author="Nathan Dorn" w:date="2023-10-23T14:43:00Z">
        <w:r w:rsidR="00DD0FEB">
          <w:t>-</w:t>
        </w:r>
      </w:ins>
      <w:del w:id="492" w:author="Nathan Dorn" w:date="2023-10-23T14:43:00Z">
        <w:r w:rsidR="00F6786D" w:rsidRPr="00524172" w:rsidDel="00DD0FEB">
          <w:delText xml:space="preserve"> </w:delText>
        </w:r>
      </w:del>
      <w:r w:rsidR="00F6786D" w:rsidRPr="00524172">
        <w:t xml:space="preserve">trap </w:t>
      </w:r>
      <w:ins w:id="493" w:author="Nathan Dorn" w:date="2023-10-23T14:43:00Z">
        <w:r w:rsidR="00DD0FEB">
          <w:t>samples</w:t>
        </w:r>
      </w:ins>
      <w:del w:id="494" w:author="Nathan Dorn" w:date="2023-10-23T14:43:00Z">
        <w:r w:rsidR="00F6786D" w:rsidRPr="00524172" w:rsidDel="00DD0FEB">
          <w:delText>data</w:delText>
        </w:r>
      </w:del>
      <w:r w:rsidR="00F6786D" w:rsidRPr="00524172">
        <w:t xml:space="preserve">, and C) </w:t>
      </w:r>
      <w:del w:id="495" w:author="Nathan Dorn" w:date="2023-10-23T14:42:00Z">
        <w:r w:rsidR="00F6786D" w:rsidRPr="00524172" w:rsidDel="001E3B04">
          <w:delText>the seasonal</w:delText>
        </w:r>
      </w:del>
      <w:ins w:id="496" w:author="Nathan Dorn" w:date="2023-10-23T14:42:00Z">
        <w:r w:rsidR="001E3B04">
          <w:t xml:space="preserve">vertebrate predators of snails </w:t>
        </w:r>
      </w:ins>
      <w:del w:id="497" w:author="Nathan Dorn" w:date="2023-10-23T14:42:00Z">
        <w:r w:rsidR="00F6786D" w:rsidRPr="00524172" w:rsidDel="001E3B04">
          <w:delText xml:space="preserve"> </w:delText>
        </w:r>
        <w:r w:rsidR="00A77852" w:rsidRPr="00524172" w:rsidDel="001E3B04">
          <w:delText xml:space="preserve">catch </w:delText>
        </w:r>
        <w:r w:rsidR="00F6786D" w:rsidRPr="00524172" w:rsidDel="001E3B04">
          <w:delText>of vertebrate predators</w:delText>
        </w:r>
      </w:del>
      <w:r w:rsidR="00F6786D" w:rsidRPr="00524172">
        <w:t xml:space="preserve"> from </w:t>
      </w:r>
      <w:r w:rsidR="00A77852" w:rsidRPr="00524172">
        <w:t>standard sets of trap</w:t>
      </w:r>
      <w:r w:rsidR="00F6786D" w:rsidRPr="00524172">
        <w:t xml:space="preserve"> nets.</w:t>
      </w:r>
      <w:ins w:id="498" w:author="Nathan Dorn" w:date="2023-10-23T14:43:00Z">
        <w:r w:rsidR="00DD0FEB">
          <w:t xml:space="preserve"> Sampling effort was equal in each season. </w:t>
        </w:r>
      </w:ins>
    </w:p>
    <w:bookmarkEnd w:id="463"/>
    <w:p w14:paraId="5258CC14" w14:textId="2D459256" w:rsidR="00D66FC8" w:rsidRDefault="00D66FC8" w:rsidP="002A4FBB">
      <w:pPr>
        <w:pStyle w:val="NATESTYLE1CommonCollege"/>
        <w:spacing w:after="240" w:line="240" w:lineRule="auto"/>
      </w:pPr>
      <w:commentRangeStart w:id="499"/>
      <w:r>
        <w:rPr>
          <w:noProof/>
        </w:rPr>
        <w:lastRenderedPageBreak/>
        <w:drawing>
          <wp:inline distT="0" distB="0" distL="0" distR="0" wp14:anchorId="610BA7FC" wp14:editId="22790C00">
            <wp:extent cx="5943600" cy="29717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commentRangeEnd w:id="499"/>
      <w:r w:rsidR="00CC175B">
        <w:rPr>
          <w:rStyle w:val="CommentReference"/>
          <w:rFonts w:asciiTheme="minorHAnsi" w:hAnsiTheme="minorHAnsi" w:cstheme="minorBidi"/>
        </w:rPr>
        <w:commentReference w:id="499"/>
      </w:r>
    </w:p>
    <w:p w14:paraId="62B957C5" w14:textId="07146DB0"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 xml:space="preserve">Figure 3: </w:t>
      </w:r>
      <w:ins w:id="500" w:author="Nathan Dorn" w:date="2023-10-23T14:37:00Z">
        <w:r w:rsidR="00CC175B">
          <w:t xml:space="preserve">Seasonal </w:t>
        </w:r>
      </w:ins>
      <w:r>
        <w:t xml:space="preserve">A) </w:t>
      </w:r>
      <w:del w:id="501" w:author="Nathan Dorn" w:date="2023-10-23T14:37:00Z">
        <w:r w:rsidDel="00582898">
          <w:delText xml:space="preserve">difference in </w:delText>
        </w:r>
        <w:commentRangeStart w:id="502"/>
        <w:r w:rsidDel="00582898">
          <w:delText>wa</w:delText>
        </w:r>
      </w:del>
      <w:ins w:id="503" w:author="Nathan Dorn" w:date="2023-10-23T14:37:00Z">
        <w:r w:rsidR="00582898">
          <w:t>daily wa</w:t>
        </w:r>
      </w:ins>
      <w:r>
        <w:t>ter temperature</w:t>
      </w:r>
      <w:ins w:id="504" w:author="Nathan Dorn" w:date="2023-10-23T14:37:00Z">
        <w:r w:rsidR="00582898">
          <w:t>s</w:t>
        </w:r>
      </w:ins>
      <w:del w:id="505" w:author="Nathan Dorn" w:date="2023-10-23T14:37:00Z">
        <w:r w:rsidDel="00582898">
          <w:delText xml:space="preserve"> </w:delText>
        </w:r>
      </w:del>
      <w:commentRangeEnd w:id="502"/>
      <w:r w:rsidR="00BE2032">
        <w:rPr>
          <w:rStyle w:val="CommentReference"/>
          <w:rFonts w:asciiTheme="minorHAnsi" w:hAnsiTheme="minorHAnsi" w:cstheme="minorBidi"/>
        </w:rPr>
        <w:commentReference w:id="502"/>
      </w:r>
      <w:del w:id="506" w:author="Nathan Dorn" w:date="2023-10-23T14:37:00Z">
        <w:r w:rsidDel="00582898">
          <w:delText>between season</w:delText>
        </w:r>
        <w:r w:rsidR="00BE7AE5" w:rsidDel="00582898">
          <w:delText>s</w:delText>
        </w:r>
      </w:del>
      <w:del w:id="507" w:author="Nathan Dorn" w:date="2023-10-23T14:38:00Z">
        <w:r w:rsidDel="00582898">
          <w:delText>,</w:delText>
        </w:r>
      </w:del>
      <w:r>
        <w:t xml:space="preserve"> and B) </w:t>
      </w:r>
      <w:ins w:id="508" w:author="Nathan Dorn" w:date="2023-10-23T14:38:00Z">
        <w:r w:rsidR="00582898">
          <w:t xml:space="preserve">Florida apple snail juvenile growth </w:t>
        </w:r>
      </w:ins>
      <w:del w:id="509" w:author="Nathan Dorn" w:date="2023-10-23T14:38:00Z">
        <w:r w:rsidDel="00582898">
          <w:delText xml:space="preserve">the </w:delText>
        </w:r>
        <w:r w:rsidR="00BE7AE5" w:rsidDel="00582898">
          <w:delText xml:space="preserve">difference in </w:delText>
        </w:r>
        <w:r w:rsidDel="00582898">
          <w:delText>size-dependent growth rates of the snails compared across season</w:delText>
        </w:r>
        <w:r w:rsidR="00B21C68" w:rsidDel="00582898">
          <w:delText>s</w:delText>
        </w:r>
      </w:del>
      <w:ins w:id="510" w:author="Nathan Dorn" w:date="2023-10-23T14:38:00Z">
        <w:r w:rsidR="004F6202">
          <w:t xml:space="preserve"> in the LILA wetlands of the Everglades</w:t>
        </w:r>
      </w:ins>
      <w:r w:rsidR="00B21C68">
        <w:t xml:space="preserve">. </w:t>
      </w:r>
      <w:ins w:id="511" w:author="Nathan Dorn" w:date="2023-10-23T14:38:00Z">
        <w:r w:rsidR="004F6202">
          <w:t xml:space="preserve"> Each point int panel B represents an individual snail. </w:t>
        </w:r>
      </w:ins>
    </w:p>
    <w:p w14:paraId="2E7DFAD8" w14:textId="5DB145E5" w:rsidR="00B765FA" w:rsidRDefault="00213446" w:rsidP="00C63B31">
      <w:pPr>
        <w:pStyle w:val="NATESTYLE1CommonCollege"/>
        <w:spacing w:after="240"/>
        <w:jc w:val="both"/>
      </w:pPr>
      <w:commentRangeStart w:id="512"/>
      <w:r>
        <w:rPr>
          <w:noProof/>
        </w:rPr>
        <w:lastRenderedPageBreak/>
        <w:drawing>
          <wp:inline distT="0" distB="0" distL="0" distR="0" wp14:anchorId="2F706BE9" wp14:editId="2725B1DF">
            <wp:extent cx="61341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commentRangeEnd w:id="512"/>
      <w:r w:rsidR="009211C5">
        <w:rPr>
          <w:rStyle w:val="CommentReference"/>
          <w:rFonts w:asciiTheme="minorHAnsi" w:hAnsiTheme="minorHAnsi" w:cstheme="minorBidi"/>
        </w:rPr>
        <w:commentReference w:id="512"/>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r w:rsidR="003A1C82" w:rsidRPr="00524172">
        <w:rPr>
          <w:i/>
        </w:rPr>
        <w:t>Pomacea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 xml:space="preserve">Mean </w:t>
      </w:r>
      <w:ins w:id="513" w:author="Nathan Dorn" w:date="2023-10-23T15:12:00Z">
        <w:r w:rsidR="001F0CBA">
          <w:t xml:space="preserve">cumulative juvenile </w:t>
        </w:r>
      </w:ins>
      <w:r w:rsidR="003A1C82" w:rsidRPr="00524172">
        <w:t>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w:t>
      </w:r>
      <w:del w:id="514" w:author="Nathan Dorn" w:date="2023-10-23T15:12:00Z">
        <w:r w:rsidR="003E3AC1" w:rsidRPr="00524172" w:rsidDel="001F0CBA">
          <w:delText xml:space="preserve">our </w:delText>
        </w:r>
      </w:del>
      <w:ins w:id="515" w:author="Nathan Dorn" w:date="2023-10-23T15:12:00Z">
        <w:r w:rsidR="001F0CBA">
          <w:t>the</w:t>
        </w:r>
        <w:r w:rsidR="001F0CBA" w:rsidRPr="00524172">
          <w:t xml:space="preserve"> </w:t>
        </w:r>
      </w:ins>
      <w:r w:rsidR="003E3AC1" w:rsidRPr="00524172">
        <w:t>study</w:t>
      </w:r>
      <w:r w:rsidR="003A1C82" w:rsidRPr="00524172">
        <w:t xml:space="preserve"> wetlands are plotted on each pane</w:t>
      </w:r>
      <w:r w:rsidR="00D36ECE">
        <w:t xml:space="preserve">l.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 xml:space="preserve">predator-exclosure cages </w:t>
      </w:r>
      <w:r w:rsidR="009E46B6" w:rsidRPr="00524172">
        <w:t xml:space="preserve">placed </w:t>
      </w:r>
      <w:r w:rsidR="0076619F" w:rsidRPr="00524172">
        <w:t>in the wetlands</w:t>
      </w:r>
      <w:ins w:id="516" w:author="Nathan Dorn" w:date="2023-10-23T15:13:00Z">
        <w:r w:rsidR="00B92731">
          <w:t xml:space="preserve"> at LILA</w:t>
        </w:r>
      </w:ins>
      <w:r w:rsidR="00F374ED" w:rsidRPr="00524172">
        <w:t xml:space="preserve">. </w:t>
      </w:r>
      <w:commentRangeStart w:id="517"/>
      <w:r w:rsidR="00F374ED" w:rsidRPr="00524172">
        <w:t xml:space="preserve">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commentRangeEnd w:id="517"/>
      <w:r w:rsidR="00F07A00">
        <w:rPr>
          <w:rStyle w:val="CommentReference"/>
          <w:rFonts w:asciiTheme="minorHAnsi" w:hAnsiTheme="minorHAnsi" w:cstheme="minorBidi"/>
        </w:rPr>
        <w:commentReference w:id="517"/>
      </w:r>
    </w:p>
    <w:sectPr w:rsidR="00B765FA" w:rsidSect="00C63B3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than Dorn" w:date="2023-10-23T11:28:00Z" w:initials="ND">
    <w:p w14:paraId="31EE2E67" w14:textId="77777777" w:rsidR="00DE0922" w:rsidRDefault="00DE0922" w:rsidP="00A5004E">
      <w:pPr>
        <w:pStyle w:val="CommentText"/>
      </w:pPr>
      <w:r>
        <w:rPr>
          <w:rStyle w:val="CommentReference"/>
        </w:rPr>
        <w:annotationRef/>
      </w:r>
      <w:r>
        <w:t xml:space="preserve">I think the focus of the first sentence needs to lead us to the primary problem.  This is part way there but the focus of what we need to know is whether, when, and which predators might be limiting prey population densities or recruitment.  Then we can move to variable interaction strengths. </w:t>
      </w:r>
    </w:p>
  </w:comment>
  <w:comment w:id="17" w:author="Nathan Dorn" w:date="2023-10-23T11:28:00Z" w:initials="ND">
    <w:p w14:paraId="729C5E2C" w14:textId="77777777" w:rsidR="00DE0922" w:rsidRDefault="00DE0922" w:rsidP="0002342F">
      <w:pPr>
        <w:pStyle w:val="CommentText"/>
      </w:pPr>
      <w:r>
        <w:rPr>
          <w:rStyle w:val="CommentReference"/>
        </w:rPr>
        <w:annotationRef/>
      </w:r>
      <w:r>
        <w:t>Reduce total citations.</w:t>
      </w:r>
    </w:p>
  </w:comment>
  <w:comment w:id="45" w:author="Nathan Dorn" w:date="2023-10-23T11:51:00Z" w:initials="ND">
    <w:p w14:paraId="6421CBA5" w14:textId="77777777" w:rsidR="00200A79" w:rsidRDefault="00200A79" w:rsidP="00286C26">
      <w:pPr>
        <w:pStyle w:val="CommentText"/>
      </w:pPr>
      <w:r>
        <w:rPr>
          <w:rStyle w:val="CommentReference"/>
        </w:rPr>
        <w:annotationRef/>
      </w:r>
      <w:r>
        <w:t xml:space="preserve">I don't quite follow what predators are responding to here.  This sentence seems incomplete. </w:t>
      </w:r>
    </w:p>
  </w:comment>
  <w:comment w:id="47" w:author="Nathan Dorn" w:date="2023-10-23T11:51:00Z" w:initials="ND">
    <w:p w14:paraId="165E4D8B" w14:textId="77777777" w:rsidR="00336A45" w:rsidRDefault="00336A45" w:rsidP="00C5256D">
      <w:pPr>
        <w:pStyle w:val="CommentText"/>
      </w:pPr>
      <w:r>
        <w:rPr>
          <w:rStyle w:val="CommentReference"/>
        </w:rPr>
        <w:annotationRef/>
      </w:r>
      <w:r>
        <w:t xml:space="preserve">Not sure which way the journal wants to see it but I'd normally write it this way. </w:t>
      </w:r>
    </w:p>
  </w:comment>
  <w:comment w:id="52" w:author="Nathan Dorn" w:date="2023-10-23T11:51:00Z" w:initials="ND">
    <w:p w14:paraId="15D17C69" w14:textId="77777777" w:rsidR="00336A45" w:rsidRDefault="00336A45" w:rsidP="00834A78">
      <w:pPr>
        <w:pStyle w:val="CommentText"/>
      </w:pPr>
      <w:r>
        <w:rPr>
          <w:rStyle w:val="CommentReference"/>
        </w:rPr>
        <w:annotationRef/>
      </w:r>
      <w:r>
        <w:t>same</w:t>
      </w:r>
    </w:p>
  </w:comment>
  <w:comment w:id="63" w:author="Nathan Dorn" w:date="2023-10-23T11:53:00Z" w:initials="ND">
    <w:p w14:paraId="763DA770" w14:textId="77777777" w:rsidR="00E10D21" w:rsidRDefault="00E10D21" w:rsidP="00D463BA">
      <w:pPr>
        <w:pStyle w:val="CommentText"/>
      </w:pPr>
      <w:r>
        <w:rPr>
          <w:rStyle w:val="CommentReference"/>
        </w:rPr>
        <w:annotationRef/>
      </w:r>
      <w:r>
        <w:t>Interaction strength is code for "limitation of cohorts or population growth?"</w:t>
      </w:r>
    </w:p>
  </w:comment>
  <w:comment w:id="89" w:author="Nathan Dorn" w:date="2023-10-23T11:45:00Z" w:initials="ND">
    <w:p w14:paraId="1F4C0F1D" w14:textId="6F22E824" w:rsidR="006263E9" w:rsidRDefault="006263E9" w:rsidP="0035479F">
      <w:pPr>
        <w:pStyle w:val="CommentText"/>
      </w:pPr>
      <w:r>
        <w:rPr>
          <w:rStyle w:val="CommentReference"/>
        </w:rPr>
        <w:annotationRef/>
      </w:r>
      <w:r>
        <w:t>Oikos - predation and disturbance.</w:t>
      </w:r>
    </w:p>
  </w:comment>
  <w:comment w:id="102" w:author="Nathan Dorn" w:date="2023-10-23T11:58:00Z" w:initials="ND">
    <w:p w14:paraId="579CD056" w14:textId="77777777" w:rsidR="007731C2" w:rsidRDefault="007731C2" w:rsidP="009B7FFA">
      <w:pPr>
        <w:pStyle w:val="CommentText"/>
      </w:pPr>
      <w:r>
        <w:rPr>
          <w:rStyle w:val="CommentReference"/>
        </w:rPr>
        <w:annotationRef/>
      </w:r>
      <w:r>
        <w:t xml:space="preserve">Trying to figure out the transition here but I think you should try to bring together stage structured models and isocline analysis GENERALLY as a new approach in this paragraph. </w:t>
      </w:r>
    </w:p>
  </w:comment>
  <w:comment w:id="107" w:author="Nathan Dorn" w:date="2023-10-23T11:57:00Z" w:initials="ND">
    <w:p w14:paraId="76078C56" w14:textId="1E2947EB" w:rsidR="004538EF" w:rsidRDefault="004538EF" w:rsidP="00E31D97">
      <w:pPr>
        <w:pStyle w:val="CommentText"/>
      </w:pPr>
      <w:r>
        <w:rPr>
          <w:rStyle w:val="CommentReference"/>
        </w:rPr>
        <w:annotationRef/>
      </w:r>
      <w:r>
        <w:t>Soomdat is a model or empirical study or both?</w:t>
      </w:r>
    </w:p>
  </w:comment>
  <w:comment w:id="120" w:author="Nathan Dorn" w:date="2023-10-23T11:46:00Z" w:initials="ND">
    <w:p w14:paraId="5B608E2B" w14:textId="2DCA4E61" w:rsidR="00F07014" w:rsidRDefault="0094207D" w:rsidP="00A32BFC">
      <w:pPr>
        <w:pStyle w:val="CommentText"/>
      </w:pPr>
      <w:r>
        <w:rPr>
          <w:rStyle w:val="CommentReference"/>
        </w:rPr>
        <w:annotationRef/>
      </w:r>
      <w:r w:rsidR="00F07014">
        <w:t>Are all of these natural settings? I don't think McCoy is…right?</w:t>
      </w:r>
    </w:p>
  </w:comment>
  <w:comment w:id="164" w:author="Nathan Dorn" w:date="2023-10-23T12:03:00Z" w:initials="ND">
    <w:p w14:paraId="1101B1DF" w14:textId="77777777" w:rsidR="005F7B07" w:rsidRDefault="005F7B07" w:rsidP="00C84FF8">
      <w:pPr>
        <w:pStyle w:val="CommentText"/>
      </w:pPr>
      <w:r>
        <w:rPr>
          <w:rStyle w:val="CommentReference"/>
        </w:rPr>
        <w:annotationRef/>
      </w:r>
      <w:r>
        <w:t xml:space="preserve">This paragraph could use 1-2 sentences about the extreme low density of this snail which will help clarify the interest in understanding what stops populations from growing. </w:t>
      </w:r>
    </w:p>
  </w:comment>
  <w:comment w:id="167" w:author="Nathan Dorn" w:date="2023-10-23T11:59:00Z" w:initials="ND">
    <w:p w14:paraId="0DE65AE4" w14:textId="4BBE6D3F" w:rsidR="00E17023" w:rsidRDefault="00E17023" w:rsidP="001E7B3E">
      <w:pPr>
        <w:pStyle w:val="CommentText"/>
      </w:pPr>
      <w:r>
        <w:rPr>
          <w:rStyle w:val="CommentReference"/>
        </w:rPr>
        <w:annotationRef/>
      </w:r>
      <w:r>
        <w:t>LILA or WCA?</w:t>
      </w:r>
    </w:p>
  </w:comment>
  <w:comment w:id="171" w:author="Nathan Dorn" w:date="2023-10-23T12:56:00Z" w:initials="ND">
    <w:p w14:paraId="7848F415" w14:textId="77777777" w:rsidR="00FA00CA" w:rsidRDefault="00FA00CA" w:rsidP="00BE191D">
      <w:pPr>
        <w:pStyle w:val="CommentText"/>
      </w:pPr>
      <w:r>
        <w:rPr>
          <w:rStyle w:val="CommentReference"/>
        </w:rPr>
        <w:annotationRef/>
      </w:r>
      <w:r>
        <w:t xml:space="preserve">What about these are good or bad?  Maybe it needs one more sentence to explain the reproduction is depth-mediated in the model. </w:t>
      </w:r>
    </w:p>
  </w:comment>
  <w:comment w:id="172" w:author="Nathan Dorn" w:date="2023-10-23T11:59:00Z" w:initials="ND">
    <w:p w14:paraId="225F5AA7" w14:textId="6127531B" w:rsidR="00E17023" w:rsidRDefault="00E17023" w:rsidP="008147D4">
      <w:pPr>
        <w:pStyle w:val="CommentText"/>
      </w:pPr>
      <w:r>
        <w:rPr>
          <w:rStyle w:val="CommentReference"/>
        </w:rPr>
        <w:annotationRef/>
      </w:r>
      <w:r>
        <w:t>Is the optimized solution changing our results in any important way?  Can it go into the supplementals?</w:t>
      </w:r>
    </w:p>
  </w:comment>
  <w:comment w:id="173" w:author="Nathan Dorn" w:date="2023-10-23T11:59:00Z" w:initials="ND">
    <w:p w14:paraId="08613FBD" w14:textId="77777777" w:rsidR="00E17023" w:rsidRDefault="00E17023" w:rsidP="00EB6F68">
      <w:pPr>
        <w:pStyle w:val="CommentText"/>
      </w:pPr>
      <w:r>
        <w:rPr>
          <w:rStyle w:val="CommentReference"/>
        </w:rPr>
        <w:annotationRef/>
      </w:r>
      <w:r>
        <w:t xml:space="preserve">Is this important to the results?  Warmer temps might be interesting but we don't know how that will affect predation. </w:t>
      </w:r>
    </w:p>
  </w:comment>
  <w:comment w:id="177" w:author="Nathan Dorn" w:date="2023-10-23T11:48:00Z" w:initials="ND">
    <w:p w14:paraId="4FDCD8D6" w14:textId="14177498" w:rsidR="00F07014" w:rsidRDefault="00F07014" w:rsidP="00E4763A">
      <w:pPr>
        <w:pStyle w:val="CommentText"/>
      </w:pPr>
      <w:r>
        <w:rPr>
          <w:rStyle w:val="CommentReference"/>
        </w:rPr>
        <w:annotationRef/>
      </w:r>
      <w:r>
        <w:t xml:space="preserve">LILA and WCA 3 need to be explained somewhere here before they are named later in the paper. </w:t>
      </w:r>
    </w:p>
  </w:comment>
  <w:comment w:id="198" w:author="Nathan Dorn" w:date="2023-10-23T12:38:00Z" w:initials="ND">
    <w:p w14:paraId="58FF1E9C" w14:textId="77777777" w:rsidR="00555932" w:rsidRDefault="00555932" w:rsidP="009F3497">
      <w:pPr>
        <w:pStyle w:val="CommentText"/>
      </w:pPr>
      <w:r>
        <w:rPr>
          <w:rStyle w:val="CommentReference"/>
        </w:rPr>
        <w:annotationRef/>
      </w:r>
      <w:r>
        <w:t>Not mentioned yet.</w:t>
      </w:r>
    </w:p>
  </w:comment>
  <w:comment w:id="199" w:author="Nathan Dorn" w:date="2023-10-23T12:39:00Z" w:initials="ND">
    <w:p w14:paraId="1C5D6EF2" w14:textId="77777777" w:rsidR="002D53CF" w:rsidRDefault="002D53CF" w:rsidP="00AD4975">
      <w:pPr>
        <w:pStyle w:val="CommentText"/>
      </w:pPr>
      <w:r>
        <w:rPr>
          <w:rStyle w:val="CommentReference"/>
        </w:rPr>
        <w:annotationRef/>
      </w:r>
      <w:r>
        <w:t>Can these methods be written generally so that they count for all of the tethering studies?</w:t>
      </w:r>
    </w:p>
  </w:comment>
  <w:comment w:id="202" w:author="Nathan Dorn" w:date="2023-10-23T12:41:00Z" w:initials="ND">
    <w:p w14:paraId="62F7D51D" w14:textId="77777777" w:rsidR="009357FC" w:rsidRDefault="009357FC" w:rsidP="00321475">
      <w:pPr>
        <w:pStyle w:val="CommentText"/>
      </w:pPr>
      <w:r>
        <w:rPr>
          <w:rStyle w:val="CommentReference"/>
        </w:rPr>
        <w:annotationRef/>
      </w:r>
      <w:r>
        <w:t>Needs a little more.</w:t>
      </w:r>
    </w:p>
  </w:comment>
  <w:comment w:id="215" w:author="Nathan Dorn" w:date="2023-10-23T12:42:00Z" w:initials="ND">
    <w:p w14:paraId="7EA64B08" w14:textId="77777777" w:rsidR="009357FC" w:rsidRDefault="009357FC" w:rsidP="00D60FCF">
      <w:pPr>
        <w:pStyle w:val="CommentText"/>
      </w:pPr>
      <w:r>
        <w:rPr>
          <w:rStyle w:val="CommentReference"/>
        </w:rPr>
        <w:annotationRef/>
      </w:r>
      <w:r>
        <w:t xml:space="preserve">Spell out "this" or "these" whenever possible. </w:t>
      </w:r>
    </w:p>
  </w:comment>
  <w:comment w:id="226" w:author="Nathan Dorn" w:date="2023-10-23T13:10:00Z" w:initials="ND">
    <w:p w14:paraId="26DE5D81" w14:textId="77777777" w:rsidR="00C95A07" w:rsidRDefault="00C95A07" w:rsidP="007F2997">
      <w:pPr>
        <w:pStyle w:val="CommentText"/>
      </w:pPr>
      <w:r>
        <w:rPr>
          <w:rStyle w:val="CommentReference"/>
        </w:rPr>
        <w:annotationRef/>
      </w:r>
      <w:r>
        <w:rPr>
          <w:i/>
          <w:iCs/>
        </w:rPr>
        <w:t xml:space="preserve"> </w:t>
      </w:r>
      <w:r>
        <w:t xml:space="preserve">I think you should probably put in the WCA work here somewhere and make reference to extending the tests of parameters to the central Everglades (beyond LILA) so we just tested for mortality of the smallest juvenile sizes. </w:t>
      </w:r>
    </w:p>
  </w:comment>
  <w:comment w:id="227" w:author="Nathan Dorn" w:date="2023-10-23T12:44:00Z" w:initials="ND">
    <w:p w14:paraId="107B389A" w14:textId="48540A29" w:rsidR="000C7C5F" w:rsidRDefault="000C7C5F" w:rsidP="00B31CD7">
      <w:pPr>
        <w:pStyle w:val="CommentText"/>
      </w:pPr>
      <w:r>
        <w:rPr>
          <w:rStyle w:val="CommentReference"/>
        </w:rPr>
        <w:annotationRef/>
      </w:r>
      <w:r>
        <w:rPr>
          <w:i/>
          <w:iCs/>
        </w:rPr>
        <w:t>LILA and macrocosms not explained.</w:t>
      </w:r>
    </w:p>
  </w:comment>
  <w:comment w:id="230" w:author="Nathan Dorn" w:date="2023-10-23T12:49:00Z" w:initials="ND">
    <w:p w14:paraId="2BE5C47F" w14:textId="77777777" w:rsidR="0081199F" w:rsidRDefault="0081199F" w:rsidP="009B080D">
      <w:pPr>
        <w:pStyle w:val="CommentText"/>
      </w:pPr>
      <w:r>
        <w:rPr>
          <w:rStyle w:val="CommentReference"/>
        </w:rPr>
        <w:annotationRef/>
      </w:r>
      <w:r>
        <w:t>Or "personal observations"</w:t>
      </w:r>
    </w:p>
  </w:comment>
  <w:comment w:id="240" w:author="Nathan Dorn" w:date="2023-10-23T12:50:00Z" w:initials="ND">
    <w:p w14:paraId="7CB26BE1" w14:textId="77777777" w:rsidR="00E0020A" w:rsidRDefault="00E0020A" w:rsidP="00630F69">
      <w:pPr>
        <w:pStyle w:val="CommentText"/>
      </w:pPr>
      <w:r>
        <w:rPr>
          <w:rStyle w:val="CommentReference"/>
        </w:rPr>
        <w:annotationRef/>
      </w:r>
      <w:r>
        <w:t>Possible?</w:t>
      </w:r>
    </w:p>
  </w:comment>
  <w:comment w:id="249" w:author="Nathan Dorn" w:date="2023-10-23T12:51:00Z" w:initials="ND">
    <w:p w14:paraId="65A49D4A" w14:textId="77777777" w:rsidR="004C1C0C" w:rsidRDefault="004C1C0C" w:rsidP="00C618E2">
      <w:pPr>
        <w:pStyle w:val="CommentText"/>
      </w:pPr>
      <w:r>
        <w:rPr>
          <w:rStyle w:val="CommentReference"/>
        </w:rPr>
        <w:annotationRef/>
      </w:r>
      <w:r>
        <w:t>Complete the thought with the purpose of the analyses.</w:t>
      </w:r>
    </w:p>
  </w:comment>
  <w:comment w:id="261" w:author="Nathan Dorn" w:date="2023-10-23T12:46:00Z" w:initials="ND">
    <w:p w14:paraId="558FE5FB" w14:textId="0DE02E42" w:rsidR="001C262D" w:rsidRDefault="001C262D" w:rsidP="008841C1">
      <w:pPr>
        <w:pStyle w:val="CommentText"/>
      </w:pPr>
      <w:r>
        <w:rPr>
          <w:rStyle w:val="CommentReference"/>
        </w:rPr>
        <w:annotationRef/>
      </w:r>
      <w:r>
        <w:t>Sloughs not explained yet?</w:t>
      </w:r>
    </w:p>
  </w:comment>
  <w:comment w:id="260" w:author="Nathan Dorn" w:date="2023-10-23T12:47:00Z" w:initials="ND">
    <w:p w14:paraId="3BB3A8AD" w14:textId="77777777" w:rsidR="00FF45D4" w:rsidRDefault="00FF45D4" w:rsidP="009E1522">
      <w:pPr>
        <w:pStyle w:val="CommentText"/>
      </w:pPr>
      <w:r>
        <w:rPr>
          <w:rStyle w:val="CommentReference"/>
        </w:rPr>
        <w:annotationRef/>
      </w:r>
      <w:r>
        <w:t xml:space="preserve">Weeks of sampling relative to your tethering might be helpful. </w:t>
      </w:r>
    </w:p>
  </w:comment>
  <w:comment w:id="267" w:author="Nathan Dorn" w:date="2023-10-23T12:47:00Z" w:initials="ND">
    <w:p w14:paraId="029E7136" w14:textId="77777777" w:rsidR="00FF45D4" w:rsidRDefault="00FF45D4" w:rsidP="002205CF">
      <w:pPr>
        <w:pStyle w:val="CommentText"/>
      </w:pPr>
      <w:r>
        <w:rPr>
          <w:rStyle w:val="CommentReference"/>
        </w:rPr>
        <w:annotationRef/>
      </w:r>
      <w:r>
        <w:t>Can't put this inside the parentheses  if it's part of completing the sentence!  Better check for this throughout.</w:t>
      </w:r>
    </w:p>
  </w:comment>
  <w:comment w:id="274" w:author="Nathan Dorn" w:date="2023-10-23T12:52:00Z" w:initials="ND">
    <w:p w14:paraId="21D3074D" w14:textId="77777777" w:rsidR="004C1C0C" w:rsidRDefault="004C1C0C" w:rsidP="00187832">
      <w:pPr>
        <w:pStyle w:val="CommentText"/>
      </w:pPr>
      <w:r>
        <w:rPr>
          <w:rStyle w:val="CommentReference"/>
        </w:rPr>
        <w:annotationRef/>
      </w:r>
      <w:r>
        <w:t>Why did you analyze them?  For what purpose?  To test for?</w:t>
      </w:r>
    </w:p>
  </w:comment>
  <w:comment w:id="275" w:author="Nathan Dorn" w:date="2023-10-23T12:55:00Z" w:initials="ND">
    <w:p w14:paraId="6E4B35C1" w14:textId="77777777" w:rsidR="00AE55A2" w:rsidRDefault="00AE55A2" w:rsidP="00A85F96">
      <w:pPr>
        <w:pStyle w:val="CommentText"/>
      </w:pPr>
      <w:r>
        <w:rPr>
          <w:rStyle w:val="CommentReference"/>
        </w:rPr>
        <w:annotationRef/>
      </w:r>
      <w:r>
        <w:t>Subscripts?</w:t>
      </w:r>
    </w:p>
  </w:comment>
  <w:comment w:id="283" w:author="Nathan Dorn" w:date="2023-10-23T13:16:00Z" w:initials="ND">
    <w:p w14:paraId="689241BE" w14:textId="77777777" w:rsidR="006E3303" w:rsidRDefault="006E3303" w:rsidP="003D7F83">
      <w:pPr>
        <w:pStyle w:val="CommentText"/>
      </w:pPr>
      <w:r>
        <w:rPr>
          <w:rStyle w:val="CommentReference"/>
        </w:rPr>
        <w:annotationRef/>
      </w:r>
      <w:r>
        <w:t>Where are these coming from?  LILA?  WCA 3?  How many years were considered to find a "good" scenario?  Will our reviewers agree that this was a good scenario?   Can we say how many more days were in the "sweet spot" of depths in one scenario vs. another?</w:t>
      </w:r>
    </w:p>
  </w:comment>
  <w:comment w:id="295" w:author="Nathan Dorn" w:date="2023-10-23T13:15:00Z" w:initials="ND">
    <w:p w14:paraId="3D89C859" w14:textId="0ADDA537" w:rsidR="006E3303" w:rsidRDefault="006E3303" w:rsidP="000F375E">
      <w:pPr>
        <w:pStyle w:val="CommentText"/>
      </w:pPr>
      <w:r>
        <w:rPr>
          <w:rStyle w:val="CommentReference"/>
        </w:rPr>
        <w:annotationRef/>
      </w:r>
      <w:r>
        <w:t xml:space="preserve">Why is 2020 important? Because you used natural regimes that differed? </w:t>
      </w:r>
    </w:p>
  </w:comment>
  <w:comment w:id="278" w:author="Nathan Dorn" w:date="2023-10-23T12:54:00Z" w:initials="ND">
    <w:p w14:paraId="7015F93B" w14:textId="6A5F089D" w:rsidR="003B2997" w:rsidRDefault="003B2997" w:rsidP="00E72C44">
      <w:pPr>
        <w:pStyle w:val="CommentText"/>
      </w:pPr>
      <w:r>
        <w:rPr>
          <w:rStyle w:val="CommentReference"/>
        </w:rPr>
        <w:annotationRef/>
      </w:r>
      <w:r>
        <w:t xml:space="preserve">You might argue that this should be explained first. </w:t>
      </w:r>
    </w:p>
  </w:comment>
  <w:comment w:id="301" w:author="Nathan Dorn" w:date="2023-10-23T13:12:00Z" w:initials="ND">
    <w:p w14:paraId="3981CE19" w14:textId="77777777" w:rsidR="006E3303" w:rsidRDefault="00A66139" w:rsidP="003209E7">
      <w:pPr>
        <w:pStyle w:val="CommentText"/>
      </w:pPr>
      <w:r>
        <w:rPr>
          <w:rStyle w:val="CommentReference"/>
        </w:rPr>
        <w:annotationRef/>
      </w:r>
      <w:r w:rsidR="006E3303">
        <w:t xml:space="preserve">I don’t know that this is helpful except perhaps for the appendix. I think it's confusing except to make a point about the strength of the mortality vs. maximum theoretical reproduction.  Seems like that could be left for a discussion point when considering the importance of reproduction vs. mortality on recruitment. </w:t>
      </w:r>
    </w:p>
  </w:comment>
  <w:comment w:id="304" w:author="Nathan Dorn" w:date="2023-10-23T13:17:00Z" w:initials="ND">
    <w:p w14:paraId="55D4AE44" w14:textId="77777777" w:rsidR="006E3303" w:rsidRDefault="006E3303" w:rsidP="0053739E">
      <w:pPr>
        <w:pStyle w:val="CommentText"/>
      </w:pPr>
      <w:r>
        <w:rPr>
          <w:rStyle w:val="CommentReference"/>
        </w:rPr>
        <w:annotationRef/>
      </w:r>
      <w:r>
        <w:t>Mean?</w:t>
      </w:r>
    </w:p>
  </w:comment>
  <w:comment w:id="308" w:author="Nathan Dorn" w:date="2023-10-23T12:59:00Z" w:initials="ND">
    <w:p w14:paraId="5E8CE98D" w14:textId="49B25E2C" w:rsidR="005B7788" w:rsidRDefault="005B7788" w:rsidP="008515D5">
      <w:pPr>
        <w:pStyle w:val="CommentText"/>
      </w:pPr>
      <w:r>
        <w:rPr>
          <w:rStyle w:val="CommentReference"/>
        </w:rPr>
        <w:annotationRef/>
      </w:r>
      <w:r>
        <w:t xml:space="preserve">Isn't this already described but just not yet explained with reference to the model expectations?  Has the Everglades tethering been explained yet?  Can it be tacked on... when you describe the tethering methods for LILA?  If not, this is making the paper a bit long. </w:t>
      </w:r>
    </w:p>
  </w:comment>
  <w:comment w:id="315" w:author="Nathan Dorn" w:date="2023-10-23T14:59:00Z" w:initials="ND">
    <w:p w14:paraId="75EFFC0A" w14:textId="77777777" w:rsidR="009E7522" w:rsidRDefault="009E7522" w:rsidP="0001256A">
      <w:pPr>
        <w:pStyle w:val="CommentText"/>
      </w:pPr>
      <w:r>
        <w:rPr>
          <w:rStyle w:val="CommentReference"/>
        </w:rPr>
        <w:annotationRef/>
      </w:r>
      <w:r>
        <w:t xml:space="preserve">This should all be placed under the tethering sections and growth sections and we don’t need extensive mention the failure to get growth data in WCA site 3.  I think that the mortality data can be mentioned as consistent with site 2 (dry season) and that survival in this recently dried location was not better than at site 2…. In methods you can just say that growth data was not available because the site was relatively shallower and became dry too quickly.   WE don’t' need to show the point in the isocline figure. These CJS and growth data can come at the end of the more extensive analyses and results conducted for LILA.  </w:t>
      </w:r>
    </w:p>
  </w:comment>
  <w:comment w:id="342" w:author="Nathan Dorn" w:date="2023-10-23T13:08:00Z" w:initials="ND">
    <w:p w14:paraId="31E728C6" w14:textId="0CA6291C" w:rsidR="00666C0E" w:rsidRDefault="00666C0E" w:rsidP="00887C1E">
      <w:pPr>
        <w:pStyle w:val="CommentText"/>
      </w:pPr>
      <w:r>
        <w:rPr>
          <w:rStyle w:val="CommentReference"/>
        </w:rPr>
        <w:annotationRef/>
      </w:r>
      <w:r>
        <w:t xml:space="preserve">These first results are not meaningful to the reader except in some context.  Either the goal here is to test for size-specific mortality (but you didn't make any specific prediction in the intro) or the goal is to compare it with the model or the goal is to identify the predators.  Otherwise you're just listing out some values of unclear significant (not testing or comparing with anything). I think you might profitably produce the isocline and the interaction between the two terms in a theoretical sense. </w:t>
      </w:r>
    </w:p>
  </w:comment>
  <w:comment w:id="351" w:author="Nathan Dorn" w:date="2023-10-23T13:20:00Z" w:initials="ND">
    <w:p w14:paraId="1D635B09" w14:textId="77777777" w:rsidR="0051738D" w:rsidRDefault="0051738D" w:rsidP="00C90436">
      <w:pPr>
        <w:pStyle w:val="CommentText"/>
      </w:pPr>
      <w:r>
        <w:rPr>
          <w:rStyle w:val="CommentReference"/>
        </w:rPr>
        <w:annotationRef/>
      </w:r>
      <w:r>
        <w:t>One word.</w:t>
      </w:r>
    </w:p>
  </w:comment>
  <w:comment w:id="366" w:author="Nathan Dorn" w:date="2023-10-23T13:23:00Z" w:initials="ND">
    <w:p w14:paraId="204A7A5A" w14:textId="77777777" w:rsidR="009807D9" w:rsidRDefault="00AD2FFC" w:rsidP="00E06FDE">
      <w:pPr>
        <w:pStyle w:val="CommentText"/>
      </w:pPr>
      <w:r>
        <w:rPr>
          <w:rStyle w:val="CommentReference"/>
        </w:rPr>
        <w:annotationRef/>
      </w:r>
      <w:r w:rsidR="009807D9">
        <w:t xml:space="preserve">I think this should be it's own figure describing the two hydrologic scenarios but the common result.  In fact, you might need a figure that's a map of the Everglades first. </w:t>
      </w:r>
    </w:p>
  </w:comment>
  <w:comment w:id="391" w:author="Nathan Dorn" w:date="2023-10-23T13:04:00Z" w:initials="ND">
    <w:p w14:paraId="1C77B9F2" w14:textId="05B3EB7D" w:rsidR="00BE5B65" w:rsidRDefault="00BE5B65" w:rsidP="001F105D">
      <w:pPr>
        <w:pStyle w:val="CommentText"/>
      </w:pPr>
      <w:r>
        <w:rPr>
          <w:rStyle w:val="CommentReference"/>
        </w:rPr>
        <w:annotationRef/>
      </w:r>
      <w:r>
        <w:t xml:space="preserve">Was is singular, but "observations" =  plural.  </w:t>
      </w:r>
    </w:p>
  </w:comment>
  <w:comment w:id="396" w:author="Nathan Dorn" w:date="2023-10-23T13:05:00Z" w:initials="ND">
    <w:p w14:paraId="1D9F50DC" w14:textId="77777777" w:rsidR="00094371" w:rsidRDefault="00094371" w:rsidP="002237A3">
      <w:pPr>
        <w:pStyle w:val="CommentText"/>
      </w:pPr>
      <w:r>
        <w:rPr>
          <w:rStyle w:val="CommentReference"/>
        </w:rPr>
        <w:annotationRef/>
      </w:r>
      <w:r>
        <w:t xml:space="preserve">Again are you just talking about LILA here?  What is the reason to split it out in this section?  </w:t>
      </w:r>
    </w:p>
  </w:comment>
  <w:comment w:id="405" w:author="Nathan Dorn" w:date="2023-10-23T13:33:00Z" w:initials="ND">
    <w:p w14:paraId="7DE23757" w14:textId="77777777" w:rsidR="00FA1E19" w:rsidRDefault="003D39BE" w:rsidP="0069144F">
      <w:pPr>
        <w:pStyle w:val="CommentText"/>
      </w:pPr>
      <w:r>
        <w:rPr>
          <w:rStyle w:val="CommentReference"/>
        </w:rPr>
        <w:annotationRef/>
      </w:r>
      <w:r w:rsidR="00FA1E19">
        <w:t>This is interesting and important, but not explicitly listed as a objective anywhere.   I think it becomes interesting in the evaluation of the isocline and perhaps as a discussion point but unless you make it an explicit objective in the introduction I don’t know what to do with this here.  It's critical from a management tool perspective that the estimates in this tool are not realistic for populations as far as we can tell. That might be in a small paragraph on implications and future work - note that this is much lower than the model… we don't know what makes it go up and down or whether it was growth that was higher or mortality lower in the past, but I'm guessing the range of measured values and the isocline could make either one  realistically possible.  It's not as if mortality is really close to the model and we can only imagine growth (pre-drainage) as the parameter that made conditions better for population maintenance and growth.  ???</w:t>
      </w:r>
    </w:p>
  </w:comment>
  <w:comment w:id="412" w:author="Nathan Dorn" w:date="2023-10-23T14:31:00Z" w:initials="ND">
    <w:p w14:paraId="372AED79" w14:textId="77777777" w:rsidR="000B6982" w:rsidRDefault="000B6982" w:rsidP="00533951">
      <w:pPr>
        <w:pStyle w:val="CommentText"/>
      </w:pPr>
      <w:r>
        <w:rPr>
          <w:rStyle w:val="CommentReference"/>
        </w:rPr>
        <w:annotationRef/>
      </w:r>
      <w:r>
        <w:t xml:space="preserve">What is the smallest of the p values.  Please include that here. </w:t>
      </w:r>
    </w:p>
  </w:comment>
  <w:comment w:id="420" w:author="Nathan Dorn" w:date="2023-10-23T14:34:00Z" w:initials="ND">
    <w:p w14:paraId="384197A6" w14:textId="77777777" w:rsidR="006F43FD" w:rsidRDefault="006F43FD" w:rsidP="00D001BB">
      <w:pPr>
        <w:pStyle w:val="CommentText"/>
      </w:pPr>
      <w:r>
        <w:rPr>
          <w:rStyle w:val="CommentReference"/>
        </w:rPr>
        <w:annotationRef/>
      </w:r>
      <w:r>
        <w:t xml:space="preserve">Just for LILA?  Somehow the emphasis on LILA needs to come through or WCA data need to be tacked on to the end of these sections. </w:t>
      </w:r>
    </w:p>
  </w:comment>
  <w:comment w:id="431" w:author="Nathan Dorn" w:date="2023-10-23T14:51:00Z" w:initials="ND">
    <w:p w14:paraId="4C3A37DA" w14:textId="77777777" w:rsidR="00C8015E" w:rsidRDefault="00C8015E" w:rsidP="00075CE4">
      <w:pPr>
        <w:pStyle w:val="CommentText"/>
      </w:pPr>
      <w:r>
        <w:rPr>
          <w:rStyle w:val="CommentReference"/>
        </w:rPr>
        <w:annotationRef/>
      </w:r>
      <w:r>
        <w:t xml:space="preserve">This is already listed in the results above, can be easily surmised, and is not part of the population growth analysis.  </w:t>
      </w:r>
    </w:p>
  </w:comment>
  <w:comment w:id="450" w:author="Nathan Dorn" w:date="2023-10-23T15:08:00Z" w:initials="ND">
    <w:p w14:paraId="7487CE6B" w14:textId="77777777" w:rsidR="00774E42" w:rsidRDefault="00774E42" w:rsidP="003F15CC">
      <w:pPr>
        <w:pStyle w:val="CommentText"/>
      </w:pPr>
      <w:r>
        <w:rPr>
          <w:rStyle w:val="CommentReference"/>
        </w:rPr>
        <w:annotationRef/>
      </w:r>
      <w:r>
        <w:t>I thought we didn’t have a growth rate here. Do you have growth for both of these?</w:t>
      </w:r>
    </w:p>
  </w:comment>
  <w:comment w:id="459" w:author="Nathan Dorn" w:date="2023-10-23T14:48:00Z" w:initials="ND">
    <w:p w14:paraId="549C4319" w14:textId="3ED55F12" w:rsidR="0094600B" w:rsidRDefault="002F67DA">
      <w:pPr>
        <w:pStyle w:val="CommentText"/>
      </w:pPr>
      <w:r>
        <w:rPr>
          <w:rStyle w:val="CommentReference"/>
        </w:rPr>
        <w:annotationRef/>
      </w:r>
      <w:r w:rsidR="0094600B">
        <w:t xml:space="preserve">A) or B) are not the first words in these sentence so you can't treat it like the subject in each sentence.  See an example figure in a good journal and model your legends after that.   </w:t>
      </w:r>
    </w:p>
    <w:p w14:paraId="09C6F9F7" w14:textId="77777777" w:rsidR="0094600B" w:rsidRDefault="0094600B">
      <w:pPr>
        <w:pStyle w:val="CommentText"/>
      </w:pPr>
    </w:p>
    <w:p w14:paraId="1D81FC38" w14:textId="77777777" w:rsidR="0094600B" w:rsidRDefault="0094600B" w:rsidP="00245482">
      <w:pPr>
        <w:pStyle w:val="CommentText"/>
      </w:pPr>
      <w:r>
        <w:t>I don't think C is necessary or helpful. I think you can make this a three panel figure (vertical), but even with that panel A is difficult to understand.  Do we have any closer photos of tethers? Does Marco or Brandon have something you could use from the crayfish work we just did?</w:t>
      </w:r>
    </w:p>
  </w:comment>
  <w:comment w:id="464" w:author="Nathan Dorn" w:date="2023-10-23T14:45:00Z" w:initials="ND">
    <w:p w14:paraId="071A1951" w14:textId="38179685" w:rsidR="00BE2032" w:rsidRDefault="00BE2032" w:rsidP="009C7817">
      <w:pPr>
        <w:pStyle w:val="CommentText"/>
      </w:pPr>
      <w:r>
        <w:rPr>
          <w:rStyle w:val="CommentReference"/>
        </w:rPr>
        <w:annotationRef/>
      </w:r>
      <w:r>
        <w:t>Make the x axis labels a little larger. It's a pretty nice figure overall! Italicize Belostoma or call it a Giant Water Bug</w:t>
      </w:r>
    </w:p>
  </w:comment>
  <w:comment w:id="465" w:author="Nathan Dorn" w:date="2023-10-23T14:44:00Z" w:initials="ND">
    <w:p w14:paraId="0A477544" w14:textId="71B6AE99" w:rsidR="003C6BEB" w:rsidRDefault="003C6BEB" w:rsidP="009B6474">
      <w:pPr>
        <w:pStyle w:val="CommentText"/>
      </w:pPr>
      <w:r>
        <w:rPr>
          <w:rStyle w:val="CommentReference"/>
        </w:rPr>
        <w:annotationRef/>
      </w:r>
      <w:r>
        <w:t xml:space="preserve">The reader can see it's a bar graph so we don't normally write that. </w:t>
      </w:r>
    </w:p>
  </w:comment>
  <w:comment w:id="499" w:author="Nathan Dorn" w:date="2023-10-23T14:37:00Z" w:initials="ND">
    <w:p w14:paraId="411D81E7" w14:textId="25DD4839" w:rsidR="00CC175B" w:rsidRDefault="00CC175B" w:rsidP="004C5F36">
      <w:pPr>
        <w:pStyle w:val="CommentText"/>
      </w:pPr>
      <w:r>
        <w:rPr>
          <w:rStyle w:val="CommentReference"/>
        </w:rPr>
        <w:annotationRef/>
      </w:r>
      <w:r>
        <w:t xml:space="preserve">Labels need to be larger.  Different colors are not necessary since the two columns are labeled on the figure. </w:t>
      </w:r>
    </w:p>
  </w:comment>
  <w:comment w:id="502" w:author="Nathan Dorn" w:date="2023-10-23T14:44:00Z" w:initials="ND">
    <w:p w14:paraId="525A6DAF" w14:textId="77777777" w:rsidR="00BE2032" w:rsidRDefault="00BE2032" w:rsidP="00960EE3">
      <w:pPr>
        <w:pStyle w:val="CommentText"/>
      </w:pPr>
      <w:r>
        <w:rPr>
          <w:rStyle w:val="CommentReference"/>
        </w:rPr>
        <w:annotationRef/>
      </w:r>
      <w:r>
        <w:t xml:space="preserve">Are these daily water temperatures?  I'm guessing. </w:t>
      </w:r>
    </w:p>
  </w:comment>
  <w:comment w:id="512" w:author="Nathan Dorn" w:date="2023-10-23T15:12:00Z" w:initials="ND">
    <w:p w14:paraId="0FB97C5B" w14:textId="77777777" w:rsidR="009211C5" w:rsidRDefault="009211C5" w:rsidP="001560AF">
      <w:pPr>
        <w:pStyle w:val="CommentText"/>
      </w:pPr>
      <w:r>
        <w:rPr>
          <w:rStyle w:val="CommentReference"/>
        </w:rPr>
        <w:annotationRef/>
      </w:r>
      <w:r>
        <w:t xml:space="preserve">Please make this one panel with the isocline so that youc an make the points larger and easier to read.  I don't think the temperature panel is worth putting in the body of the paper but maybe in an appendix.  The hydrograph scenarios are good for the first figure when you first describe the isocline and can help describe the good and poor hydrologic conditions consistent with the mechanics of the Darby et al. model. </w:t>
      </w:r>
    </w:p>
  </w:comment>
  <w:comment w:id="517" w:author="Nathan Dorn" w:date="2023-10-23T15:14:00Z" w:initials="ND">
    <w:p w14:paraId="3EAE2E61" w14:textId="77777777" w:rsidR="00F07A00" w:rsidRDefault="00F07A00" w:rsidP="00B55824">
      <w:pPr>
        <w:pStyle w:val="CommentText"/>
      </w:pPr>
      <w:r>
        <w:rPr>
          <w:rStyle w:val="CommentReference"/>
        </w:rPr>
        <w:annotationRef/>
      </w:r>
      <w:r>
        <w:t xml:space="preserve">Not descriptive enough.  You should let the labeling do the explaining except where the reader is still left confused.  Perhaps the weighted average nature of the parameters needs to be mentioned.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E2E67" w15:done="0"/>
  <w15:commentEx w15:paraId="729C5E2C" w15:done="0"/>
  <w15:commentEx w15:paraId="6421CBA5" w15:done="0"/>
  <w15:commentEx w15:paraId="165E4D8B" w15:done="0"/>
  <w15:commentEx w15:paraId="15D17C69" w15:done="0"/>
  <w15:commentEx w15:paraId="763DA770" w15:done="0"/>
  <w15:commentEx w15:paraId="1F4C0F1D" w15:done="0"/>
  <w15:commentEx w15:paraId="579CD056" w15:done="0"/>
  <w15:commentEx w15:paraId="76078C56" w15:done="0"/>
  <w15:commentEx w15:paraId="5B608E2B" w15:done="0"/>
  <w15:commentEx w15:paraId="1101B1DF" w15:done="0"/>
  <w15:commentEx w15:paraId="0DE65AE4" w15:done="0"/>
  <w15:commentEx w15:paraId="7848F415" w15:done="0"/>
  <w15:commentEx w15:paraId="225F5AA7" w15:done="0"/>
  <w15:commentEx w15:paraId="08613FBD" w15:done="0"/>
  <w15:commentEx w15:paraId="4FDCD8D6" w15:done="0"/>
  <w15:commentEx w15:paraId="58FF1E9C" w15:done="0"/>
  <w15:commentEx w15:paraId="1C5D6EF2" w15:done="0"/>
  <w15:commentEx w15:paraId="62F7D51D" w15:done="0"/>
  <w15:commentEx w15:paraId="7EA64B08" w15:done="0"/>
  <w15:commentEx w15:paraId="26DE5D81" w15:done="0"/>
  <w15:commentEx w15:paraId="107B389A" w15:done="0"/>
  <w15:commentEx w15:paraId="2BE5C47F" w15:done="0"/>
  <w15:commentEx w15:paraId="7CB26BE1" w15:done="0"/>
  <w15:commentEx w15:paraId="65A49D4A" w15:done="0"/>
  <w15:commentEx w15:paraId="558FE5FB" w15:done="0"/>
  <w15:commentEx w15:paraId="3BB3A8AD" w15:done="0"/>
  <w15:commentEx w15:paraId="029E7136" w15:done="0"/>
  <w15:commentEx w15:paraId="21D3074D" w15:done="0"/>
  <w15:commentEx w15:paraId="6E4B35C1" w15:done="0"/>
  <w15:commentEx w15:paraId="689241BE" w15:done="0"/>
  <w15:commentEx w15:paraId="3D89C859" w15:done="0"/>
  <w15:commentEx w15:paraId="7015F93B" w15:done="0"/>
  <w15:commentEx w15:paraId="3981CE19" w15:done="0"/>
  <w15:commentEx w15:paraId="55D4AE44" w15:done="0"/>
  <w15:commentEx w15:paraId="5E8CE98D" w15:done="0"/>
  <w15:commentEx w15:paraId="75EFFC0A" w15:done="0"/>
  <w15:commentEx w15:paraId="31E728C6" w15:done="0"/>
  <w15:commentEx w15:paraId="1D635B09" w15:done="0"/>
  <w15:commentEx w15:paraId="204A7A5A" w15:done="0"/>
  <w15:commentEx w15:paraId="1C77B9F2" w15:done="0"/>
  <w15:commentEx w15:paraId="1D9F50DC" w15:done="0"/>
  <w15:commentEx w15:paraId="7DE23757" w15:done="0"/>
  <w15:commentEx w15:paraId="372AED79" w15:done="0"/>
  <w15:commentEx w15:paraId="384197A6" w15:done="0"/>
  <w15:commentEx w15:paraId="4C3A37DA" w15:done="0"/>
  <w15:commentEx w15:paraId="7487CE6B" w15:done="0"/>
  <w15:commentEx w15:paraId="1D81FC38" w15:done="0"/>
  <w15:commentEx w15:paraId="071A1951" w15:done="0"/>
  <w15:commentEx w15:paraId="0A477544" w15:done="0"/>
  <w15:commentEx w15:paraId="411D81E7" w15:done="0"/>
  <w15:commentEx w15:paraId="525A6DAF" w15:done="0"/>
  <w15:commentEx w15:paraId="0FB97C5B" w15:done="0"/>
  <w15:commentEx w15:paraId="3EAE2E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71EBA1" w16cex:dateUtc="2023-10-23T15:28:00Z"/>
  <w16cex:commentExtensible w16cex:durableId="08C4E873" w16cex:dateUtc="2023-10-23T15:28:00Z"/>
  <w16cex:commentExtensible w16cex:durableId="1C1B36A9" w16cex:dateUtc="2023-10-23T15:51:00Z"/>
  <w16cex:commentExtensible w16cex:durableId="79914860" w16cex:dateUtc="2023-10-23T15:51:00Z"/>
  <w16cex:commentExtensible w16cex:durableId="04AF4632" w16cex:dateUtc="2023-10-23T15:51:00Z"/>
  <w16cex:commentExtensible w16cex:durableId="0E29956F" w16cex:dateUtc="2023-10-23T15:53:00Z"/>
  <w16cex:commentExtensible w16cex:durableId="1CDC07E7" w16cex:dateUtc="2023-10-23T15:45:00Z"/>
  <w16cex:commentExtensible w16cex:durableId="103C9260" w16cex:dateUtc="2023-10-23T15:58:00Z"/>
  <w16cex:commentExtensible w16cex:durableId="157BBFB5" w16cex:dateUtc="2023-10-23T15:57:00Z"/>
  <w16cex:commentExtensible w16cex:durableId="2C7D618A" w16cex:dateUtc="2023-10-23T15:46:00Z"/>
  <w16cex:commentExtensible w16cex:durableId="3C01638B" w16cex:dateUtc="2023-10-23T16:03:00Z"/>
  <w16cex:commentExtensible w16cex:durableId="69A0DD93" w16cex:dateUtc="2023-10-23T15:59:00Z"/>
  <w16cex:commentExtensible w16cex:durableId="3FA66255" w16cex:dateUtc="2023-10-23T16:56:00Z"/>
  <w16cex:commentExtensible w16cex:durableId="2E86219B" w16cex:dateUtc="2023-10-23T15:59:00Z"/>
  <w16cex:commentExtensible w16cex:durableId="7A7784EA" w16cex:dateUtc="2023-10-23T15:59:00Z"/>
  <w16cex:commentExtensible w16cex:durableId="5EC4A443" w16cex:dateUtc="2023-10-23T15:48:00Z"/>
  <w16cex:commentExtensible w16cex:durableId="17EDA99B" w16cex:dateUtc="2023-10-23T16:38:00Z"/>
  <w16cex:commentExtensible w16cex:durableId="5503B96E" w16cex:dateUtc="2023-10-23T16:39:00Z"/>
  <w16cex:commentExtensible w16cex:durableId="23F291D6" w16cex:dateUtc="2023-10-23T16:41:00Z"/>
  <w16cex:commentExtensible w16cex:durableId="4109D972" w16cex:dateUtc="2023-10-23T16:42:00Z"/>
  <w16cex:commentExtensible w16cex:durableId="7C9C3CA1" w16cex:dateUtc="2023-10-23T17:10:00Z"/>
  <w16cex:commentExtensible w16cex:durableId="265D22F4" w16cex:dateUtc="2023-10-23T16:44:00Z"/>
  <w16cex:commentExtensible w16cex:durableId="664C9130" w16cex:dateUtc="2023-10-23T16:49:00Z"/>
  <w16cex:commentExtensible w16cex:durableId="5A32B494" w16cex:dateUtc="2023-10-23T16:50:00Z"/>
  <w16cex:commentExtensible w16cex:durableId="0BEDF1A7" w16cex:dateUtc="2023-10-23T16:51:00Z"/>
  <w16cex:commentExtensible w16cex:durableId="2BB80DDE" w16cex:dateUtc="2023-10-23T16:46:00Z"/>
  <w16cex:commentExtensible w16cex:durableId="22EA1004" w16cex:dateUtc="2023-10-23T16:47:00Z"/>
  <w16cex:commentExtensible w16cex:durableId="3172AD9D" w16cex:dateUtc="2023-10-23T16:47:00Z"/>
  <w16cex:commentExtensible w16cex:durableId="4F0B0D38" w16cex:dateUtc="2023-10-23T16:52:00Z"/>
  <w16cex:commentExtensible w16cex:durableId="2556E00A" w16cex:dateUtc="2023-10-23T16:55:00Z"/>
  <w16cex:commentExtensible w16cex:durableId="37AD088D" w16cex:dateUtc="2023-10-23T17:16:00Z"/>
  <w16cex:commentExtensible w16cex:durableId="669EF6B8" w16cex:dateUtc="2023-10-23T17:15:00Z"/>
  <w16cex:commentExtensible w16cex:durableId="0B9DBB36" w16cex:dateUtc="2023-10-23T16:54:00Z"/>
  <w16cex:commentExtensible w16cex:durableId="5B9B406B" w16cex:dateUtc="2023-10-23T17:12:00Z"/>
  <w16cex:commentExtensible w16cex:durableId="7F119BF5" w16cex:dateUtc="2023-10-23T17:17:00Z"/>
  <w16cex:commentExtensible w16cex:durableId="67065BD6" w16cex:dateUtc="2023-10-23T16:59:00Z"/>
  <w16cex:commentExtensible w16cex:durableId="7274DABD" w16cex:dateUtc="2023-10-23T18:59:00Z"/>
  <w16cex:commentExtensible w16cex:durableId="08CCD813" w16cex:dateUtc="2023-10-23T17:08:00Z"/>
  <w16cex:commentExtensible w16cex:durableId="03C3A032" w16cex:dateUtc="2023-10-23T17:20:00Z"/>
  <w16cex:commentExtensible w16cex:durableId="03E22E7C" w16cex:dateUtc="2023-10-23T17:23:00Z"/>
  <w16cex:commentExtensible w16cex:durableId="596F4180" w16cex:dateUtc="2023-10-23T17:04:00Z"/>
  <w16cex:commentExtensible w16cex:durableId="3EE9AD16" w16cex:dateUtc="2023-10-23T17:05:00Z"/>
  <w16cex:commentExtensible w16cex:durableId="21265A8E" w16cex:dateUtc="2023-10-23T17:33:00Z"/>
  <w16cex:commentExtensible w16cex:durableId="444639E5" w16cex:dateUtc="2023-10-23T18:31:00Z"/>
  <w16cex:commentExtensible w16cex:durableId="773B6CA4" w16cex:dateUtc="2023-10-23T18:34:00Z"/>
  <w16cex:commentExtensible w16cex:durableId="55BF5586" w16cex:dateUtc="2023-10-23T18:51:00Z"/>
  <w16cex:commentExtensible w16cex:durableId="6AD7E80F" w16cex:dateUtc="2023-10-23T19:08:00Z"/>
  <w16cex:commentExtensible w16cex:durableId="40B551CB" w16cex:dateUtc="2023-10-23T18:48:00Z"/>
  <w16cex:commentExtensible w16cex:durableId="7FDF3587" w16cex:dateUtc="2023-10-23T18:45:00Z"/>
  <w16cex:commentExtensible w16cex:durableId="7509FE89" w16cex:dateUtc="2023-10-23T18:44:00Z"/>
  <w16cex:commentExtensible w16cex:durableId="1A3214CE" w16cex:dateUtc="2023-10-23T18:37:00Z"/>
  <w16cex:commentExtensible w16cex:durableId="71E0C852" w16cex:dateUtc="2023-10-23T18:44:00Z"/>
  <w16cex:commentExtensible w16cex:durableId="7F773127" w16cex:dateUtc="2023-10-23T19:12:00Z"/>
  <w16cex:commentExtensible w16cex:durableId="7349E497" w16cex:dateUtc="2023-10-23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E2E67" w16cid:durableId="2B71EBA1"/>
  <w16cid:commentId w16cid:paraId="729C5E2C" w16cid:durableId="08C4E873"/>
  <w16cid:commentId w16cid:paraId="6421CBA5" w16cid:durableId="1C1B36A9"/>
  <w16cid:commentId w16cid:paraId="165E4D8B" w16cid:durableId="79914860"/>
  <w16cid:commentId w16cid:paraId="15D17C69" w16cid:durableId="04AF4632"/>
  <w16cid:commentId w16cid:paraId="763DA770" w16cid:durableId="0E29956F"/>
  <w16cid:commentId w16cid:paraId="1F4C0F1D" w16cid:durableId="1CDC07E7"/>
  <w16cid:commentId w16cid:paraId="579CD056" w16cid:durableId="103C9260"/>
  <w16cid:commentId w16cid:paraId="76078C56" w16cid:durableId="157BBFB5"/>
  <w16cid:commentId w16cid:paraId="5B608E2B" w16cid:durableId="2C7D618A"/>
  <w16cid:commentId w16cid:paraId="1101B1DF" w16cid:durableId="3C01638B"/>
  <w16cid:commentId w16cid:paraId="0DE65AE4" w16cid:durableId="69A0DD93"/>
  <w16cid:commentId w16cid:paraId="7848F415" w16cid:durableId="3FA66255"/>
  <w16cid:commentId w16cid:paraId="225F5AA7" w16cid:durableId="2E86219B"/>
  <w16cid:commentId w16cid:paraId="08613FBD" w16cid:durableId="7A7784EA"/>
  <w16cid:commentId w16cid:paraId="4FDCD8D6" w16cid:durableId="5EC4A443"/>
  <w16cid:commentId w16cid:paraId="58FF1E9C" w16cid:durableId="17EDA99B"/>
  <w16cid:commentId w16cid:paraId="1C5D6EF2" w16cid:durableId="5503B96E"/>
  <w16cid:commentId w16cid:paraId="62F7D51D" w16cid:durableId="23F291D6"/>
  <w16cid:commentId w16cid:paraId="7EA64B08" w16cid:durableId="4109D972"/>
  <w16cid:commentId w16cid:paraId="26DE5D81" w16cid:durableId="7C9C3CA1"/>
  <w16cid:commentId w16cid:paraId="107B389A" w16cid:durableId="265D22F4"/>
  <w16cid:commentId w16cid:paraId="2BE5C47F" w16cid:durableId="664C9130"/>
  <w16cid:commentId w16cid:paraId="7CB26BE1" w16cid:durableId="5A32B494"/>
  <w16cid:commentId w16cid:paraId="65A49D4A" w16cid:durableId="0BEDF1A7"/>
  <w16cid:commentId w16cid:paraId="558FE5FB" w16cid:durableId="2BB80DDE"/>
  <w16cid:commentId w16cid:paraId="3BB3A8AD" w16cid:durableId="22EA1004"/>
  <w16cid:commentId w16cid:paraId="029E7136" w16cid:durableId="3172AD9D"/>
  <w16cid:commentId w16cid:paraId="21D3074D" w16cid:durableId="4F0B0D38"/>
  <w16cid:commentId w16cid:paraId="6E4B35C1" w16cid:durableId="2556E00A"/>
  <w16cid:commentId w16cid:paraId="689241BE" w16cid:durableId="37AD088D"/>
  <w16cid:commentId w16cid:paraId="3D89C859" w16cid:durableId="669EF6B8"/>
  <w16cid:commentId w16cid:paraId="7015F93B" w16cid:durableId="0B9DBB36"/>
  <w16cid:commentId w16cid:paraId="3981CE19" w16cid:durableId="5B9B406B"/>
  <w16cid:commentId w16cid:paraId="55D4AE44" w16cid:durableId="7F119BF5"/>
  <w16cid:commentId w16cid:paraId="5E8CE98D" w16cid:durableId="67065BD6"/>
  <w16cid:commentId w16cid:paraId="75EFFC0A" w16cid:durableId="7274DABD"/>
  <w16cid:commentId w16cid:paraId="31E728C6" w16cid:durableId="08CCD813"/>
  <w16cid:commentId w16cid:paraId="1D635B09" w16cid:durableId="03C3A032"/>
  <w16cid:commentId w16cid:paraId="204A7A5A" w16cid:durableId="03E22E7C"/>
  <w16cid:commentId w16cid:paraId="1C77B9F2" w16cid:durableId="596F4180"/>
  <w16cid:commentId w16cid:paraId="1D9F50DC" w16cid:durableId="3EE9AD16"/>
  <w16cid:commentId w16cid:paraId="7DE23757" w16cid:durableId="21265A8E"/>
  <w16cid:commentId w16cid:paraId="372AED79" w16cid:durableId="444639E5"/>
  <w16cid:commentId w16cid:paraId="384197A6" w16cid:durableId="773B6CA4"/>
  <w16cid:commentId w16cid:paraId="4C3A37DA" w16cid:durableId="55BF5586"/>
  <w16cid:commentId w16cid:paraId="7487CE6B" w16cid:durableId="6AD7E80F"/>
  <w16cid:commentId w16cid:paraId="1D81FC38" w16cid:durableId="40B551CB"/>
  <w16cid:commentId w16cid:paraId="071A1951" w16cid:durableId="7FDF3587"/>
  <w16cid:commentId w16cid:paraId="0A477544" w16cid:durableId="7509FE89"/>
  <w16cid:commentId w16cid:paraId="411D81E7" w16cid:durableId="1A3214CE"/>
  <w16cid:commentId w16cid:paraId="525A6DAF" w16cid:durableId="71E0C852"/>
  <w16cid:commentId w16cid:paraId="0FB97C5B" w16cid:durableId="7F773127"/>
  <w16cid:commentId w16cid:paraId="3EAE2E61" w16cid:durableId="7349E4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3837C" w14:textId="77777777" w:rsidR="005336DD" w:rsidRDefault="005336DD" w:rsidP="00781B9F">
      <w:pPr>
        <w:spacing w:line="240" w:lineRule="auto"/>
      </w:pPr>
      <w:r>
        <w:separator/>
      </w:r>
    </w:p>
  </w:endnote>
  <w:endnote w:type="continuationSeparator" w:id="0">
    <w:p w14:paraId="04EC47AD" w14:textId="77777777" w:rsidR="005336DD" w:rsidRDefault="005336DD"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6FC56" w14:textId="77777777" w:rsidR="005336DD" w:rsidRDefault="005336DD" w:rsidP="00781B9F">
      <w:pPr>
        <w:spacing w:line="240" w:lineRule="auto"/>
      </w:pPr>
      <w:r>
        <w:separator/>
      </w:r>
    </w:p>
  </w:footnote>
  <w:footnote w:type="continuationSeparator" w:id="0">
    <w:p w14:paraId="6B9257EB" w14:textId="77777777" w:rsidR="005336DD" w:rsidRDefault="005336DD" w:rsidP="00781B9F">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770"/>
    <w:rsid w:val="00004CAC"/>
    <w:rsid w:val="0000563F"/>
    <w:rsid w:val="00005D89"/>
    <w:rsid w:val="000075D2"/>
    <w:rsid w:val="000143F2"/>
    <w:rsid w:val="0001532D"/>
    <w:rsid w:val="00015A98"/>
    <w:rsid w:val="00015D6D"/>
    <w:rsid w:val="000177CE"/>
    <w:rsid w:val="00020367"/>
    <w:rsid w:val="000211B3"/>
    <w:rsid w:val="00025C85"/>
    <w:rsid w:val="000260E6"/>
    <w:rsid w:val="00026763"/>
    <w:rsid w:val="00030451"/>
    <w:rsid w:val="00034ED2"/>
    <w:rsid w:val="0003562F"/>
    <w:rsid w:val="00036BA0"/>
    <w:rsid w:val="0003765F"/>
    <w:rsid w:val="00042D12"/>
    <w:rsid w:val="00044265"/>
    <w:rsid w:val="00046220"/>
    <w:rsid w:val="0004712B"/>
    <w:rsid w:val="000473DE"/>
    <w:rsid w:val="0005137F"/>
    <w:rsid w:val="0005317C"/>
    <w:rsid w:val="00053DE2"/>
    <w:rsid w:val="0005439E"/>
    <w:rsid w:val="00056451"/>
    <w:rsid w:val="0006656F"/>
    <w:rsid w:val="000677A7"/>
    <w:rsid w:val="00070620"/>
    <w:rsid w:val="00070B34"/>
    <w:rsid w:val="0007192D"/>
    <w:rsid w:val="000725E3"/>
    <w:rsid w:val="00073E07"/>
    <w:rsid w:val="00076E4D"/>
    <w:rsid w:val="0007729E"/>
    <w:rsid w:val="00077BAB"/>
    <w:rsid w:val="00080A91"/>
    <w:rsid w:val="000866D9"/>
    <w:rsid w:val="00087B90"/>
    <w:rsid w:val="00090370"/>
    <w:rsid w:val="00090D23"/>
    <w:rsid w:val="00094371"/>
    <w:rsid w:val="00095C52"/>
    <w:rsid w:val="00096187"/>
    <w:rsid w:val="00096A0E"/>
    <w:rsid w:val="00096F5A"/>
    <w:rsid w:val="0009739D"/>
    <w:rsid w:val="000976EE"/>
    <w:rsid w:val="000A1006"/>
    <w:rsid w:val="000A293D"/>
    <w:rsid w:val="000A31B0"/>
    <w:rsid w:val="000A3465"/>
    <w:rsid w:val="000A3B1D"/>
    <w:rsid w:val="000A5391"/>
    <w:rsid w:val="000A5412"/>
    <w:rsid w:val="000B0267"/>
    <w:rsid w:val="000B27B4"/>
    <w:rsid w:val="000B47B7"/>
    <w:rsid w:val="000B4CC1"/>
    <w:rsid w:val="000B6982"/>
    <w:rsid w:val="000C1139"/>
    <w:rsid w:val="000C6934"/>
    <w:rsid w:val="000C7C5F"/>
    <w:rsid w:val="000D058A"/>
    <w:rsid w:val="000D487D"/>
    <w:rsid w:val="000D5CFF"/>
    <w:rsid w:val="000E1D22"/>
    <w:rsid w:val="000E2042"/>
    <w:rsid w:val="000E248A"/>
    <w:rsid w:val="000E299F"/>
    <w:rsid w:val="000E4A3E"/>
    <w:rsid w:val="000E4A42"/>
    <w:rsid w:val="000E4D60"/>
    <w:rsid w:val="000E5D3D"/>
    <w:rsid w:val="000E667F"/>
    <w:rsid w:val="000E68C9"/>
    <w:rsid w:val="000F2D5A"/>
    <w:rsid w:val="000F554B"/>
    <w:rsid w:val="000F5CF8"/>
    <w:rsid w:val="000F71E6"/>
    <w:rsid w:val="000F7F93"/>
    <w:rsid w:val="001002C1"/>
    <w:rsid w:val="001002D7"/>
    <w:rsid w:val="001003F5"/>
    <w:rsid w:val="0010172F"/>
    <w:rsid w:val="001035A5"/>
    <w:rsid w:val="0010376C"/>
    <w:rsid w:val="001067DA"/>
    <w:rsid w:val="0010760A"/>
    <w:rsid w:val="001127E3"/>
    <w:rsid w:val="00115AE4"/>
    <w:rsid w:val="00115B9E"/>
    <w:rsid w:val="00116DB8"/>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61955"/>
    <w:rsid w:val="00161C8D"/>
    <w:rsid w:val="001644A7"/>
    <w:rsid w:val="00164614"/>
    <w:rsid w:val="00167ADF"/>
    <w:rsid w:val="00167AEC"/>
    <w:rsid w:val="00167EE4"/>
    <w:rsid w:val="00173096"/>
    <w:rsid w:val="0017387E"/>
    <w:rsid w:val="00173B58"/>
    <w:rsid w:val="001755D4"/>
    <w:rsid w:val="00175971"/>
    <w:rsid w:val="00175D6C"/>
    <w:rsid w:val="00176122"/>
    <w:rsid w:val="00181F19"/>
    <w:rsid w:val="00192C6D"/>
    <w:rsid w:val="00193C41"/>
    <w:rsid w:val="0019531C"/>
    <w:rsid w:val="00195370"/>
    <w:rsid w:val="00197D8D"/>
    <w:rsid w:val="001A260B"/>
    <w:rsid w:val="001A41BE"/>
    <w:rsid w:val="001A538E"/>
    <w:rsid w:val="001A7550"/>
    <w:rsid w:val="001B03B0"/>
    <w:rsid w:val="001B1674"/>
    <w:rsid w:val="001B1B16"/>
    <w:rsid w:val="001B66BA"/>
    <w:rsid w:val="001C11C2"/>
    <w:rsid w:val="001C262D"/>
    <w:rsid w:val="001C2A27"/>
    <w:rsid w:val="001C2B5D"/>
    <w:rsid w:val="001C3CAC"/>
    <w:rsid w:val="001C40D8"/>
    <w:rsid w:val="001C6044"/>
    <w:rsid w:val="001C6E9D"/>
    <w:rsid w:val="001D110F"/>
    <w:rsid w:val="001D2C67"/>
    <w:rsid w:val="001D2F1A"/>
    <w:rsid w:val="001E0383"/>
    <w:rsid w:val="001E1667"/>
    <w:rsid w:val="001E1C2C"/>
    <w:rsid w:val="001E3B04"/>
    <w:rsid w:val="001E414A"/>
    <w:rsid w:val="001E4204"/>
    <w:rsid w:val="001E7736"/>
    <w:rsid w:val="001F00E4"/>
    <w:rsid w:val="001F01CC"/>
    <w:rsid w:val="001F0CBA"/>
    <w:rsid w:val="001F200C"/>
    <w:rsid w:val="001F26E2"/>
    <w:rsid w:val="001F4B71"/>
    <w:rsid w:val="001F5CFF"/>
    <w:rsid w:val="001F76CD"/>
    <w:rsid w:val="001F7F47"/>
    <w:rsid w:val="00200A79"/>
    <w:rsid w:val="00200F3C"/>
    <w:rsid w:val="00201C41"/>
    <w:rsid w:val="0020287B"/>
    <w:rsid w:val="002051F3"/>
    <w:rsid w:val="00205945"/>
    <w:rsid w:val="00212CE3"/>
    <w:rsid w:val="00213446"/>
    <w:rsid w:val="0021498F"/>
    <w:rsid w:val="00215205"/>
    <w:rsid w:val="002157AE"/>
    <w:rsid w:val="00216617"/>
    <w:rsid w:val="0022030A"/>
    <w:rsid w:val="00222F89"/>
    <w:rsid w:val="00223B46"/>
    <w:rsid w:val="002262D5"/>
    <w:rsid w:val="0022764D"/>
    <w:rsid w:val="00230A21"/>
    <w:rsid w:val="00233E90"/>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4B5"/>
    <w:rsid w:val="00276CA6"/>
    <w:rsid w:val="0027704C"/>
    <w:rsid w:val="00280198"/>
    <w:rsid w:val="0028090A"/>
    <w:rsid w:val="00280E93"/>
    <w:rsid w:val="00281885"/>
    <w:rsid w:val="00284229"/>
    <w:rsid w:val="00284F19"/>
    <w:rsid w:val="0028561B"/>
    <w:rsid w:val="002910C8"/>
    <w:rsid w:val="002914FF"/>
    <w:rsid w:val="00292AC8"/>
    <w:rsid w:val="00293BFD"/>
    <w:rsid w:val="00294C3A"/>
    <w:rsid w:val="002952BE"/>
    <w:rsid w:val="0029728A"/>
    <w:rsid w:val="00297CBF"/>
    <w:rsid w:val="002A0DB8"/>
    <w:rsid w:val="002A2056"/>
    <w:rsid w:val="002A2B5E"/>
    <w:rsid w:val="002A3783"/>
    <w:rsid w:val="002A4D1A"/>
    <w:rsid w:val="002A4FBB"/>
    <w:rsid w:val="002A7071"/>
    <w:rsid w:val="002B0D33"/>
    <w:rsid w:val="002B41C7"/>
    <w:rsid w:val="002B65A3"/>
    <w:rsid w:val="002B7700"/>
    <w:rsid w:val="002B7E2D"/>
    <w:rsid w:val="002C040A"/>
    <w:rsid w:val="002C1754"/>
    <w:rsid w:val="002C4727"/>
    <w:rsid w:val="002C6E46"/>
    <w:rsid w:val="002C7FBE"/>
    <w:rsid w:val="002D0652"/>
    <w:rsid w:val="002D20B0"/>
    <w:rsid w:val="002D2821"/>
    <w:rsid w:val="002D2DE9"/>
    <w:rsid w:val="002D345E"/>
    <w:rsid w:val="002D422E"/>
    <w:rsid w:val="002D4AA1"/>
    <w:rsid w:val="002D4BBC"/>
    <w:rsid w:val="002D53CF"/>
    <w:rsid w:val="002D684D"/>
    <w:rsid w:val="002D6FD7"/>
    <w:rsid w:val="002D7992"/>
    <w:rsid w:val="002E3D9B"/>
    <w:rsid w:val="002E6EE2"/>
    <w:rsid w:val="002E7D43"/>
    <w:rsid w:val="002F0470"/>
    <w:rsid w:val="002F0A1C"/>
    <w:rsid w:val="002F0C33"/>
    <w:rsid w:val="002F364A"/>
    <w:rsid w:val="002F4A19"/>
    <w:rsid w:val="002F58C4"/>
    <w:rsid w:val="002F5D5C"/>
    <w:rsid w:val="002F67DA"/>
    <w:rsid w:val="003016A5"/>
    <w:rsid w:val="003021B5"/>
    <w:rsid w:val="00302391"/>
    <w:rsid w:val="00305163"/>
    <w:rsid w:val="003052D0"/>
    <w:rsid w:val="003072D7"/>
    <w:rsid w:val="00307FC7"/>
    <w:rsid w:val="003106FD"/>
    <w:rsid w:val="00310CDE"/>
    <w:rsid w:val="00310CF5"/>
    <w:rsid w:val="00310D80"/>
    <w:rsid w:val="00311CDB"/>
    <w:rsid w:val="00312051"/>
    <w:rsid w:val="003125BA"/>
    <w:rsid w:val="0031395A"/>
    <w:rsid w:val="00315AFC"/>
    <w:rsid w:val="003200A6"/>
    <w:rsid w:val="003244F7"/>
    <w:rsid w:val="003245AF"/>
    <w:rsid w:val="00325E4A"/>
    <w:rsid w:val="003263BD"/>
    <w:rsid w:val="00326BD0"/>
    <w:rsid w:val="00327EAA"/>
    <w:rsid w:val="003303E3"/>
    <w:rsid w:val="003325CD"/>
    <w:rsid w:val="00334424"/>
    <w:rsid w:val="00334FFD"/>
    <w:rsid w:val="00335C42"/>
    <w:rsid w:val="003360DA"/>
    <w:rsid w:val="00336A45"/>
    <w:rsid w:val="00337821"/>
    <w:rsid w:val="00337D35"/>
    <w:rsid w:val="00337DE0"/>
    <w:rsid w:val="0034019E"/>
    <w:rsid w:val="00340387"/>
    <w:rsid w:val="00340D05"/>
    <w:rsid w:val="00341713"/>
    <w:rsid w:val="00342EE5"/>
    <w:rsid w:val="003439C4"/>
    <w:rsid w:val="00343FB3"/>
    <w:rsid w:val="0034743F"/>
    <w:rsid w:val="00353983"/>
    <w:rsid w:val="00354B6E"/>
    <w:rsid w:val="003557BF"/>
    <w:rsid w:val="00355C77"/>
    <w:rsid w:val="003620C7"/>
    <w:rsid w:val="003622EC"/>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85A0F"/>
    <w:rsid w:val="00385A85"/>
    <w:rsid w:val="00387C62"/>
    <w:rsid w:val="00391652"/>
    <w:rsid w:val="00391CFB"/>
    <w:rsid w:val="00393F89"/>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997"/>
    <w:rsid w:val="003B2E67"/>
    <w:rsid w:val="003B3C12"/>
    <w:rsid w:val="003B43BE"/>
    <w:rsid w:val="003B45BF"/>
    <w:rsid w:val="003B5B0F"/>
    <w:rsid w:val="003B66BA"/>
    <w:rsid w:val="003B6BCE"/>
    <w:rsid w:val="003C0045"/>
    <w:rsid w:val="003C0F32"/>
    <w:rsid w:val="003C1180"/>
    <w:rsid w:val="003C139D"/>
    <w:rsid w:val="003C1EF2"/>
    <w:rsid w:val="003C40A2"/>
    <w:rsid w:val="003C419E"/>
    <w:rsid w:val="003C4706"/>
    <w:rsid w:val="003C54B6"/>
    <w:rsid w:val="003C5793"/>
    <w:rsid w:val="003C6840"/>
    <w:rsid w:val="003C6BEB"/>
    <w:rsid w:val="003C77A6"/>
    <w:rsid w:val="003C7FEB"/>
    <w:rsid w:val="003D10D1"/>
    <w:rsid w:val="003D13DE"/>
    <w:rsid w:val="003D202C"/>
    <w:rsid w:val="003D261B"/>
    <w:rsid w:val="003D39BE"/>
    <w:rsid w:val="003D3D80"/>
    <w:rsid w:val="003D5178"/>
    <w:rsid w:val="003D5450"/>
    <w:rsid w:val="003D791C"/>
    <w:rsid w:val="003D7A30"/>
    <w:rsid w:val="003E1534"/>
    <w:rsid w:val="003E1857"/>
    <w:rsid w:val="003E20D0"/>
    <w:rsid w:val="003E3195"/>
    <w:rsid w:val="003E375A"/>
    <w:rsid w:val="003E3AC1"/>
    <w:rsid w:val="003E5E87"/>
    <w:rsid w:val="003F1730"/>
    <w:rsid w:val="003F1A58"/>
    <w:rsid w:val="003F54B7"/>
    <w:rsid w:val="003F58F7"/>
    <w:rsid w:val="003F751B"/>
    <w:rsid w:val="003F7F6D"/>
    <w:rsid w:val="00400904"/>
    <w:rsid w:val="00401AF4"/>
    <w:rsid w:val="0040297C"/>
    <w:rsid w:val="0040363B"/>
    <w:rsid w:val="0040403D"/>
    <w:rsid w:val="004040B5"/>
    <w:rsid w:val="004045F1"/>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3E3"/>
    <w:rsid w:val="00433C64"/>
    <w:rsid w:val="00440FA9"/>
    <w:rsid w:val="004412B6"/>
    <w:rsid w:val="00441904"/>
    <w:rsid w:val="00441BD4"/>
    <w:rsid w:val="0044495A"/>
    <w:rsid w:val="00444D1E"/>
    <w:rsid w:val="004466C6"/>
    <w:rsid w:val="004472A5"/>
    <w:rsid w:val="004472FF"/>
    <w:rsid w:val="00450A95"/>
    <w:rsid w:val="00452460"/>
    <w:rsid w:val="004530F5"/>
    <w:rsid w:val="0045324B"/>
    <w:rsid w:val="004538EF"/>
    <w:rsid w:val="004553AA"/>
    <w:rsid w:val="00455CF1"/>
    <w:rsid w:val="00460138"/>
    <w:rsid w:val="004611C7"/>
    <w:rsid w:val="00463596"/>
    <w:rsid w:val="00463E38"/>
    <w:rsid w:val="00464627"/>
    <w:rsid w:val="0046530C"/>
    <w:rsid w:val="00471A28"/>
    <w:rsid w:val="00474C54"/>
    <w:rsid w:val="00476412"/>
    <w:rsid w:val="00480B9C"/>
    <w:rsid w:val="004810FA"/>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A611D"/>
    <w:rsid w:val="004A6398"/>
    <w:rsid w:val="004B0537"/>
    <w:rsid w:val="004B4910"/>
    <w:rsid w:val="004C02F7"/>
    <w:rsid w:val="004C0607"/>
    <w:rsid w:val="004C1C0C"/>
    <w:rsid w:val="004C3869"/>
    <w:rsid w:val="004C7449"/>
    <w:rsid w:val="004D0204"/>
    <w:rsid w:val="004D142E"/>
    <w:rsid w:val="004D56B0"/>
    <w:rsid w:val="004D6A85"/>
    <w:rsid w:val="004D6DC1"/>
    <w:rsid w:val="004E00C5"/>
    <w:rsid w:val="004E142D"/>
    <w:rsid w:val="004E1C3A"/>
    <w:rsid w:val="004E2943"/>
    <w:rsid w:val="004E2B1E"/>
    <w:rsid w:val="004E338A"/>
    <w:rsid w:val="004E677F"/>
    <w:rsid w:val="004E6A83"/>
    <w:rsid w:val="004E6AAE"/>
    <w:rsid w:val="004F2BA1"/>
    <w:rsid w:val="004F582E"/>
    <w:rsid w:val="004F6202"/>
    <w:rsid w:val="004F74C4"/>
    <w:rsid w:val="00507639"/>
    <w:rsid w:val="005079BC"/>
    <w:rsid w:val="005127D5"/>
    <w:rsid w:val="0051304B"/>
    <w:rsid w:val="00515CDD"/>
    <w:rsid w:val="0051738D"/>
    <w:rsid w:val="005174EC"/>
    <w:rsid w:val="00517A13"/>
    <w:rsid w:val="00517B89"/>
    <w:rsid w:val="00524172"/>
    <w:rsid w:val="00524C32"/>
    <w:rsid w:val="005274EE"/>
    <w:rsid w:val="0053044F"/>
    <w:rsid w:val="005308AC"/>
    <w:rsid w:val="00531BA5"/>
    <w:rsid w:val="00531C71"/>
    <w:rsid w:val="0053280D"/>
    <w:rsid w:val="005336DD"/>
    <w:rsid w:val="00533B56"/>
    <w:rsid w:val="005372BA"/>
    <w:rsid w:val="00537511"/>
    <w:rsid w:val="0054153A"/>
    <w:rsid w:val="00542449"/>
    <w:rsid w:val="00544B37"/>
    <w:rsid w:val="0054791F"/>
    <w:rsid w:val="0055395A"/>
    <w:rsid w:val="00555932"/>
    <w:rsid w:val="00556838"/>
    <w:rsid w:val="00556921"/>
    <w:rsid w:val="00560215"/>
    <w:rsid w:val="00560E76"/>
    <w:rsid w:val="005618D4"/>
    <w:rsid w:val="0056332E"/>
    <w:rsid w:val="0056425B"/>
    <w:rsid w:val="00564DEB"/>
    <w:rsid w:val="00565530"/>
    <w:rsid w:val="00565F00"/>
    <w:rsid w:val="00571000"/>
    <w:rsid w:val="0057130E"/>
    <w:rsid w:val="0057141D"/>
    <w:rsid w:val="005724D1"/>
    <w:rsid w:val="00573372"/>
    <w:rsid w:val="005743D3"/>
    <w:rsid w:val="0057452A"/>
    <w:rsid w:val="00574FB1"/>
    <w:rsid w:val="00575E6F"/>
    <w:rsid w:val="005819B0"/>
    <w:rsid w:val="00582898"/>
    <w:rsid w:val="0058309D"/>
    <w:rsid w:val="005830F1"/>
    <w:rsid w:val="005865FB"/>
    <w:rsid w:val="005878BF"/>
    <w:rsid w:val="00596231"/>
    <w:rsid w:val="00596A33"/>
    <w:rsid w:val="00597803"/>
    <w:rsid w:val="005A017D"/>
    <w:rsid w:val="005A1346"/>
    <w:rsid w:val="005A21EE"/>
    <w:rsid w:val="005A34BA"/>
    <w:rsid w:val="005A48A4"/>
    <w:rsid w:val="005A5F74"/>
    <w:rsid w:val="005A63FC"/>
    <w:rsid w:val="005A74E7"/>
    <w:rsid w:val="005B0AD7"/>
    <w:rsid w:val="005B3CAB"/>
    <w:rsid w:val="005B443B"/>
    <w:rsid w:val="005B450B"/>
    <w:rsid w:val="005B5C62"/>
    <w:rsid w:val="005B7788"/>
    <w:rsid w:val="005B78C6"/>
    <w:rsid w:val="005B7C40"/>
    <w:rsid w:val="005B7EB7"/>
    <w:rsid w:val="005C1E5B"/>
    <w:rsid w:val="005C5952"/>
    <w:rsid w:val="005C609B"/>
    <w:rsid w:val="005D075A"/>
    <w:rsid w:val="005D0A7C"/>
    <w:rsid w:val="005D37E8"/>
    <w:rsid w:val="005D4A0D"/>
    <w:rsid w:val="005D6C34"/>
    <w:rsid w:val="005D6CD9"/>
    <w:rsid w:val="005D7A04"/>
    <w:rsid w:val="005D7F91"/>
    <w:rsid w:val="005E2D82"/>
    <w:rsid w:val="005E4A15"/>
    <w:rsid w:val="005E6DDF"/>
    <w:rsid w:val="005F008B"/>
    <w:rsid w:val="005F05EC"/>
    <w:rsid w:val="005F0A79"/>
    <w:rsid w:val="005F0A81"/>
    <w:rsid w:val="005F40BA"/>
    <w:rsid w:val="005F4238"/>
    <w:rsid w:val="005F4A7E"/>
    <w:rsid w:val="005F6C24"/>
    <w:rsid w:val="005F700E"/>
    <w:rsid w:val="005F7B07"/>
    <w:rsid w:val="00602A5E"/>
    <w:rsid w:val="006053B3"/>
    <w:rsid w:val="0060633A"/>
    <w:rsid w:val="006066ED"/>
    <w:rsid w:val="00610326"/>
    <w:rsid w:val="0061206B"/>
    <w:rsid w:val="00612951"/>
    <w:rsid w:val="006179D1"/>
    <w:rsid w:val="006209A7"/>
    <w:rsid w:val="006263E9"/>
    <w:rsid w:val="00627BD0"/>
    <w:rsid w:val="00630700"/>
    <w:rsid w:val="00632D3B"/>
    <w:rsid w:val="00634282"/>
    <w:rsid w:val="00634E57"/>
    <w:rsid w:val="006368F3"/>
    <w:rsid w:val="00640B8A"/>
    <w:rsid w:val="006413AA"/>
    <w:rsid w:val="00641AB1"/>
    <w:rsid w:val="006420F2"/>
    <w:rsid w:val="00644515"/>
    <w:rsid w:val="00650FEB"/>
    <w:rsid w:val="0065685E"/>
    <w:rsid w:val="00657449"/>
    <w:rsid w:val="006619D8"/>
    <w:rsid w:val="006654A9"/>
    <w:rsid w:val="00665746"/>
    <w:rsid w:val="00665FD5"/>
    <w:rsid w:val="00666799"/>
    <w:rsid w:val="00666C0E"/>
    <w:rsid w:val="006709CE"/>
    <w:rsid w:val="00672598"/>
    <w:rsid w:val="0067340C"/>
    <w:rsid w:val="0067437C"/>
    <w:rsid w:val="00674544"/>
    <w:rsid w:val="006752F7"/>
    <w:rsid w:val="00676986"/>
    <w:rsid w:val="00676AE8"/>
    <w:rsid w:val="0067711E"/>
    <w:rsid w:val="006840C8"/>
    <w:rsid w:val="006846D7"/>
    <w:rsid w:val="00685DC5"/>
    <w:rsid w:val="006870D2"/>
    <w:rsid w:val="00690487"/>
    <w:rsid w:val="006909B3"/>
    <w:rsid w:val="00691AB5"/>
    <w:rsid w:val="0069256F"/>
    <w:rsid w:val="0069260A"/>
    <w:rsid w:val="00693746"/>
    <w:rsid w:val="00695B5F"/>
    <w:rsid w:val="0069641C"/>
    <w:rsid w:val="00696A38"/>
    <w:rsid w:val="006A077E"/>
    <w:rsid w:val="006A07BC"/>
    <w:rsid w:val="006A210A"/>
    <w:rsid w:val="006A3180"/>
    <w:rsid w:val="006A4167"/>
    <w:rsid w:val="006A41AB"/>
    <w:rsid w:val="006A5A23"/>
    <w:rsid w:val="006A6610"/>
    <w:rsid w:val="006A6B0D"/>
    <w:rsid w:val="006A6EF3"/>
    <w:rsid w:val="006A717F"/>
    <w:rsid w:val="006A76E2"/>
    <w:rsid w:val="006B06B4"/>
    <w:rsid w:val="006B06C1"/>
    <w:rsid w:val="006B0786"/>
    <w:rsid w:val="006B22CD"/>
    <w:rsid w:val="006B27D9"/>
    <w:rsid w:val="006B28D4"/>
    <w:rsid w:val="006B39CE"/>
    <w:rsid w:val="006B3F32"/>
    <w:rsid w:val="006B5AB5"/>
    <w:rsid w:val="006B5D84"/>
    <w:rsid w:val="006B7942"/>
    <w:rsid w:val="006C2915"/>
    <w:rsid w:val="006C3488"/>
    <w:rsid w:val="006C371E"/>
    <w:rsid w:val="006C3755"/>
    <w:rsid w:val="006C3C06"/>
    <w:rsid w:val="006C4987"/>
    <w:rsid w:val="006C5664"/>
    <w:rsid w:val="006C62CD"/>
    <w:rsid w:val="006C6429"/>
    <w:rsid w:val="006D3802"/>
    <w:rsid w:val="006D4AF0"/>
    <w:rsid w:val="006D5426"/>
    <w:rsid w:val="006D7236"/>
    <w:rsid w:val="006D7996"/>
    <w:rsid w:val="006E0875"/>
    <w:rsid w:val="006E148D"/>
    <w:rsid w:val="006E3303"/>
    <w:rsid w:val="006E443B"/>
    <w:rsid w:val="006E4BAC"/>
    <w:rsid w:val="006E4D91"/>
    <w:rsid w:val="006E571B"/>
    <w:rsid w:val="006E5B6F"/>
    <w:rsid w:val="006E702C"/>
    <w:rsid w:val="006F2D33"/>
    <w:rsid w:val="006F2DD3"/>
    <w:rsid w:val="006F40F2"/>
    <w:rsid w:val="006F43FD"/>
    <w:rsid w:val="006F4781"/>
    <w:rsid w:val="006F680D"/>
    <w:rsid w:val="006F7964"/>
    <w:rsid w:val="00700D9B"/>
    <w:rsid w:val="00701315"/>
    <w:rsid w:val="007013B5"/>
    <w:rsid w:val="00701A1C"/>
    <w:rsid w:val="00703140"/>
    <w:rsid w:val="00704CBD"/>
    <w:rsid w:val="00705DAF"/>
    <w:rsid w:val="00706564"/>
    <w:rsid w:val="00710AF1"/>
    <w:rsid w:val="00711D01"/>
    <w:rsid w:val="00712733"/>
    <w:rsid w:val="007132A9"/>
    <w:rsid w:val="0071457E"/>
    <w:rsid w:val="00714BBC"/>
    <w:rsid w:val="00721287"/>
    <w:rsid w:val="007237CB"/>
    <w:rsid w:val="00725796"/>
    <w:rsid w:val="0073038E"/>
    <w:rsid w:val="00734DA1"/>
    <w:rsid w:val="00737963"/>
    <w:rsid w:val="00737FBA"/>
    <w:rsid w:val="00741385"/>
    <w:rsid w:val="0074239E"/>
    <w:rsid w:val="00743D22"/>
    <w:rsid w:val="0074479B"/>
    <w:rsid w:val="00744859"/>
    <w:rsid w:val="007465B3"/>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2361"/>
    <w:rsid w:val="007731C2"/>
    <w:rsid w:val="00774E42"/>
    <w:rsid w:val="007767AF"/>
    <w:rsid w:val="00780A93"/>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67C"/>
    <w:rsid w:val="007A4B20"/>
    <w:rsid w:val="007B0AB9"/>
    <w:rsid w:val="007B237D"/>
    <w:rsid w:val="007B3A71"/>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68BC"/>
    <w:rsid w:val="007D7D3F"/>
    <w:rsid w:val="007E04F2"/>
    <w:rsid w:val="007E1426"/>
    <w:rsid w:val="007E25B3"/>
    <w:rsid w:val="007E3F75"/>
    <w:rsid w:val="007E4F32"/>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199F"/>
    <w:rsid w:val="00812CAA"/>
    <w:rsid w:val="00814C44"/>
    <w:rsid w:val="008158E5"/>
    <w:rsid w:val="008168D9"/>
    <w:rsid w:val="00816DAD"/>
    <w:rsid w:val="0082163E"/>
    <w:rsid w:val="00821F76"/>
    <w:rsid w:val="00822636"/>
    <w:rsid w:val="00823EF1"/>
    <w:rsid w:val="0082405B"/>
    <w:rsid w:val="0082576E"/>
    <w:rsid w:val="0082626D"/>
    <w:rsid w:val="00826B4E"/>
    <w:rsid w:val="0082764C"/>
    <w:rsid w:val="0083031D"/>
    <w:rsid w:val="00832341"/>
    <w:rsid w:val="0083456F"/>
    <w:rsid w:val="00837C2B"/>
    <w:rsid w:val="00840AC6"/>
    <w:rsid w:val="00842FAC"/>
    <w:rsid w:val="00844A24"/>
    <w:rsid w:val="00844B9C"/>
    <w:rsid w:val="008457FD"/>
    <w:rsid w:val="00846AD7"/>
    <w:rsid w:val="00847297"/>
    <w:rsid w:val="008479D1"/>
    <w:rsid w:val="008479DA"/>
    <w:rsid w:val="00851601"/>
    <w:rsid w:val="00852BA0"/>
    <w:rsid w:val="00852E50"/>
    <w:rsid w:val="00854B7F"/>
    <w:rsid w:val="00855141"/>
    <w:rsid w:val="00855BE4"/>
    <w:rsid w:val="00860882"/>
    <w:rsid w:val="008615A9"/>
    <w:rsid w:val="0086272F"/>
    <w:rsid w:val="00862ED3"/>
    <w:rsid w:val="00866A71"/>
    <w:rsid w:val="00867213"/>
    <w:rsid w:val="00875313"/>
    <w:rsid w:val="0087695D"/>
    <w:rsid w:val="00881777"/>
    <w:rsid w:val="008820FC"/>
    <w:rsid w:val="0088477E"/>
    <w:rsid w:val="00884EBC"/>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1681"/>
    <w:rsid w:val="008B3065"/>
    <w:rsid w:val="008B4C13"/>
    <w:rsid w:val="008B6E95"/>
    <w:rsid w:val="008B6F76"/>
    <w:rsid w:val="008B763D"/>
    <w:rsid w:val="008B7C4C"/>
    <w:rsid w:val="008C1989"/>
    <w:rsid w:val="008C2FD9"/>
    <w:rsid w:val="008C312A"/>
    <w:rsid w:val="008C3B3A"/>
    <w:rsid w:val="008C3E69"/>
    <w:rsid w:val="008D0624"/>
    <w:rsid w:val="008D2188"/>
    <w:rsid w:val="008D2D6D"/>
    <w:rsid w:val="008D35B7"/>
    <w:rsid w:val="008D4B55"/>
    <w:rsid w:val="008D549D"/>
    <w:rsid w:val="008D75D8"/>
    <w:rsid w:val="008E0BE4"/>
    <w:rsid w:val="008E2173"/>
    <w:rsid w:val="008E2875"/>
    <w:rsid w:val="008E2C74"/>
    <w:rsid w:val="008E3CDF"/>
    <w:rsid w:val="008E3DC0"/>
    <w:rsid w:val="008E5466"/>
    <w:rsid w:val="008F0D91"/>
    <w:rsid w:val="008F1D52"/>
    <w:rsid w:val="008F2C4D"/>
    <w:rsid w:val="008F35F0"/>
    <w:rsid w:val="008F42C9"/>
    <w:rsid w:val="008F5051"/>
    <w:rsid w:val="008F7D6D"/>
    <w:rsid w:val="00900542"/>
    <w:rsid w:val="009008FB"/>
    <w:rsid w:val="00900A66"/>
    <w:rsid w:val="00901247"/>
    <w:rsid w:val="009043A1"/>
    <w:rsid w:val="0090528D"/>
    <w:rsid w:val="009104C8"/>
    <w:rsid w:val="00910D90"/>
    <w:rsid w:val="009116E1"/>
    <w:rsid w:val="00912403"/>
    <w:rsid w:val="00913184"/>
    <w:rsid w:val="0091536A"/>
    <w:rsid w:val="009211C5"/>
    <w:rsid w:val="00922A8E"/>
    <w:rsid w:val="00922E62"/>
    <w:rsid w:val="0092322D"/>
    <w:rsid w:val="0092333E"/>
    <w:rsid w:val="00924CD0"/>
    <w:rsid w:val="0092519C"/>
    <w:rsid w:val="00925468"/>
    <w:rsid w:val="00927DEE"/>
    <w:rsid w:val="00930555"/>
    <w:rsid w:val="00931A6F"/>
    <w:rsid w:val="00931AFE"/>
    <w:rsid w:val="009357FC"/>
    <w:rsid w:val="00936070"/>
    <w:rsid w:val="00936609"/>
    <w:rsid w:val="00937273"/>
    <w:rsid w:val="00937496"/>
    <w:rsid w:val="009378D1"/>
    <w:rsid w:val="0094118A"/>
    <w:rsid w:val="00941D48"/>
    <w:rsid w:val="0094207D"/>
    <w:rsid w:val="009420A3"/>
    <w:rsid w:val="00942D3E"/>
    <w:rsid w:val="009435F3"/>
    <w:rsid w:val="00944415"/>
    <w:rsid w:val="009459C0"/>
    <w:rsid w:val="0094600B"/>
    <w:rsid w:val="00947525"/>
    <w:rsid w:val="0094791D"/>
    <w:rsid w:val="0095359E"/>
    <w:rsid w:val="0095373A"/>
    <w:rsid w:val="00953997"/>
    <w:rsid w:val="009552C3"/>
    <w:rsid w:val="00955E6D"/>
    <w:rsid w:val="00960C7F"/>
    <w:rsid w:val="00961181"/>
    <w:rsid w:val="0096164D"/>
    <w:rsid w:val="009617D2"/>
    <w:rsid w:val="0096318D"/>
    <w:rsid w:val="00963335"/>
    <w:rsid w:val="009637E1"/>
    <w:rsid w:val="00966BC9"/>
    <w:rsid w:val="00967622"/>
    <w:rsid w:val="00971D0A"/>
    <w:rsid w:val="00971D24"/>
    <w:rsid w:val="00973149"/>
    <w:rsid w:val="00975131"/>
    <w:rsid w:val="0097748A"/>
    <w:rsid w:val="00977BC5"/>
    <w:rsid w:val="009807D9"/>
    <w:rsid w:val="009816F7"/>
    <w:rsid w:val="00981D77"/>
    <w:rsid w:val="00983D2F"/>
    <w:rsid w:val="00984896"/>
    <w:rsid w:val="00984A9E"/>
    <w:rsid w:val="00984C10"/>
    <w:rsid w:val="009853B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2300"/>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E7522"/>
    <w:rsid w:val="009F0430"/>
    <w:rsid w:val="009F078D"/>
    <w:rsid w:val="009F0DA3"/>
    <w:rsid w:val="009F35AE"/>
    <w:rsid w:val="009F3F03"/>
    <w:rsid w:val="009F4DC2"/>
    <w:rsid w:val="009F73A4"/>
    <w:rsid w:val="00A00A02"/>
    <w:rsid w:val="00A01ECE"/>
    <w:rsid w:val="00A03DA7"/>
    <w:rsid w:val="00A052CF"/>
    <w:rsid w:val="00A07932"/>
    <w:rsid w:val="00A10033"/>
    <w:rsid w:val="00A1003A"/>
    <w:rsid w:val="00A1053F"/>
    <w:rsid w:val="00A14402"/>
    <w:rsid w:val="00A150E8"/>
    <w:rsid w:val="00A16338"/>
    <w:rsid w:val="00A168BC"/>
    <w:rsid w:val="00A17D6C"/>
    <w:rsid w:val="00A20A35"/>
    <w:rsid w:val="00A2255A"/>
    <w:rsid w:val="00A22961"/>
    <w:rsid w:val="00A248F5"/>
    <w:rsid w:val="00A2577F"/>
    <w:rsid w:val="00A26477"/>
    <w:rsid w:val="00A30AEB"/>
    <w:rsid w:val="00A31CB9"/>
    <w:rsid w:val="00A32691"/>
    <w:rsid w:val="00A366C9"/>
    <w:rsid w:val="00A371B4"/>
    <w:rsid w:val="00A37AC2"/>
    <w:rsid w:val="00A42AA9"/>
    <w:rsid w:val="00A446D4"/>
    <w:rsid w:val="00A460CF"/>
    <w:rsid w:val="00A46F4A"/>
    <w:rsid w:val="00A504ED"/>
    <w:rsid w:val="00A50B65"/>
    <w:rsid w:val="00A556FF"/>
    <w:rsid w:val="00A56A35"/>
    <w:rsid w:val="00A57B84"/>
    <w:rsid w:val="00A57DCF"/>
    <w:rsid w:val="00A60D3A"/>
    <w:rsid w:val="00A60E9C"/>
    <w:rsid w:val="00A63CAF"/>
    <w:rsid w:val="00A640D4"/>
    <w:rsid w:val="00A64998"/>
    <w:rsid w:val="00A66139"/>
    <w:rsid w:val="00A66793"/>
    <w:rsid w:val="00A675E9"/>
    <w:rsid w:val="00A67841"/>
    <w:rsid w:val="00A70466"/>
    <w:rsid w:val="00A70A98"/>
    <w:rsid w:val="00A70AAA"/>
    <w:rsid w:val="00A71D4F"/>
    <w:rsid w:val="00A72E1D"/>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2515"/>
    <w:rsid w:val="00AB4431"/>
    <w:rsid w:val="00AB4AA7"/>
    <w:rsid w:val="00AC2334"/>
    <w:rsid w:val="00AC3917"/>
    <w:rsid w:val="00AC3B7E"/>
    <w:rsid w:val="00AC4903"/>
    <w:rsid w:val="00AC4A53"/>
    <w:rsid w:val="00AC528B"/>
    <w:rsid w:val="00AD1469"/>
    <w:rsid w:val="00AD1571"/>
    <w:rsid w:val="00AD1898"/>
    <w:rsid w:val="00AD2FFC"/>
    <w:rsid w:val="00AD301E"/>
    <w:rsid w:val="00AD5294"/>
    <w:rsid w:val="00AE0323"/>
    <w:rsid w:val="00AE1E34"/>
    <w:rsid w:val="00AE1FD7"/>
    <w:rsid w:val="00AE2951"/>
    <w:rsid w:val="00AE42E6"/>
    <w:rsid w:val="00AE4984"/>
    <w:rsid w:val="00AE5593"/>
    <w:rsid w:val="00AE55A2"/>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3701B"/>
    <w:rsid w:val="00B415B2"/>
    <w:rsid w:val="00B4280F"/>
    <w:rsid w:val="00B4735F"/>
    <w:rsid w:val="00B52DDD"/>
    <w:rsid w:val="00B568BF"/>
    <w:rsid w:val="00B56D23"/>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6885"/>
    <w:rsid w:val="00B7761B"/>
    <w:rsid w:val="00B77C11"/>
    <w:rsid w:val="00B821DA"/>
    <w:rsid w:val="00B8373E"/>
    <w:rsid w:val="00B8452F"/>
    <w:rsid w:val="00B84F09"/>
    <w:rsid w:val="00B853DF"/>
    <w:rsid w:val="00B85EE8"/>
    <w:rsid w:val="00B8667E"/>
    <w:rsid w:val="00B86975"/>
    <w:rsid w:val="00B870BE"/>
    <w:rsid w:val="00B91934"/>
    <w:rsid w:val="00B92731"/>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3061"/>
    <w:rsid w:val="00BD4013"/>
    <w:rsid w:val="00BD52A1"/>
    <w:rsid w:val="00BE2032"/>
    <w:rsid w:val="00BE28B7"/>
    <w:rsid w:val="00BE487B"/>
    <w:rsid w:val="00BE4BB7"/>
    <w:rsid w:val="00BE5122"/>
    <w:rsid w:val="00BE5B65"/>
    <w:rsid w:val="00BE6524"/>
    <w:rsid w:val="00BE7AE5"/>
    <w:rsid w:val="00BF0A47"/>
    <w:rsid w:val="00BF4E93"/>
    <w:rsid w:val="00C0184A"/>
    <w:rsid w:val="00C026B7"/>
    <w:rsid w:val="00C03BE5"/>
    <w:rsid w:val="00C06197"/>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2FB"/>
    <w:rsid w:val="00C42F62"/>
    <w:rsid w:val="00C42F8A"/>
    <w:rsid w:val="00C44380"/>
    <w:rsid w:val="00C4477D"/>
    <w:rsid w:val="00C449F3"/>
    <w:rsid w:val="00C50180"/>
    <w:rsid w:val="00C523D2"/>
    <w:rsid w:val="00C529D3"/>
    <w:rsid w:val="00C5309B"/>
    <w:rsid w:val="00C53834"/>
    <w:rsid w:val="00C54F60"/>
    <w:rsid w:val="00C5566E"/>
    <w:rsid w:val="00C57758"/>
    <w:rsid w:val="00C57E78"/>
    <w:rsid w:val="00C606E0"/>
    <w:rsid w:val="00C6286D"/>
    <w:rsid w:val="00C63569"/>
    <w:rsid w:val="00C63B31"/>
    <w:rsid w:val="00C6475B"/>
    <w:rsid w:val="00C6515F"/>
    <w:rsid w:val="00C71D0D"/>
    <w:rsid w:val="00C72622"/>
    <w:rsid w:val="00C759B3"/>
    <w:rsid w:val="00C7734A"/>
    <w:rsid w:val="00C8015E"/>
    <w:rsid w:val="00C8057D"/>
    <w:rsid w:val="00C80A91"/>
    <w:rsid w:val="00C82CC8"/>
    <w:rsid w:val="00C85526"/>
    <w:rsid w:val="00C91B0D"/>
    <w:rsid w:val="00C93E17"/>
    <w:rsid w:val="00C956C1"/>
    <w:rsid w:val="00C95A07"/>
    <w:rsid w:val="00C95EBA"/>
    <w:rsid w:val="00CA1252"/>
    <w:rsid w:val="00CA1F3D"/>
    <w:rsid w:val="00CA2F5C"/>
    <w:rsid w:val="00CA5FB5"/>
    <w:rsid w:val="00CB2025"/>
    <w:rsid w:val="00CB34F4"/>
    <w:rsid w:val="00CB4226"/>
    <w:rsid w:val="00CB524C"/>
    <w:rsid w:val="00CB5846"/>
    <w:rsid w:val="00CB73E6"/>
    <w:rsid w:val="00CC0A74"/>
    <w:rsid w:val="00CC175B"/>
    <w:rsid w:val="00CC2708"/>
    <w:rsid w:val="00CC5CC9"/>
    <w:rsid w:val="00CD3E6A"/>
    <w:rsid w:val="00CD4FCC"/>
    <w:rsid w:val="00CD5153"/>
    <w:rsid w:val="00CD5B5D"/>
    <w:rsid w:val="00CD5C78"/>
    <w:rsid w:val="00CE0032"/>
    <w:rsid w:val="00CE275D"/>
    <w:rsid w:val="00CE4057"/>
    <w:rsid w:val="00CE4B0B"/>
    <w:rsid w:val="00CE6897"/>
    <w:rsid w:val="00CE68C8"/>
    <w:rsid w:val="00CE6D65"/>
    <w:rsid w:val="00CE761E"/>
    <w:rsid w:val="00CF08DF"/>
    <w:rsid w:val="00CF1E6E"/>
    <w:rsid w:val="00CF2EAB"/>
    <w:rsid w:val="00CF3CF4"/>
    <w:rsid w:val="00CF4A5B"/>
    <w:rsid w:val="00CF5053"/>
    <w:rsid w:val="00CF7AD1"/>
    <w:rsid w:val="00D00107"/>
    <w:rsid w:val="00D00963"/>
    <w:rsid w:val="00D0160B"/>
    <w:rsid w:val="00D04C89"/>
    <w:rsid w:val="00D056E0"/>
    <w:rsid w:val="00D05E51"/>
    <w:rsid w:val="00D067F1"/>
    <w:rsid w:val="00D07902"/>
    <w:rsid w:val="00D13F08"/>
    <w:rsid w:val="00D15DC1"/>
    <w:rsid w:val="00D1601D"/>
    <w:rsid w:val="00D202DA"/>
    <w:rsid w:val="00D20C01"/>
    <w:rsid w:val="00D2154F"/>
    <w:rsid w:val="00D274C1"/>
    <w:rsid w:val="00D276B0"/>
    <w:rsid w:val="00D30F67"/>
    <w:rsid w:val="00D313C7"/>
    <w:rsid w:val="00D32C46"/>
    <w:rsid w:val="00D32D82"/>
    <w:rsid w:val="00D345C5"/>
    <w:rsid w:val="00D345DB"/>
    <w:rsid w:val="00D34FB7"/>
    <w:rsid w:val="00D36ECE"/>
    <w:rsid w:val="00D3771B"/>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0876"/>
    <w:rsid w:val="00D724D9"/>
    <w:rsid w:val="00D728C7"/>
    <w:rsid w:val="00D736C5"/>
    <w:rsid w:val="00D73A35"/>
    <w:rsid w:val="00D73D02"/>
    <w:rsid w:val="00D76530"/>
    <w:rsid w:val="00D7774F"/>
    <w:rsid w:val="00D80456"/>
    <w:rsid w:val="00D81BA8"/>
    <w:rsid w:val="00D82F3C"/>
    <w:rsid w:val="00D83290"/>
    <w:rsid w:val="00D8646C"/>
    <w:rsid w:val="00D917A8"/>
    <w:rsid w:val="00D91E1E"/>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B5AC2"/>
    <w:rsid w:val="00DC1C6A"/>
    <w:rsid w:val="00DC29A8"/>
    <w:rsid w:val="00DC3F81"/>
    <w:rsid w:val="00DD09A9"/>
    <w:rsid w:val="00DD0FEB"/>
    <w:rsid w:val="00DD171E"/>
    <w:rsid w:val="00DD1A2E"/>
    <w:rsid w:val="00DD277E"/>
    <w:rsid w:val="00DD491A"/>
    <w:rsid w:val="00DD50C7"/>
    <w:rsid w:val="00DD6116"/>
    <w:rsid w:val="00DE0922"/>
    <w:rsid w:val="00DE2D9F"/>
    <w:rsid w:val="00DE3FBD"/>
    <w:rsid w:val="00DE4930"/>
    <w:rsid w:val="00DE5E5A"/>
    <w:rsid w:val="00DF080D"/>
    <w:rsid w:val="00DF15C0"/>
    <w:rsid w:val="00DF27D3"/>
    <w:rsid w:val="00DF35BB"/>
    <w:rsid w:val="00DF5136"/>
    <w:rsid w:val="00DF62CD"/>
    <w:rsid w:val="00DF62F5"/>
    <w:rsid w:val="00DF68FB"/>
    <w:rsid w:val="00DF6AC5"/>
    <w:rsid w:val="00E0010A"/>
    <w:rsid w:val="00E00186"/>
    <w:rsid w:val="00E0020A"/>
    <w:rsid w:val="00E00E18"/>
    <w:rsid w:val="00E00EC9"/>
    <w:rsid w:val="00E01953"/>
    <w:rsid w:val="00E04726"/>
    <w:rsid w:val="00E04998"/>
    <w:rsid w:val="00E058F6"/>
    <w:rsid w:val="00E0681A"/>
    <w:rsid w:val="00E1024C"/>
    <w:rsid w:val="00E10444"/>
    <w:rsid w:val="00E10D21"/>
    <w:rsid w:val="00E138A0"/>
    <w:rsid w:val="00E148C2"/>
    <w:rsid w:val="00E1556A"/>
    <w:rsid w:val="00E16E5A"/>
    <w:rsid w:val="00E17023"/>
    <w:rsid w:val="00E17708"/>
    <w:rsid w:val="00E20AC2"/>
    <w:rsid w:val="00E2220B"/>
    <w:rsid w:val="00E23E3B"/>
    <w:rsid w:val="00E24A15"/>
    <w:rsid w:val="00E24EC8"/>
    <w:rsid w:val="00E25522"/>
    <w:rsid w:val="00E25569"/>
    <w:rsid w:val="00E26E43"/>
    <w:rsid w:val="00E27927"/>
    <w:rsid w:val="00E307E9"/>
    <w:rsid w:val="00E3243F"/>
    <w:rsid w:val="00E3449E"/>
    <w:rsid w:val="00E3467A"/>
    <w:rsid w:val="00E3534E"/>
    <w:rsid w:val="00E3749B"/>
    <w:rsid w:val="00E37622"/>
    <w:rsid w:val="00E37C9F"/>
    <w:rsid w:val="00E37D7F"/>
    <w:rsid w:val="00E37D98"/>
    <w:rsid w:val="00E40FDD"/>
    <w:rsid w:val="00E42A8C"/>
    <w:rsid w:val="00E43AE9"/>
    <w:rsid w:val="00E43BF4"/>
    <w:rsid w:val="00E45AD8"/>
    <w:rsid w:val="00E47F33"/>
    <w:rsid w:val="00E56059"/>
    <w:rsid w:val="00E57705"/>
    <w:rsid w:val="00E60194"/>
    <w:rsid w:val="00E62B58"/>
    <w:rsid w:val="00E631D8"/>
    <w:rsid w:val="00E633E9"/>
    <w:rsid w:val="00E64D23"/>
    <w:rsid w:val="00E64D8F"/>
    <w:rsid w:val="00E6570A"/>
    <w:rsid w:val="00E70834"/>
    <w:rsid w:val="00E74427"/>
    <w:rsid w:val="00E75386"/>
    <w:rsid w:val="00E76843"/>
    <w:rsid w:val="00E774F1"/>
    <w:rsid w:val="00E77CFC"/>
    <w:rsid w:val="00E77E3A"/>
    <w:rsid w:val="00E81736"/>
    <w:rsid w:val="00E90C16"/>
    <w:rsid w:val="00E91B98"/>
    <w:rsid w:val="00E9210A"/>
    <w:rsid w:val="00E92206"/>
    <w:rsid w:val="00E92BAA"/>
    <w:rsid w:val="00E93A44"/>
    <w:rsid w:val="00EA1CBB"/>
    <w:rsid w:val="00EA3305"/>
    <w:rsid w:val="00EA7392"/>
    <w:rsid w:val="00EA78B7"/>
    <w:rsid w:val="00EA7CB0"/>
    <w:rsid w:val="00EB00A7"/>
    <w:rsid w:val="00EB1B3A"/>
    <w:rsid w:val="00EB38DA"/>
    <w:rsid w:val="00EB5CE4"/>
    <w:rsid w:val="00EB6C6B"/>
    <w:rsid w:val="00EC16DC"/>
    <w:rsid w:val="00EC7355"/>
    <w:rsid w:val="00ED09E9"/>
    <w:rsid w:val="00ED2806"/>
    <w:rsid w:val="00ED334A"/>
    <w:rsid w:val="00ED7135"/>
    <w:rsid w:val="00EE12FE"/>
    <w:rsid w:val="00EE2267"/>
    <w:rsid w:val="00EE394B"/>
    <w:rsid w:val="00EE5D6B"/>
    <w:rsid w:val="00EE6A55"/>
    <w:rsid w:val="00EF0AA3"/>
    <w:rsid w:val="00EF1E37"/>
    <w:rsid w:val="00EF384C"/>
    <w:rsid w:val="00EF3B40"/>
    <w:rsid w:val="00EF3FCE"/>
    <w:rsid w:val="00EF55A3"/>
    <w:rsid w:val="00F002D0"/>
    <w:rsid w:val="00F00D9A"/>
    <w:rsid w:val="00F0287F"/>
    <w:rsid w:val="00F03084"/>
    <w:rsid w:val="00F04850"/>
    <w:rsid w:val="00F0682B"/>
    <w:rsid w:val="00F07014"/>
    <w:rsid w:val="00F07A00"/>
    <w:rsid w:val="00F10520"/>
    <w:rsid w:val="00F1179E"/>
    <w:rsid w:val="00F122A3"/>
    <w:rsid w:val="00F12CE6"/>
    <w:rsid w:val="00F12DE0"/>
    <w:rsid w:val="00F13A4E"/>
    <w:rsid w:val="00F14B50"/>
    <w:rsid w:val="00F14D6E"/>
    <w:rsid w:val="00F23008"/>
    <w:rsid w:val="00F23AE4"/>
    <w:rsid w:val="00F242A7"/>
    <w:rsid w:val="00F24A58"/>
    <w:rsid w:val="00F2564A"/>
    <w:rsid w:val="00F26682"/>
    <w:rsid w:val="00F27B91"/>
    <w:rsid w:val="00F31D7A"/>
    <w:rsid w:val="00F34470"/>
    <w:rsid w:val="00F374ED"/>
    <w:rsid w:val="00F400DE"/>
    <w:rsid w:val="00F40998"/>
    <w:rsid w:val="00F44806"/>
    <w:rsid w:val="00F45861"/>
    <w:rsid w:val="00F464BE"/>
    <w:rsid w:val="00F504BD"/>
    <w:rsid w:val="00F504F9"/>
    <w:rsid w:val="00F52384"/>
    <w:rsid w:val="00F52404"/>
    <w:rsid w:val="00F524D8"/>
    <w:rsid w:val="00F5495B"/>
    <w:rsid w:val="00F54998"/>
    <w:rsid w:val="00F55596"/>
    <w:rsid w:val="00F567B9"/>
    <w:rsid w:val="00F56F0E"/>
    <w:rsid w:val="00F61E75"/>
    <w:rsid w:val="00F63D92"/>
    <w:rsid w:val="00F63FDA"/>
    <w:rsid w:val="00F64FBF"/>
    <w:rsid w:val="00F6786D"/>
    <w:rsid w:val="00F67942"/>
    <w:rsid w:val="00F70BF8"/>
    <w:rsid w:val="00F73499"/>
    <w:rsid w:val="00F74496"/>
    <w:rsid w:val="00F746D6"/>
    <w:rsid w:val="00F74A4A"/>
    <w:rsid w:val="00F770E4"/>
    <w:rsid w:val="00F82D96"/>
    <w:rsid w:val="00F830EC"/>
    <w:rsid w:val="00F83AF8"/>
    <w:rsid w:val="00F840A9"/>
    <w:rsid w:val="00F84CDF"/>
    <w:rsid w:val="00F85977"/>
    <w:rsid w:val="00F94170"/>
    <w:rsid w:val="00F95C05"/>
    <w:rsid w:val="00F96E65"/>
    <w:rsid w:val="00FA00CA"/>
    <w:rsid w:val="00FA0B90"/>
    <w:rsid w:val="00FA1E19"/>
    <w:rsid w:val="00FA4664"/>
    <w:rsid w:val="00FA6087"/>
    <w:rsid w:val="00FB249A"/>
    <w:rsid w:val="00FB2E10"/>
    <w:rsid w:val="00FB2E68"/>
    <w:rsid w:val="00FB4AB9"/>
    <w:rsid w:val="00FB5C2A"/>
    <w:rsid w:val="00FC4626"/>
    <w:rsid w:val="00FC5CD1"/>
    <w:rsid w:val="00FC67EA"/>
    <w:rsid w:val="00FC7ED1"/>
    <w:rsid w:val="00FC7FB0"/>
    <w:rsid w:val="00FD1A6E"/>
    <w:rsid w:val="00FD2148"/>
    <w:rsid w:val="00FD46BA"/>
    <w:rsid w:val="00FD549C"/>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 w:val="00FF4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1.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3.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4.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43380</Words>
  <Characters>247270</Characters>
  <Application>Microsoft Office Word</Application>
  <DocSecurity>0</DocSecurity>
  <Lines>2060</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2</cp:revision>
  <dcterms:created xsi:type="dcterms:W3CDTF">2023-10-24T12:27:00Z</dcterms:created>
  <dcterms:modified xsi:type="dcterms:W3CDTF">2023-10-24T12:27:00Z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zotero-version="6.0.27"&gt;&lt;session id="lDwfDqSM"/&gt;&lt;style id="http://www.zotero.org/styles/functional-ecology" hasBibliography="1" bibliographyStyleHasBeenSet="1"/&gt;&lt;prefs&gt;&lt;pref name="fieldType" value="Field"/&gt;&lt;/prefs&gt;&lt;/data&gt;</vt:lpwstr>
  </property>
</Properties>
</file>