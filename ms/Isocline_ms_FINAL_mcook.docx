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39BABC2B"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r w:rsidR="00A66C5E">
        <w:rPr>
          <w:vertAlign w:val="superscript"/>
        </w:rPr>
        <w:t>3</w:t>
      </w:r>
      <w:r>
        <w:t xml:space="preserve">; </w:t>
      </w:r>
      <w:r>
        <w:rPr>
          <w:rStyle w:val="normaltextrun"/>
          <w:color w:val="000000"/>
          <w:shd w:val="clear" w:color="auto" w:fill="FFFFFF"/>
        </w:rPr>
        <w:t>ORCID: 0000-0001-7503-3120</w:t>
      </w:r>
    </w:p>
    <w:p w14:paraId="3BF9BB6E" w14:textId="7F14F22A" w:rsidR="00673700" w:rsidRPr="00524172" w:rsidRDefault="00673700" w:rsidP="00DA1243">
      <w:pPr>
        <w:pStyle w:val="NATESTYLE1CommonCollege"/>
      </w:pPr>
      <w:r w:rsidRPr="00524172">
        <w:t>M</w:t>
      </w:r>
      <w:r w:rsidR="007B357F">
        <w:t>ark</w:t>
      </w:r>
      <w:r>
        <w:t xml:space="preserve"> </w:t>
      </w:r>
      <w:r w:rsidRPr="00524172">
        <w:t>I. Cook</w:t>
      </w:r>
      <w:r w:rsidR="00A66C5E">
        <w:rPr>
          <w:vertAlign w:val="superscript"/>
        </w:rPr>
        <w:t>4</w:t>
      </w:r>
      <w:r w:rsidR="00F566B9">
        <w:t xml:space="preserve">; ORCID: </w:t>
      </w:r>
      <w:r w:rsidR="00F566B9" w:rsidRPr="00F566B9">
        <w:t>0009-0002-4206-7548</w:t>
      </w:r>
      <w:r w:rsidR="002F1FE5">
        <w:t xml:space="preserve"> </w:t>
      </w:r>
    </w:p>
    <w:p w14:paraId="769847CB" w14:textId="4951F89E"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r w:rsidR="00A66C5E">
        <w:rPr>
          <w:vertAlign w:val="superscript"/>
        </w:rPr>
        <w:t>3</w:t>
      </w:r>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289FD5B4" w:rsidR="00673700" w:rsidRPr="00524172" w:rsidRDefault="00673700" w:rsidP="00DA1243">
      <w:pPr>
        <w:pStyle w:val="NATESTYLE1CommonCollege"/>
      </w:pPr>
      <w:r>
        <w:rPr>
          <w:vertAlign w:val="superscript"/>
        </w:rPr>
        <w:t>3</w:t>
      </w:r>
      <w:r w:rsidRPr="00524172">
        <w:t xml:space="preserve"> </w:t>
      </w:r>
      <w:r w:rsidR="00C10480">
        <w:t>Department of Biological Sciences, Florida Atlantic University, Boca Raton, FL, USA</w:t>
      </w:r>
    </w:p>
    <w:p w14:paraId="7C3B9AFA" w14:textId="13633259" w:rsidR="00673700" w:rsidRDefault="00673700" w:rsidP="00C10480">
      <w:pPr>
        <w:pStyle w:val="NATESTYLE1CommonCollege"/>
      </w:pPr>
      <w:r>
        <w:rPr>
          <w:vertAlign w:val="superscript"/>
        </w:rPr>
        <w:t>4</w:t>
      </w:r>
      <w:r w:rsidRPr="00524172">
        <w:t xml:space="preserve"> </w:t>
      </w:r>
      <w:r w:rsidR="00C10480">
        <w:t xml:space="preserve">Applied Sciences Bureau, </w:t>
      </w:r>
      <w:r w:rsidR="00C10480" w:rsidRPr="00524172">
        <w:t>South Florida Water Management District</w:t>
      </w:r>
      <w:r w:rsidR="00C10480">
        <w:t>. West Palm Beach, FL, USA</w:t>
      </w:r>
      <w:r w:rsidR="00C10480" w:rsidRPr="00524172" w:rsidDel="00C10480">
        <w:t xml:space="preserve"> </w:t>
      </w:r>
      <w:r w:rsidR="00531A6F">
        <w:t xml:space="preserve">Open Research </w:t>
      </w:r>
      <w:r w:rsidR="00000516">
        <w:t>S</w:t>
      </w:r>
      <w:r w:rsidR="00531A6F">
        <w:t>tatement</w:t>
      </w:r>
    </w:p>
    <w:p w14:paraId="59CB2BF4" w14:textId="122EA6F2" w:rsidR="002B5BC6" w:rsidRPr="002B5BC6" w:rsidRDefault="002B5BC6" w:rsidP="00C10480">
      <w:pPr>
        <w:pStyle w:val="NATESTYLE1CommonCollege"/>
        <w:rPr>
          <w:b/>
          <w:bCs/>
        </w:rPr>
      </w:pPr>
      <w:r w:rsidRPr="002B5BC6">
        <w:rPr>
          <w:b/>
          <w:bCs/>
        </w:rPr>
        <w:t>Open Research Statement</w:t>
      </w:r>
    </w:p>
    <w:p w14:paraId="7C8FA95E" w14:textId="1252C395" w:rsidR="00673700" w:rsidRDefault="006C48FA" w:rsidP="00DA1243">
      <w:r>
        <w:t>A</w:t>
      </w:r>
      <w:r w:rsidR="00492E24">
        <w:t xml:space="preserve">ll data and code associated with the manuscript </w:t>
      </w:r>
      <w:r w:rsidR="00AE78AA">
        <w:t>are provided in Zenodo</w:t>
      </w:r>
      <w:r w:rsidR="009A0054">
        <w:t xml:space="preserve"> (</w:t>
      </w:r>
      <w:r w:rsidR="00CB445A" w:rsidRPr="00D5374C">
        <w:t>https://doi.org/10.5281/zenodo.15611001</w:t>
      </w:r>
      <w:r w:rsidR="009A0054">
        <w:t>)</w:t>
      </w:r>
      <w:r w:rsidR="00834961">
        <w:t>.</w:t>
      </w:r>
      <w:r w:rsidR="009A0054">
        <w:t xml:space="preserve"> </w:t>
      </w:r>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3108F977" w14:textId="787D74D2" w:rsidR="00FE3FC6"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w:t>
      </w:r>
      <w:r w:rsidR="005A4076">
        <w:t>.</w:t>
      </w:r>
      <w:r w:rsidR="00673700">
        <w:t xml:space="preserve"> </w:t>
      </w:r>
      <w:r w:rsidR="005A4076">
        <w:t>B</w:t>
      </w:r>
      <w:r w:rsidR="00673700">
        <w:t xml:space="preserve">ut the </w:t>
      </w:r>
      <w:r w:rsidR="006F1A37">
        <w:t xml:space="preserve">interactive </w:t>
      </w:r>
      <w:r w:rsidR="00D87850">
        <w:t>effect</w:t>
      </w:r>
      <w:r w:rsidR="003238A7">
        <w:t>s</w:t>
      </w:r>
      <w:r w:rsidR="00D87850">
        <w:t xml:space="preserve"> of juvenile growth and survival</w:t>
      </w:r>
      <w:r w:rsidR="00285A95">
        <w:t xml:space="preserve"> on population growth</w:t>
      </w:r>
      <w:r w:rsidR="00673700">
        <w:t xml:space="preserve"> </w:t>
      </w:r>
      <w:r w:rsidR="003238A7">
        <w:t>are rarely</w:t>
      </w:r>
      <w:r w:rsidR="00673700">
        <w:t xml:space="preserve"> </w:t>
      </w:r>
      <w:r w:rsidR="00560AC9">
        <w:t>illustrated</w:t>
      </w:r>
      <w:r w:rsidR="00673700">
        <w:t xml:space="preserve"> </w:t>
      </w:r>
      <w:r w:rsidR="00810208">
        <w:t>theoretically,</w:t>
      </w:r>
      <w:r w:rsidR="00673700">
        <w:t xml:space="preserve"> </w:t>
      </w:r>
      <w:r w:rsidR="00AF49FC">
        <w:t xml:space="preserve">and most studies of </w:t>
      </w:r>
      <w:r w:rsidR="002078CC">
        <w:t>these concepts</w:t>
      </w:r>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r w:rsidR="005E5BB9">
        <w:t xml:space="preserve">interactive </w:t>
      </w:r>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proofErr w:type="spellStart"/>
      <w:r w:rsidR="005F4DA7" w:rsidRPr="00A019FF">
        <w:rPr>
          <w:i/>
          <w:iCs/>
        </w:rPr>
        <w:t>Pomacea</w:t>
      </w:r>
      <w:proofErr w:type="spellEnd"/>
      <w:r w:rsidR="005F4DA7" w:rsidRPr="00A019FF">
        <w:rPr>
          <w:i/>
          <w:iCs/>
        </w:rPr>
        <w:t xml:space="preserve"> </w:t>
      </w:r>
      <w:proofErr w:type="spellStart"/>
      <w:r w:rsidR="005F4DA7" w:rsidRPr="00A019FF">
        <w:rPr>
          <w:i/>
          <w:iCs/>
        </w:rPr>
        <w:t>paludosa</w:t>
      </w:r>
      <w:proofErr w:type="spellEnd"/>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Our 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w:t>
      </w:r>
      <w:r w:rsidR="00DF00E5">
        <w:lastRenderedPageBreak/>
        <w:t xml:space="preserve">context to </w:t>
      </w:r>
      <w:r w:rsidR="004B5AA6">
        <w:t>field</w:t>
      </w:r>
      <w:r w:rsidR="000D4264">
        <w:t>-</w:t>
      </w:r>
      <w:del w:id="0" w:author="Cook, Mark" w:date="2025-07-31T18:21:00Z" w16du:dateUtc="2025-07-31T22:21:00Z">
        <w:r w:rsidR="003E2254" w:rsidDel="003E2254">
          <w:delText xml:space="preserve"> </w:delText>
        </w:r>
      </w:del>
      <w:r w:rsidR="004B5AA6">
        <w:t xml:space="preserve">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5F747CF3"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w:t>
      </w:r>
      <w:r w:rsidR="007C2825">
        <w:t xml:space="preserve">interaction </w:t>
      </w:r>
      <w:r w:rsidR="00FC424F">
        <w:t>between 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r w:rsidR="000663A7">
        <w:t xml:space="preserve">Growth rates and </w:t>
      </w:r>
      <w:r w:rsidR="00F13AFE">
        <w:t xml:space="preserve">size-dependent </w:t>
      </w:r>
      <w:r w:rsidR="000663A7">
        <w:t xml:space="preserve">survival rates interact to determine the overall number of deaths </w:t>
      </w:r>
      <w:r w:rsidR="00156C83">
        <w:t>for a cohort</w:t>
      </w:r>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885A64">
        <w:t xml:space="preserve">rates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6D51E5">
        <w:t xml:space="preserve">rates </w:t>
      </w:r>
      <w:r w:rsidR="00503376" w:rsidRPr="00D8273A">
        <w:t xml:space="preserve">determine the amount of time an individual spends </w:t>
      </w:r>
      <w:del w:id="1" w:author="Cook, Mark" w:date="2025-07-31T18:23:00Z" w16du:dateUtc="2025-07-31T22:23:00Z">
        <w:r w:rsidR="00503376" w:rsidRPr="00D8273A" w:rsidDel="003E2254">
          <w:delText xml:space="preserve">in </w:delText>
        </w:r>
      </w:del>
      <w:ins w:id="2" w:author="Cook, Mark" w:date="2025-07-31T18:23:00Z" w16du:dateUtc="2025-07-31T22:23:00Z">
        <w:r w:rsidR="003E2254">
          <w:t>at</w:t>
        </w:r>
        <w:r w:rsidR="003E2254" w:rsidRPr="00D8273A">
          <w:t xml:space="preserve"> </w:t>
        </w:r>
      </w:ins>
      <w:r w:rsidR="00503376" w:rsidRPr="00D8273A">
        <w:t>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has been shown to be</w:t>
      </w:r>
      <w:r w:rsidR="009D621F">
        <w:t xml:space="preserve"> an</w:t>
      </w:r>
      <w:r w:rsidR="00E46240" w:rsidRPr="00D8273A">
        <w:t xml:space="preserv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5D3E2D">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 xml:space="preserve">Werner and Gilliam 1984, De </w:t>
      </w:r>
      <w:r w:rsidR="00F109B8" w:rsidRPr="00C35482">
        <w:lastRenderedPageBreak/>
        <w:t>Roos et al. 2003)</w:t>
      </w:r>
      <w:r w:rsidR="00F109B8">
        <w:fldChar w:fldCharType="end"/>
      </w:r>
      <w:r w:rsidR="00F765C6">
        <w:t xml:space="preserve">. </w:t>
      </w:r>
      <w:r w:rsidR="002820A1">
        <w:t xml:space="preserve">More </w:t>
      </w:r>
      <w:r w:rsidR="00F765C6">
        <w:t xml:space="preserve">recent </w:t>
      </w:r>
      <w:r w:rsidR="002820A1">
        <w:t>studies of the interaction have</w:t>
      </w:r>
      <w:r w:rsidR="00C11925">
        <w:t xml:space="preserve"> focused on how individual growth rates</w:t>
      </w:r>
      <w:r w:rsidR="00D154DC">
        <w:t xml:space="preserve"> alone</w:t>
      </w:r>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B54DD9">
        <w:t xml:space="preserve">while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r w:rsidR="00B8334D">
        <w:t xml:space="preserve">effects of the interaction between juvenile growth and </w:t>
      </w:r>
      <w:r w:rsidR="00923CA4">
        <w:t>survival</w:t>
      </w:r>
      <w:r w:rsidR="00296E1E">
        <w:t xml:space="preserve"> </w:t>
      </w:r>
      <w:r w:rsidR="00C444E4">
        <w:t>o</w:t>
      </w:r>
      <w:r w:rsidR="00D154DC">
        <w:t>n</w:t>
      </w:r>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r w:rsidR="002375E6">
        <w:t>E</w:t>
      </w:r>
      <w:r w:rsidR="000154FF">
        <w:t>xplicit theoretical predictions</w:t>
      </w:r>
      <w:r w:rsidR="007608D8">
        <w:t xml:space="preserve"> about population growth </w:t>
      </w:r>
      <w:r w:rsidR="00CD72E4">
        <w:t>rates</w:t>
      </w:r>
      <w:r w:rsidR="000154FF">
        <w:t xml:space="preserve"> are </w:t>
      </w:r>
      <w:r w:rsidR="0008070E">
        <w:t xml:space="preserve">rare </w:t>
      </w:r>
      <w:r w:rsidR="000636AE">
        <w:t>and no effort has been made to use theoretical predictions to interpret</w:t>
      </w:r>
      <w:r w:rsidR="002820A1">
        <w:t xml:space="preserve"> the combinations of </w:t>
      </w:r>
      <w:r w:rsidR="000636AE">
        <w:t>field</w:t>
      </w:r>
      <w:r w:rsidR="002375E6">
        <w:t>-measured</w:t>
      </w:r>
      <w:r w:rsidR="000636AE">
        <w:t xml:space="preserve"> demographic rates </w:t>
      </w:r>
      <w:r w:rsidR="009C1A0B">
        <w:t>on population growth.</w:t>
      </w:r>
    </w:p>
    <w:p w14:paraId="2BF39812" w14:textId="6A03BBC2" w:rsidR="00AE156C" w:rsidRDefault="00AE156C" w:rsidP="00841682">
      <w:pPr>
        <w:pStyle w:val="NATESTYLE1CommonCollege"/>
        <w:ind w:firstLine="720"/>
      </w:pPr>
      <w:r>
        <w:t>Size-indexed demographic models track size at age, combin</w:t>
      </w:r>
      <w:r w:rsidR="00DD0CBB">
        <w:t>ing</w:t>
      </w:r>
      <w:r>
        <w:t xml:space="preserve"> </w:t>
      </w:r>
      <w:r w:rsidR="00582C13">
        <w:t xml:space="preserve">juvenile </w:t>
      </w:r>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1876DD">
        <w:t>.</w:t>
      </w:r>
      <w:r w:rsidR="009A1A2A">
        <w:t xml:space="preserve"> </w:t>
      </w:r>
      <w:r w:rsidR="001876DD">
        <w:t>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0D2C36">
        <w:t xml:space="preserve"> be </w:t>
      </w:r>
      <w:r w:rsidR="00797081">
        <w:t>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w:t>
      </w:r>
      <w:r w:rsidR="004C5BF2">
        <w:t xml:space="preserve">demographic </w:t>
      </w:r>
      <w:r w:rsidRPr="00435AB7">
        <w:t xml:space="preserve">isoclines from demographic models could offer quantitative maps for interpreting the </w:t>
      </w:r>
      <w:r w:rsidR="00DB7317">
        <w:t>interactive</w:t>
      </w:r>
      <w:r w:rsidR="00DB7317" w:rsidRPr="00435AB7">
        <w:t xml:space="preserve"> </w:t>
      </w:r>
      <w:r w:rsidRPr="00435AB7">
        <w:t xml:space="preserve">effects of </w:t>
      </w:r>
      <w:r w:rsidR="00F30F32">
        <w:t>juvenile</w:t>
      </w:r>
      <w:r w:rsidR="00D61235">
        <w:t xml:space="preserve"> </w:t>
      </w:r>
      <w:r w:rsidRPr="00435AB7">
        <w:t>survival and growth</w:t>
      </w:r>
      <w:r w:rsidR="00B72F1A">
        <w:t xml:space="preserve"> of a sensitive</w:t>
      </w:r>
      <w:r w:rsidR="004C5BF2">
        <w:t xml:space="preserve"> early life</w:t>
      </w:r>
      <w:r w:rsidR="00B72F1A">
        <w:t xml:space="preserve"> stage</w:t>
      </w:r>
      <w:r w:rsidRPr="00435AB7">
        <w:t xml:space="preserve"> on population growth. Field</w:t>
      </w:r>
      <w:r w:rsidR="00726039">
        <w:t xml:space="preserve"> </w:t>
      </w:r>
      <w:r w:rsidRPr="00435AB7">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lastRenderedPageBreak/>
        <w:t>eco</w:t>
      </w:r>
      <w:r w:rsidR="00BE0AB4" w:rsidRPr="00E90555">
        <w:t xml:space="preserve">systems </w:t>
      </w:r>
      <w:r w:rsidR="00552C7F">
        <w:t>that could</w:t>
      </w:r>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741C1900" w:rsidR="004C22F9" w:rsidRDefault="004C22F9" w:rsidP="004C22F9">
      <w:pPr>
        <w:pStyle w:val="NATESTYLE1CommonCollege"/>
        <w:ind w:firstLine="720"/>
      </w:pPr>
      <w:r>
        <w:t>A d</w:t>
      </w:r>
      <w:r w:rsidRPr="009D70E6">
        <w:t xml:space="preserve">emographic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w:t>
      </w:r>
      <w:r w:rsidR="00AF0F9F">
        <w:t xml:space="preserve"> </w:t>
      </w:r>
      <w:r>
        <w:t xml:space="preserve">In contrast to juvenile </w:t>
      </w:r>
      <w:proofErr w:type="gramStart"/>
      <w:r>
        <w:t>survival</w:t>
      </w:r>
      <w:proofErr w:type="gramEnd"/>
      <w:r>
        <w:t xml:space="preserve"> which is a daily rate,</w:t>
      </w:r>
      <w:r w:rsidRPr="00BE1D3F">
        <w:t xml:space="preserve"> </w:t>
      </w:r>
      <w:r>
        <w:t xml:space="preserve">cohort survival refers to the </w:t>
      </w:r>
      <w:r w:rsidR="000812AE">
        <w:t>number of</w:t>
      </w:r>
      <w:r>
        <w:t xml:space="preserve"> juveniles</w:t>
      </w:r>
      <w:r w:rsidR="00B04BB2">
        <w:t xml:space="preserve"> born in one year</w:t>
      </w:r>
      <w:r w:rsidR="000812AE">
        <w:t xml:space="preserve"> that</w:t>
      </w:r>
      <w:r>
        <w:t xml:space="preserve"> survive to adulthood</w:t>
      </w:r>
      <w:r w:rsidR="00B04BB2">
        <w:t xml:space="preserve"> the next year</w:t>
      </w:r>
      <w:r w:rsidR="00EC634C">
        <w:t>. Cohort survival</w:t>
      </w:r>
      <w:r>
        <w:t xml:space="preserve"> is the product of the juvenile survival</w:t>
      </w:r>
      <w:r w:rsidR="00E56D07">
        <w:t xml:space="preserve"> </w:t>
      </w:r>
      <w:r>
        <w:t>and juvenile growth rate because juvenile growth rate determine</w:t>
      </w:r>
      <w:r w:rsidR="003F6C5A">
        <w:t>s</w:t>
      </w:r>
      <w:r>
        <w:t xml:space="preserve"> the number of days</w:t>
      </w:r>
      <w:r w:rsidR="000812AE">
        <w:t xml:space="preserve"> a cohort</w:t>
      </w:r>
      <w:r>
        <w:t xml:space="preserve"> experience</w:t>
      </w:r>
      <w:r w:rsidR="001A72CF">
        <w:t>s</w:t>
      </w:r>
      <w:r>
        <w:t xml:space="preserve"> </w:t>
      </w:r>
      <w:r w:rsidR="001A72CF">
        <w:t>a</w:t>
      </w:r>
      <w:r>
        <w:t xml:space="preserve"> survival rate</w:t>
      </w:r>
      <w:r w:rsidR="00B50402">
        <w:t xml:space="preserve"> in their sensitive stage</w:t>
      </w:r>
      <w:r>
        <w:t xml:space="preserve">. </w:t>
      </w:r>
      <w:r w:rsidDel="007E4B55">
        <w:t xml:space="preserve"> </w:t>
      </w:r>
      <w:r>
        <w:t>For a given life history, the hypothetical isocline in Figure 1A represents where births equal the juvenile losses (λ = 1) attributed to the product of juvenile growth and survival rates (i.e., cohort survival).</w:t>
      </w:r>
      <w:r w:rsidRPr="00A372AC">
        <w:t xml:space="preserve"> </w:t>
      </w:r>
      <w:r w:rsidRPr="009D70E6">
        <w:t>Populations grow (λ</w:t>
      </w:r>
      <w:r>
        <w:t xml:space="preserve"> </w:t>
      </w:r>
      <w:r w:rsidRPr="009D70E6">
        <w:t>&gt;</w:t>
      </w:r>
      <w:r>
        <w:t xml:space="preserve"> </w:t>
      </w:r>
      <w:r w:rsidRPr="009D70E6">
        <w:t xml:space="preserve">1) when </w:t>
      </w:r>
      <w:r>
        <w:t>conditions produc</w:t>
      </w:r>
      <w:r w:rsidR="00307EFB">
        <w:t>e</w:t>
      </w:r>
      <w:r>
        <w:t xml:space="preserve">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average rate combinations </w:t>
      </w:r>
      <w:r w:rsidR="00307EFB">
        <w:t xml:space="preserve">fall </w:t>
      </w:r>
      <w:r>
        <w:t xml:space="preserve">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history characteristics of the </w:t>
      </w:r>
      <w:r w:rsidR="00307EFB">
        <w:t>population</w:t>
      </w:r>
      <w:r>
        <w:t xml:space="preserve">. If juveniles can escape vulnerable sizes through faster growth rates, then a negative slope would be expected </w:t>
      </w:r>
      <w:r w:rsidRPr="009D70E6">
        <w:t>(</w:t>
      </w:r>
      <w:r>
        <w:t xml:space="preserve">Figure 1A). In natural settings, spatiotemporal environmental factors that influence juvenile survival and growth will combine to mediate where the population </w:t>
      </w:r>
      <w:r w:rsidR="00307EFB">
        <w:t>exists</w:t>
      </w:r>
      <w:r>
        <w:t xml:space="preserve"> in demographic rate 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 xml:space="preserve">(Craig et al. 2006, Davidson and Dorn 2018, Davidson et al. 2021, Ma et al. 2021, Nunes </w:t>
      </w:r>
      <w:r w:rsidRPr="001911D4">
        <w:lastRenderedPageBreak/>
        <w:t>et al. 2021, Meehan et al. 2022)</w:t>
      </w:r>
      <w:r>
        <w:fldChar w:fldCharType="end"/>
      </w:r>
      <w:r>
        <w:t xml:space="preserve">. We emphasize that the isocline is theoretical and identifies parameter values producing λ=1 from </w:t>
      </w:r>
      <w:r w:rsidR="00307EFB">
        <w:t xml:space="preserve">a </w:t>
      </w:r>
      <w:r>
        <w:t xml:space="preserve">size-indexed demographic model with other life stage parameters held constant.  Density dependence in a real population could act at the juvenile stage and </w:t>
      </w:r>
      <w:r w:rsidR="009A6BCF">
        <w:t>influence</w:t>
      </w:r>
      <w:r>
        <w:t xml:space="preserve"> rates on the </w:t>
      </w:r>
      <w:proofErr w:type="gramStart"/>
      <w:r>
        <w:t>isocline, but</w:t>
      </w:r>
      <w:proofErr w:type="gramEnd"/>
      <w:r>
        <w:t xml:space="preserve"> should not fundamentally change the isocline. I</w:t>
      </w:r>
      <w:r w:rsidR="00307EFB">
        <w:t>n contrast, if</w:t>
      </w:r>
      <w:r>
        <w:t xml:space="preserve"> density-dependence acts on the adult stages it would conceivably affect the isocline (</w:t>
      </w:r>
      <w:proofErr w:type="spellStart"/>
      <w:r w:rsidR="00307EFB">
        <w:t>i.e</w:t>
      </w:r>
      <w:proofErr w:type="spellEnd"/>
      <w:r w:rsidR="00307EFB">
        <w:t>, alter</w:t>
      </w:r>
      <w:r>
        <w:t>ing reproductive rates) and we discuss this in ou</w:t>
      </w:r>
      <w:r w:rsidR="00307EFB">
        <w:t>r</w:t>
      </w:r>
      <w:r>
        <w:t xml:space="preserve"> case study, but do not explore the details </w:t>
      </w:r>
      <w:r w:rsidR="00307EFB">
        <w:t xml:space="preserve">further </w:t>
      </w:r>
      <w:r>
        <w:t xml:space="preserve">here.  If most of the variation in juvenile survival can be attributed to predators (Werner and Gilliam 1984) then the locations </w:t>
      </w:r>
      <w:r w:rsidR="00307EFB">
        <w:t xml:space="preserve">of the rates </w:t>
      </w:r>
      <w:r>
        <w:t xml:space="preserve">in demographic state space indicate the degree of consumer control on the population and environmental mediation of such top-down control (Figure 1B-D). </w:t>
      </w:r>
    </w:p>
    <w:p w14:paraId="7B27E58F" w14:textId="380BB218" w:rsidR="000015EE" w:rsidRDefault="004C22F9" w:rsidP="00DE0421">
      <w:pPr>
        <w:pStyle w:val="NATESTYLE1CommonCollege"/>
        <w:ind w:firstLine="720"/>
      </w:pPr>
      <w:r>
        <w:t>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of</w:t>
      </w:r>
      <w:r w:rsidR="00067200">
        <w:t xml:space="preserve"> individuals in</w:t>
      </w:r>
      <w:r>
        <w:t xml:space="preserve"> juvenile stages, and the demographic parameters related to environmental gradients have been well studied. Thus,</w:t>
      </w:r>
      <w:r w:rsidR="00067200">
        <w:t xml:space="preserve"> </w:t>
      </w:r>
      <w:r>
        <w:t xml:space="preserve">the qualitative predictions about where conditions fall relative to the isocline can be reasonably inferred (Figures 1B-D).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r w:rsidR="006E499B">
        <w:t xml:space="preserve">the </w:t>
      </w:r>
      <w:r w:rsidR="009D1DFF">
        <w:t xml:space="preserve">published literature </w:t>
      </w:r>
      <w:r w:rsidR="00A03493">
        <w:t xml:space="preserve">under the same framework we do not </w:t>
      </w:r>
      <w:r w:rsidR="00C36F86">
        <w:t xml:space="preserve">intend </w:t>
      </w:r>
      <w:r w:rsidR="00A03493">
        <w:t>to over-simplify the ecological details</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57175C4A" w:rsidR="00B26FD9" w:rsidRDefault="004557F1" w:rsidP="00DE0421">
      <w:pPr>
        <w:pStyle w:val="NATESTYLE1CommonCollege"/>
        <w:ind w:firstLine="720"/>
      </w:pPr>
      <w:r>
        <w:lastRenderedPageBreak/>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 xml:space="preserve">Aedes </w:t>
      </w:r>
      <w:proofErr w:type="spellStart"/>
      <w:r w:rsidR="00C15302" w:rsidRPr="00C15302">
        <w:rPr>
          <w:i/>
          <w:iCs/>
        </w:rPr>
        <w:t>atropalpus</w:t>
      </w:r>
      <w:proofErr w:type="spellEnd"/>
      <w:r w:rsidR="00C15302">
        <w:t>)</w:t>
      </w:r>
      <w:r w:rsidR="00DF4D1D">
        <w:t xml:space="preserve"> and </w:t>
      </w:r>
      <w:r w:rsidR="000015EE">
        <w:t>their survival with dragonfly (</w:t>
      </w:r>
      <w:proofErr w:type="spellStart"/>
      <w:r w:rsidR="000015EE" w:rsidRPr="00DF4D1D">
        <w:rPr>
          <w:i/>
          <w:iCs/>
        </w:rPr>
        <w:t>Pantala</w:t>
      </w:r>
      <w:proofErr w:type="spellEnd"/>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he net effect of both rate changes was 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AC06BF">
        <w:t xml:space="preserve"> (i.e., </w:t>
      </w:r>
      <w:r w:rsidR="001534A7">
        <w:t xml:space="preserve">rate combinations </w:t>
      </w:r>
      <w:r w:rsidR="005202A3">
        <w:t xml:space="preserve">would be </w:t>
      </w:r>
      <w:r w:rsidR="00112270">
        <w:t xml:space="preserve">below and left of </w:t>
      </w:r>
      <w:r w:rsidR="00305AD4">
        <w:t xml:space="preserve">the </w:t>
      </w:r>
      <w:r w:rsidR="00112270">
        <w:t>isocline</w:t>
      </w:r>
      <w:r w:rsidR="00AC06BF">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651D08">
        <w:t xml:space="preserve"> (i.e., </w:t>
      </w:r>
      <w:r w:rsidR="00F36B51">
        <w:t>joint rates moved down</w:t>
      </w:r>
      <w:r w:rsidR="00651D08">
        <w:t xml:space="preserve"> and</w:t>
      </w:r>
      <w:r w:rsidR="00F36B51">
        <w:t xml:space="preserve"> to the right </w:t>
      </w:r>
      <w:r w:rsidR="00B26FD9">
        <w:t>of</w:t>
      </w:r>
      <w:r w:rsidR="00112270">
        <w:t xml:space="preserve"> </w:t>
      </w:r>
      <w:r w:rsidR="001675B8">
        <w:t xml:space="preserve">the </w:t>
      </w:r>
      <w:r w:rsidR="00112270">
        <w:t>isocline</w:t>
      </w:r>
      <w:r w:rsidR="00651D08">
        <w:t>;</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254D2440"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elk numbers and variation</w:t>
      </w:r>
      <w:r w:rsidR="00274E51">
        <w:t xml:space="preserve"> in moisture </w:t>
      </w:r>
      <w:r w:rsidR="00D27A46">
        <w:t>(Figure 1C</w:t>
      </w:r>
      <w:r w:rsidR="002A53AF">
        <w:t xml:space="preserve">; </w:t>
      </w:r>
      <w:r w:rsidR="004A3CE1">
        <w:fldChar w:fldCharType="begin"/>
      </w:r>
      <w:r w:rsidR="005D3E2D">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proofErr w:type="spellStart"/>
      <w:r w:rsidR="0077234A" w:rsidRPr="0077234A">
        <w:rPr>
          <w:i/>
          <w:iCs/>
        </w:rPr>
        <w:t>Canus</w:t>
      </w:r>
      <w:proofErr w:type="spellEnd"/>
      <w:r w:rsidR="0077234A" w:rsidRPr="0077234A">
        <w:rPr>
          <w:i/>
          <w:iCs/>
        </w:rPr>
        <w:t xml:space="preserve"> </w:t>
      </w:r>
      <w:proofErr w:type="spellStart"/>
      <w:r w:rsidR="0077234A" w:rsidRPr="0077234A">
        <w:rPr>
          <w:i/>
          <w:iCs/>
        </w:rPr>
        <w:t>lupis</w:t>
      </w:r>
      <w:proofErr w:type="spellEnd"/>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5D3E2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lastRenderedPageBreak/>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5D3E2D">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r w:rsidR="00C80428">
        <w:t>ed</w:t>
      </w:r>
      <w:r>
        <w:t xml:space="preserve"> the importance of </w:t>
      </w:r>
      <w:r w:rsidR="008D2DFC">
        <w:t>the interaction</w:t>
      </w:r>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r w:rsidR="003522F0">
        <w:t xml:space="preserve"> interactive effects of the</w:t>
      </w:r>
      <w:r w:rsidR="005F3FD3">
        <w:t xml:space="preserve"> two rates </w:t>
      </w:r>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6DDB7177"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r w:rsidR="00DF693B">
        <w:t>was</w:t>
      </w:r>
      <w:r w:rsidR="00B23DCC">
        <w:t xml:space="preserve"> </w:t>
      </w:r>
      <w:r w:rsidR="00A52ECD">
        <w:t>observed by Kimbro et al. (2013</w:t>
      </w:r>
      <w:r w:rsidR="003F7A73">
        <w:t>)</w:t>
      </w:r>
      <w:r w:rsidR="00874BDA">
        <w:t xml:space="preserve"> in an</w:t>
      </w:r>
      <w:r w:rsidR="00637F7C">
        <w:t xml:space="preserve"> estuary</w:t>
      </w:r>
      <w:r w:rsidR="00140306">
        <w:t xml:space="preserve">. </w:t>
      </w:r>
    </w:p>
    <w:p w14:paraId="1D109D87" w14:textId="5441AC6E"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r w:rsidR="00DE11D0">
        <w:t xml:space="preserve"> (i.e., negative slope)</w:t>
      </w:r>
      <w:r>
        <w:t xml:space="preserve"> to any species with high mortality</w:t>
      </w:r>
      <w:r w:rsidR="00855A8F">
        <w:t xml:space="preserve"> from</w:t>
      </w:r>
      <w:r>
        <w:t xml:space="preserve"> stage- or size-dependent </w:t>
      </w:r>
      <w:r w:rsidR="00930AEA">
        <w:t xml:space="preserve">juvenile </w:t>
      </w:r>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proofErr w:type="spellStart"/>
      <w:r w:rsidR="0064034E" w:rsidRPr="006C7E08">
        <w:rPr>
          <w:i/>
          <w:iCs/>
        </w:rPr>
        <w:t>Pomacea</w:t>
      </w:r>
      <w:proofErr w:type="spellEnd"/>
      <w:r w:rsidR="0064034E" w:rsidRPr="006C7E08">
        <w:rPr>
          <w:i/>
          <w:iCs/>
        </w:rPr>
        <w:t xml:space="preserve"> </w:t>
      </w:r>
      <w:proofErr w:type="spellStart"/>
      <w:r w:rsidR="0064034E" w:rsidRPr="006C7E08">
        <w:rPr>
          <w:i/>
          <w:iCs/>
        </w:rPr>
        <w:t>paludosa</w:t>
      </w:r>
      <w:proofErr w:type="spellEnd"/>
      <w:r w:rsidR="0064034E">
        <w:rPr>
          <w:i/>
          <w:iCs/>
        </w:rPr>
        <w:t xml:space="preserve">; </w:t>
      </w:r>
      <w:r w:rsidR="0064034E">
        <w:t>hereafter FAS)</w:t>
      </w:r>
      <w:r w:rsidR="00543DE5">
        <w:t>,</w:t>
      </w:r>
      <w:r w:rsidR="004C2D31">
        <w:t xml:space="preserve"> to</w:t>
      </w:r>
      <w:r w:rsidR="005F075A">
        <w:t xml:space="preserve"> demonstrate</w:t>
      </w:r>
      <w:r w:rsidR="0033376C">
        <w:t xml:space="preserve"> the utility </w:t>
      </w:r>
      <w:r w:rsidR="0033376C">
        <w:lastRenderedPageBreak/>
        <w:t xml:space="preserve">of a </w:t>
      </w:r>
      <w:r w:rsidR="00CE23C8">
        <w:t>demograph</w:t>
      </w:r>
      <w:r w:rsidR="005F075A">
        <w:t>ic</w:t>
      </w:r>
      <w:r w:rsidR="00CE23C8">
        <w:t xml:space="preserve">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w:t>
      </w:r>
      <w:r w:rsidR="007F3F3B">
        <w:t xml:space="preserve">size-indexed </w:t>
      </w:r>
      <w:r w:rsidR="00F40EC8">
        <w:t>demographic</w:t>
      </w:r>
      <w:r w:rsidR="00673700">
        <w:t xml:space="preserve">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r w:rsidR="00EB14FC">
        <w:t xml:space="preserve">juvenile </w:t>
      </w:r>
      <w:r w:rsidR="00673700">
        <w:t xml:space="preserve">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43344F">
        <w:t>growth</w:t>
      </w:r>
      <w:r w:rsidR="00673700">
        <w:t xml:space="preserve">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3" w:name="_Toc92806943"/>
      <w:r>
        <w:t>System and study species</w:t>
      </w:r>
    </w:p>
    <w:p w14:paraId="2705B95A" w14:textId="1F700B88"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ins w:id="4" w:author="Cook, Mark" w:date="2025-07-31T18:35:00Z" w16du:dateUtc="2025-07-31T22:35:00Z">
        <w:r w:rsidR="008974B1">
          <w:t>,</w:t>
        </w:r>
      </w:ins>
      <w:del w:id="5" w:author="Cook, Mark" w:date="2025-07-31T18:35:00Z" w16du:dateUtc="2025-07-31T22:35:00Z">
        <w:r w:rsidR="00A26C41" w:rsidDel="008974B1">
          <w:delText>.</w:delText>
        </w:r>
      </w:del>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rsidR="007D5D70">
        <w:t>Compartmentalization and drainage</w:t>
      </w:r>
      <w:r w:rsidRPr="00524172">
        <w:t xml:space="preserv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w:t>
      </w:r>
      <w:r w:rsidRPr="00524172">
        <w:lastRenderedPageBreak/>
        <w:t xml:space="preserve">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proofErr w:type="spellStart"/>
      <w:r w:rsidRPr="00524172">
        <w:rPr>
          <w:i/>
          <w:iCs/>
        </w:rPr>
        <w:t>Cladium</w:t>
      </w:r>
      <w:proofErr w:type="spellEnd"/>
      <w:r w:rsidRPr="00524172">
        <w:rPr>
          <w:i/>
          <w:iCs/>
        </w:rPr>
        <w:t xml:space="preserve"> </w:t>
      </w:r>
      <w:proofErr w:type="spellStart"/>
      <w:r w:rsidRPr="00524172">
        <w:rPr>
          <w:i/>
          <w:iCs/>
        </w:rPr>
        <w:t>jamaicense</w:t>
      </w:r>
      <w:proofErr w:type="spellEnd"/>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37F38649"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proofErr w:type="spellStart"/>
      <w:r w:rsidR="00A77DE6" w:rsidRPr="008D75C3">
        <w:rPr>
          <w:rStyle w:val="normaltextrun"/>
          <w:i/>
          <w:iCs/>
          <w:color w:val="000000"/>
          <w:shd w:val="clear" w:color="auto" w:fill="FFFFFF"/>
        </w:rPr>
        <w:t>Rostrhamus</w:t>
      </w:r>
      <w:proofErr w:type="spellEnd"/>
      <w:r w:rsidR="00A77DE6" w:rsidRPr="008D75C3">
        <w:rPr>
          <w:rStyle w:val="normaltextrun"/>
          <w:i/>
          <w:iCs/>
          <w:color w:val="000000"/>
          <w:shd w:val="clear" w:color="auto" w:fill="FFFFFF"/>
        </w:rPr>
        <w:t xml:space="preserve"> </w:t>
      </w:r>
      <w:proofErr w:type="spellStart"/>
      <w:r w:rsidR="00A77DE6" w:rsidRPr="008D75C3">
        <w:rPr>
          <w:rStyle w:val="normaltextrun"/>
          <w:i/>
          <w:iCs/>
          <w:color w:val="000000"/>
          <w:shd w:val="clear" w:color="auto" w:fill="FFFFFF"/>
        </w:rPr>
        <w:t>sociabilis</w:t>
      </w:r>
      <w:proofErr w:type="spellEnd"/>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proofErr w:type="spellStart"/>
      <w:r w:rsidRPr="00D601BB">
        <w:t>spp</w:t>
      </w:r>
      <w:proofErr w:type="spellEnd"/>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proofErr w:type="spellStart"/>
      <w:r w:rsidRPr="0085088C">
        <w:rPr>
          <w:i/>
          <w:iCs/>
        </w:rPr>
        <w:t>Fundulus</w:t>
      </w:r>
      <w:proofErr w:type="spellEnd"/>
      <w:r w:rsidRPr="0085088C">
        <w:rPr>
          <w:i/>
          <w:iCs/>
        </w:rPr>
        <w:t xml:space="preserve"> </w:t>
      </w:r>
      <w:proofErr w:type="spellStart"/>
      <w:r w:rsidRPr="0085088C">
        <w:rPr>
          <w:i/>
          <w:iCs/>
        </w:rPr>
        <w:t>seminolis</w:t>
      </w:r>
      <w:proofErr w:type="spellEnd"/>
      <w:r>
        <w:t>), g</w:t>
      </w:r>
      <w:r w:rsidRPr="00524172">
        <w:t xml:space="preserve">reater </w:t>
      </w:r>
      <w:r>
        <w:t>s</w:t>
      </w:r>
      <w:r w:rsidRPr="00524172">
        <w:t>iren</w:t>
      </w:r>
      <w:r w:rsidR="0085088C">
        <w:t xml:space="preserve"> (</w:t>
      </w:r>
      <w:r w:rsidR="0085088C" w:rsidRPr="0085088C">
        <w:rPr>
          <w:i/>
          <w:iCs/>
        </w:rPr>
        <w:t xml:space="preserve">Siren </w:t>
      </w:r>
      <w:proofErr w:type="spellStart"/>
      <w:r w:rsidR="0085088C" w:rsidRPr="0085088C">
        <w:rPr>
          <w:i/>
          <w:iCs/>
        </w:rPr>
        <w:t>lacertina</w:t>
      </w:r>
      <w:proofErr w:type="spellEnd"/>
      <w:r w:rsidR="0085088C">
        <w:t>)</w:t>
      </w:r>
      <w:r w:rsidRPr="00524172">
        <w:t xml:space="preserve">, and </w:t>
      </w:r>
      <w:r>
        <w:t>t</w:t>
      </w:r>
      <w:r w:rsidRPr="00524172">
        <w:t>urtles</w:t>
      </w:r>
      <w:r w:rsidR="0085088C">
        <w:t xml:space="preserve"> (e.g., </w:t>
      </w:r>
      <w:proofErr w:type="spellStart"/>
      <w:r w:rsidR="0085088C" w:rsidRPr="0085088C">
        <w:rPr>
          <w:i/>
          <w:iCs/>
        </w:rPr>
        <w:t>Kinosternon</w:t>
      </w:r>
      <w:proofErr w:type="spellEnd"/>
      <w:r w:rsidR="0085088C" w:rsidRPr="0085088C">
        <w:rPr>
          <w:i/>
          <w:iCs/>
        </w:rPr>
        <w:t xml:space="preserve"> </w:t>
      </w:r>
      <w:proofErr w:type="spellStart"/>
      <w:r w:rsidR="0085088C" w:rsidRPr="0085088C">
        <w:rPr>
          <w:i/>
          <w:iCs/>
        </w:rPr>
        <w:t>bauri</w:t>
      </w:r>
      <w:proofErr w:type="spellEnd"/>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w:t>
      </w:r>
      <w:proofErr w:type="spellStart"/>
      <w:r w:rsidRPr="00524172">
        <w:t>Belostomatidae</w:t>
      </w:r>
      <w:proofErr w:type="spellEnd"/>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are known to eat snails</w:t>
      </w:r>
      <w:ins w:id="6" w:author="Cook, Mark" w:date="2025-07-31T18:38:00Z" w16du:dateUtc="2025-07-31T22:38:00Z">
        <w:r w:rsidR="00D25CA8">
          <w:t>,</w:t>
        </w:r>
      </w:ins>
      <w:r w:rsidR="00D15375">
        <w:t xml:space="preserve"> but </w:t>
      </w:r>
      <w:r w:rsidR="005677A2">
        <w:t xml:space="preserve">have </w:t>
      </w:r>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7" w:name="_Hlk98946915"/>
      <w:bookmarkStart w:id="8" w:name="_Toc92806946"/>
      <w:bookmarkEnd w:id="3"/>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 xml:space="preserve">after </w:t>
      </w:r>
      <w:r w:rsidR="00AF34B7">
        <w:lastRenderedPageBreak/>
        <w:t>hatching</w:t>
      </w:r>
      <w:r w:rsidR="001F5C14">
        <w:t xml:space="preserve"> or the population-dynamic impacts</w:t>
      </w:r>
      <w:r w:rsidR="00AF34B7">
        <w:t xml:space="preserve"> </w:t>
      </w:r>
      <w:r w:rsidR="007B3ACA">
        <w:t xml:space="preserve">of cohort survival </w:t>
      </w:r>
      <w:r w:rsidR="0082366D">
        <w:t xml:space="preserve">within natural </w:t>
      </w:r>
      <w:r w:rsidR="007B3ACA">
        <w:t xml:space="preserve">wetlands mostly </w:t>
      </w:r>
      <w:r w:rsidR="0082366D">
        <w:t>because t</w:t>
      </w:r>
      <w:r w:rsidR="004F35FA">
        <w:t xml:space="preserve">racking cohorts of </w:t>
      </w:r>
      <w:r w:rsidR="000C7817">
        <w:t xml:space="preserve">small </w:t>
      </w:r>
      <w:r w:rsidR="004F35FA">
        <w:t xml:space="preserve">juvenile snails is </w:t>
      </w:r>
      <w:r w:rsidR="00F86C41">
        <w:t>logistically infeasible</w:t>
      </w:r>
      <w:r w:rsidR="00D23F29">
        <w:t>. T</w:t>
      </w:r>
      <w:r w:rsidR="002D4BE6">
        <w:t>hus</w:t>
      </w:r>
      <w:r w:rsidR="00072B4A">
        <w:t>,</w:t>
      </w:r>
      <w:r w:rsidR="002D4BE6">
        <w:t xml:space="preserve"> we developed </w:t>
      </w:r>
      <w:r w:rsidR="003D7456">
        <w:t>an isocline approach to investigate</w:t>
      </w:r>
      <w:r w:rsidR="004B353E">
        <w:t xml:space="preserve"> </w:t>
      </w:r>
      <w:r w:rsidR="00F86C41">
        <w:t xml:space="preserve">spatiotemporal variation in </w:t>
      </w:r>
      <w:r w:rsidR="004808B1">
        <w:t xml:space="preserve">juvenile </w:t>
      </w:r>
      <w:r w:rsidR="00F86C41">
        <w:t>growth</w:t>
      </w:r>
      <w:r w:rsidR="004808B1">
        <w:t xml:space="preserve"> and survival</w:t>
      </w:r>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5C3BFE51" w14:textId="5C421D80" w:rsidR="00673700" w:rsidRDefault="001F54A4" w:rsidP="00656BF2">
      <w:pPr>
        <w:pStyle w:val="NATESTYLE1CommonCollege"/>
        <w:ind w:firstLine="720"/>
      </w:pPr>
      <w:r w:rsidRPr="000B3146">
        <w:t xml:space="preserve">We used a published </w:t>
      </w:r>
      <w:r>
        <w:t>size</w:t>
      </w:r>
      <w:r w:rsidRPr="000B3146">
        <w:t>-</w:t>
      </w:r>
      <w:r>
        <w:t>indexed</w:t>
      </w:r>
      <w:r w:rsidRPr="000B3146">
        <w:t xml:space="preserve"> </w:t>
      </w:r>
      <w:r w:rsidR="007B3ACA">
        <w:t xml:space="preserve">demographic </w:t>
      </w:r>
      <w:r w:rsidRPr="000B3146">
        <w:t>population model</w:t>
      </w:r>
      <w:r>
        <w:t xml:space="preserve"> </w:t>
      </w:r>
      <w:r>
        <w:fldChar w:fldCharType="begin"/>
      </w:r>
      <w:r>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fldChar w:fldCharType="separate"/>
      </w:r>
      <w:r w:rsidRPr="001D04BD">
        <w:t>(Darby et al. 2015)</w:t>
      </w:r>
      <w:r>
        <w:fldChar w:fldCharType="end"/>
      </w:r>
      <w:r w:rsidRPr="000B3146">
        <w:t xml:space="preserve"> to create zero-population growth isoclines from theoretical combinations of two parameters, juvenile growth and survival (FAS &lt; 10 mm SL) holding all other variables </w:t>
      </w:r>
      <w:r w:rsidR="00434975">
        <w:t>constant</w:t>
      </w:r>
      <w:r w:rsidRPr="000B3146">
        <w:t xml:space="preserve"> (details in </w:t>
      </w:r>
      <w:r>
        <w:t>Appendix S1</w:t>
      </w:r>
      <w:r w:rsidRPr="000B3146">
        <w:t xml:space="preserve">). </w:t>
      </w:r>
      <w:r>
        <w:t xml:space="preserve">The model is an age-structured matrix model (i.e., Leslie Matrix) that tracks annual cohorts on daily time steps, but </w:t>
      </w:r>
      <w:r w:rsidR="00A112F6">
        <w:t xml:space="preserve">the </w:t>
      </w:r>
      <w:r>
        <w:t xml:space="preserve">model structure </w:t>
      </w:r>
      <w:r w:rsidR="00A112F6">
        <w:t>also</w:t>
      </w:r>
      <w:r w:rsidR="00803FB6">
        <w:t xml:space="preserve"> </w:t>
      </w:r>
      <w:r w:rsidR="0032717A">
        <w:t>tracks size on a daily step</w:t>
      </w:r>
      <w:r>
        <w:t xml:space="preserve"> </w:t>
      </w:r>
      <w:r w:rsidR="0032717A">
        <w:t>with</w:t>
      </w:r>
      <w:r>
        <w:t xml:space="preserve"> an equation that describes size at age. Survival and fecundity rates are determined by the size-structure. Cohorts </w:t>
      </w:r>
      <w:r w:rsidR="00B04BB2">
        <w:t>of juveniles are produced during the repro</w:t>
      </w:r>
      <w:r>
        <w:t>ductive season (i.e</w:t>
      </w:r>
      <w:r w:rsidR="00C504CF">
        <w:t>.</w:t>
      </w:r>
      <w:r>
        <w:t>, spring or summer)</w:t>
      </w:r>
      <w:r w:rsidR="00B04BB2">
        <w:t xml:space="preserve"> as a function of fecundity rates</w:t>
      </w:r>
      <w:r>
        <w:t xml:space="preserve"> and water depths</w:t>
      </w:r>
      <w:r w:rsidR="00B04BB2">
        <w:t xml:space="preserve"> (i.e., depth dependent egg laying rates)</w:t>
      </w:r>
      <w:r>
        <w:t>. The model was originally developed to provide ecological assessment</w:t>
      </w:r>
      <w:r w:rsidR="00302823">
        <w:t>s</w:t>
      </w:r>
      <w:r>
        <w:t xml:space="preserve"> of hydrologic </w:t>
      </w:r>
      <w:r w:rsidR="00363495">
        <w:t>restoration,</w:t>
      </w:r>
      <w:r>
        <w:t xml:space="preserve"> but</w:t>
      </w:r>
      <w:r w:rsidR="00302823">
        <w:t xml:space="preserve"> </w:t>
      </w:r>
      <w:r>
        <w:rPr>
          <w:rStyle w:val="CommentReference"/>
          <w:sz w:val="24"/>
          <w:szCs w:val="24"/>
        </w:rPr>
        <w:t>we</w:t>
      </w:r>
      <w:r w:rsidRPr="000B3146">
        <w:rPr>
          <w:rStyle w:val="CommentReference"/>
          <w:sz w:val="24"/>
          <w:szCs w:val="24"/>
        </w:rPr>
        <w:t xml:space="preserve"> </w:t>
      </w:r>
      <w:r>
        <w:rPr>
          <w:rStyle w:val="CommentReference"/>
          <w:sz w:val="24"/>
          <w:szCs w:val="24"/>
        </w:rPr>
        <w:t>re-</w:t>
      </w:r>
      <w:r w:rsidRPr="000B3146">
        <w:rPr>
          <w:rStyle w:val="CommentReference"/>
          <w:sz w:val="24"/>
          <w:szCs w:val="24"/>
        </w:rPr>
        <w:t xml:space="preserve">coded </w:t>
      </w:r>
      <w:r>
        <w:rPr>
          <w:rStyle w:val="CommentReference"/>
          <w:sz w:val="24"/>
          <w:szCs w:val="24"/>
        </w:rPr>
        <w:t xml:space="preserve">the model </w:t>
      </w:r>
      <w:r w:rsidR="00302823">
        <w:rPr>
          <w:rStyle w:val="CommentReference"/>
          <w:sz w:val="24"/>
          <w:szCs w:val="24"/>
        </w:rPr>
        <w:t>using</w:t>
      </w:r>
      <w:r w:rsidRPr="000B3146">
        <w:rPr>
          <w:rStyle w:val="CommentReference"/>
          <w:sz w:val="24"/>
          <w:szCs w:val="24"/>
        </w:rPr>
        <w:t xml:space="preserve"> R</w:t>
      </w:r>
      <w:r w:rsidR="00302823">
        <w:rPr>
          <w:rStyle w:val="CommentReference"/>
          <w:sz w:val="24"/>
          <w:szCs w:val="24"/>
        </w:rPr>
        <w:t xml:space="preserve"> for our research application</w:t>
      </w:r>
      <w:r>
        <w:rPr>
          <w:rStyle w:val="CommentReference"/>
          <w:sz w:val="24"/>
          <w:szCs w:val="24"/>
        </w:rPr>
        <w:t>.  We used most of</w:t>
      </w:r>
      <w:r w:rsidRPr="000B3146">
        <w:rPr>
          <w:rStyle w:val="CommentReference"/>
          <w:sz w:val="24"/>
          <w:szCs w:val="24"/>
        </w:rPr>
        <w:t xml:space="preserve"> the original parameters</w:t>
      </w:r>
      <w:r>
        <w:rPr>
          <w:rStyle w:val="CommentReference"/>
          <w:sz w:val="24"/>
          <w:szCs w:val="24"/>
        </w:rPr>
        <w:t xml:space="preserve"> from Darby et al. (2015</w:t>
      </w:r>
      <w:r w:rsidR="00130978">
        <w:rPr>
          <w:rStyle w:val="CommentReference"/>
          <w:sz w:val="24"/>
          <w:szCs w:val="24"/>
        </w:rPr>
        <w:t>) but</w:t>
      </w:r>
      <w:r w:rsidRPr="000B3146">
        <w:rPr>
          <w:rStyle w:val="CommentReference"/>
          <w:sz w:val="24"/>
          <w:szCs w:val="24"/>
        </w:rPr>
        <w:t xml:space="preserve"> </w:t>
      </w:r>
      <w:r>
        <w:rPr>
          <w:rStyle w:val="CommentReference"/>
          <w:sz w:val="24"/>
          <w:szCs w:val="24"/>
        </w:rPr>
        <w:t xml:space="preserve">excluded </w:t>
      </w:r>
      <w:r w:rsidR="00FA4328">
        <w:rPr>
          <w:rStyle w:val="CommentReference"/>
          <w:sz w:val="24"/>
          <w:szCs w:val="24"/>
        </w:rPr>
        <w:t xml:space="preserve">the </w:t>
      </w:r>
      <w:r>
        <w:rPr>
          <w:rStyle w:val="CommentReference"/>
          <w:sz w:val="24"/>
          <w:szCs w:val="24"/>
        </w:rPr>
        <w:t xml:space="preserve">carrying capacity and included </w:t>
      </w:r>
      <w:r w:rsidRPr="000B3146">
        <w:rPr>
          <w:rStyle w:val="CommentReference"/>
          <w:sz w:val="24"/>
          <w:szCs w:val="24"/>
        </w:rPr>
        <w:t xml:space="preserve">a few </w:t>
      </w:r>
      <w:r>
        <w:rPr>
          <w:rStyle w:val="CommentReference"/>
          <w:sz w:val="24"/>
          <w:szCs w:val="24"/>
        </w:rPr>
        <w:t>adjusted</w:t>
      </w:r>
      <w:r w:rsidRPr="000B3146">
        <w:rPr>
          <w:rStyle w:val="CommentReference"/>
          <w:sz w:val="24"/>
          <w:szCs w:val="24"/>
        </w:rPr>
        <w:t xml:space="preserve"> parameters to reflect recent changes in </w:t>
      </w:r>
      <w:r>
        <w:rPr>
          <w:rStyle w:val="CommentReference"/>
          <w:sz w:val="24"/>
          <w:szCs w:val="24"/>
        </w:rPr>
        <w:t xml:space="preserve">the </w:t>
      </w:r>
      <w:r w:rsidRPr="000B3146">
        <w:rPr>
          <w:rStyle w:val="CommentReference"/>
          <w:sz w:val="24"/>
          <w:szCs w:val="24"/>
        </w:rPr>
        <w:t>understanding of FAS life history</w:t>
      </w:r>
      <w:r>
        <w:rPr>
          <w:rStyle w:val="CommentReference"/>
          <w:sz w:val="24"/>
          <w:szCs w:val="24"/>
        </w:rPr>
        <w:t xml:space="preserve"> (see Appendix S1: Table S1).  Numerical simulations were used to construct zero population growth i</w:t>
      </w:r>
      <w:r w:rsidRPr="000B3146">
        <w:rPr>
          <w:rStyle w:val="CommentReference"/>
          <w:sz w:val="24"/>
          <w:szCs w:val="24"/>
        </w:rPr>
        <w:t xml:space="preserve">soclines </w:t>
      </w:r>
      <w:r w:rsidR="005839D2">
        <w:rPr>
          <w:rStyle w:val="CommentReference"/>
          <w:sz w:val="24"/>
          <w:szCs w:val="24"/>
        </w:rPr>
        <w:t xml:space="preserve">by adjusting </w:t>
      </w:r>
      <w:r>
        <w:rPr>
          <w:rStyle w:val="CommentReference"/>
          <w:sz w:val="24"/>
          <w:szCs w:val="24"/>
        </w:rPr>
        <w:t xml:space="preserve">juvenile survival and growth </w:t>
      </w:r>
      <w:r w:rsidR="00FA4328">
        <w:rPr>
          <w:rStyle w:val="CommentReference"/>
          <w:sz w:val="24"/>
          <w:szCs w:val="24"/>
        </w:rPr>
        <w:t xml:space="preserve">parameters </w:t>
      </w:r>
      <w:r>
        <w:rPr>
          <w:rStyle w:val="CommentReference"/>
          <w:sz w:val="24"/>
          <w:szCs w:val="24"/>
        </w:rPr>
        <w:t>under</w:t>
      </w:r>
      <w:r w:rsidRPr="000B3146">
        <w:rPr>
          <w:rStyle w:val="CommentReference"/>
          <w:sz w:val="24"/>
          <w:szCs w:val="24"/>
        </w:rPr>
        <w:t xml:space="preserve"> two</w:t>
      </w:r>
      <w:r>
        <w:rPr>
          <w:rStyle w:val="CommentReference"/>
          <w:sz w:val="24"/>
          <w:szCs w:val="24"/>
        </w:rPr>
        <w:t xml:space="preserve"> different</w:t>
      </w:r>
      <w:r w:rsidRPr="000B3146">
        <w:rPr>
          <w:rStyle w:val="CommentReference"/>
          <w:sz w:val="24"/>
          <w:szCs w:val="24"/>
        </w:rPr>
        <w:t xml:space="preserve"> </w:t>
      </w:r>
      <w:r>
        <w:rPr>
          <w:rStyle w:val="CommentReference"/>
          <w:sz w:val="24"/>
          <w:szCs w:val="24"/>
        </w:rPr>
        <w:t xml:space="preserve">hydrologic </w:t>
      </w:r>
      <w:r w:rsidRPr="000B3146">
        <w:rPr>
          <w:rStyle w:val="CommentReference"/>
          <w:sz w:val="24"/>
          <w:szCs w:val="24"/>
        </w:rPr>
        <w:t xml:space="preserve">conditions which </w:t>
      </w:r>
      <w:r>
        <w:rPr>
          <w:rStyle w:val="CommentReference"/>
          <w:sz w:val="24"/>
          <w:szCs w:val="24"/>
        </w:rPr>
        <w:t xml:space="preserve">produced depth-dependent differences in reproduction </w:t>
      </w:r>
      <w:r w:rsidRPr="000B3146">
        <w:t>(</w:t>
      </w:r>
      <w:r>
        <w:t xml:space="preserve">i.e., </w:t>
      </w:r>
      <w:r w:rsidRPr="000B3146">
        <w:t>“Good Reproduction” or “Poor Reproduction”</w:t>
      </w:r>
      <w:r>
        <w:t>; Appendix S1</w:t>
      </w:r>
      <w:r w:rsidRPr="000B3146">
        <w:t>).</w:t>
      </w:r>
      <w:r>
        <w:t xml:space="preserve"> For each simulation, we used one juvenile growth rate, one juvenile survival rate, and one hydrologic condition, then we allowed the population to reach a stable size distribution.  After a stable size distribution was achieved, </w:t>
      </w:r>
      <w:r>
        <w:lastRenderedPageBreak/>
        <w:t xml:space="preserve">we calculated the population growth rate (λ). After repeating this for 1666 different </w:t>
      </w:r>
      <w:r w:rsidR="00002076">
        <w:t xml:space="preserve">combinations of </w:t>
      </w:r>
      <w:r>
        <w:t xml:space="preserve">juvenile growth, </w:t>
      </w:r>
      <w:r w:rsidR="00441EFE">
        <w:t>survival</w:t>
      </w:r>
      <w:r>
        <w:t xml:space="preserve"> and hydrologic conditions, we identified the parameter</w:t>
      </w:r>
      <w:r w:rsidR="000E20F3">
        <w:t xml:space="preserve"> combinations</w:t>
      </w:r>
      <w:r>
        <w:t xml:space="preserve"> </w:t>
      </w:r>
      <w:r w:rsidR="00CC169C">
        <w:t>that produced</w:t>
      </w:r>
      <w:r w:rsidR="000E20F3">
        <w:t xml:space="preserve"> static population sizes</w:t>
      </w:r>
      <w:r>
        <w:t xml:space="preserve"> λ = 1.  We plotted these values as an isocline for each hydrologic scenario (For further details see Appendix S1).   </w:t>
      </w:r>
      <w:r w:rsidR="00673700" w:rsidRPr="000B3146">
        <w:t xml:space="preserve">The isoclines graphically represent theoretical combinations of the two parameters </w:t>
      </w:r>
      <w:r w:rsidR="005C20D5">
        <w:t>that produce s</w:t>
      </w:r>
      <w:r w:rsidR="00DF0E79">
        <w:t>tatic</w:t>
      </w:r>
      <w:r w:rsidR="005C20D5">
        <w:t xml:space="preserve"> populations </w:t>
      </w:r>
      <w:r w:rsidR="00673700" w:rsidRPr="000B3146">
        <w:t>(</w:t>
      </w:r>
      <w:r w:rsidR="009A0CC9">
        <w:t>λ</w:t>
      </w:r>
      <w:r w:rsidR="00673700" w:rsidRPr="000B3146">
        <w:t xml:space="preserve"> = </w:t>
      </w:r>
      <w:r w:rsidR="009A0CC9">
        <w:t>1</w:t>
      </w:r>
      <w:r w:rsidR="00673700" w:rsidRPr="000B3146">
        <w:t xml:space="preserve">). </w:t>
      </w:r>
      <w:r w:rsidR="00B8519E">
        <w:t>T</w:t>
      </w:r>
      <w:r w:rsidR="00673700" w:rsidRPr="000B3146">
        <w:t>he isoclines are boundary conditions between a growing or a declining population</w:t>
      </w:r>
      <w:r w:rsidR="00B8519E">
        <w:t xml:space="preserve"> assuming</w:t>
      </w:r>
      <w:r w:rsidR="00D5523A">
        <w:t xml:space="preserve"> 1) a static hydrologic scenario and adult life history, and 2) that</w:t>
      </w:r>
      <w:r w:rsidR="00B8519E">
        <w:t xml:space="preserve"> the juvenile</w:t>
      </w:r>
      <w:r w:rsidR="00B8519E" w:rsidRPr="000B3146">
        <w:t xml:space="preserve"> growth and survival rates</w:t>
      </w:r>
      <w:r w:rsidR="00B8519E">
        <w:t xml:space="preserve"> represent </w:t>
      </w:r>
      <w:r w:rsidR="00D5523A">
        <w:t xml:space="preserve">the </w:t>
      </w:r>
      <w:r w:rsidR="00B8519E">
        <w:t>average rate experienced</w:t>
      </w:r>
      <w:r w:rsidR="0024350E">
        <w:t xml:space="preserve"> by</w:t>
      </w:r>
      <w:r w:rsidR="00B8519E">
        <w:t xml:space="preserve"> juvenile snail</w:t>
      </w:r>
      <w:r w:rsidR="0024350E">
        <w:t>s</w:t>
      </w:r>
      <w:r w:rsidR="00B8519E">
        <w:t xml:space="preserve"> </w:t>
      </w:r>
      <w:r w:rsidR="00FD2F38">
        <w:t>for the year</w:t>
      </w:r>
      <w:r w:rsidR="00673700"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00673700" w:rsidRPr="000B3146">
        <w:t xml:space="preserve">and yet </w:t>
      </w:r>
      <w:r w:rsidR="00730124">
        <w:t xml:space="preserve">juveniles </w:t>
      </w:r>
      <w:r w:rsidR="00673700" w:rsidRPr="000B3146">
        <w:t xml:space="preserve">can survive and grow </w:t>
      </w:r>
      <w:r w:rsidR="00E44BAA">
        <w:t>to</w:t>
      </w:r>
      <w:r w:rsidR="00673700" w:rsidRPr="000B3146">
        <w:t xml:space="preserve"> high </w:t>
      </w:r>
      <w:r w:rsidR="007543BD">
        <w:t xml:space="preserve">sub-adult </w:t>
      </w:r>
      <w:r w:rsidR="00673700" w:rsidRPr="000B3146">
        <w:t xml:space="preserve">densities </w:t>
      </w:r>
      <w:r w:rsidR="000C7817">
        <w:t>(</w:t>
      </w:r>
      <w:r w:rsidR="00264673">
        <w:t>16</w:t>
      </w:r>
      <w:r w:rsidR="000C7817">
        <w:t>/m</w:t>
      </w:r>
      <w:r w:rsidR="000C7817" w:rsidRPr="00264673">
        <w:rPr>
          <w:vertAlign w:val="superscript"/>
        </w:rPr>
        <w:t>2</w:t>
      </w:r>
      <w:r w:rsidR="000C7817">
        <w:t xml:space="preserve">) </w:t>
      </w:r>
      <w:r w:rsidR="00673700" w:rsidRPr="000B3146">
        <w:t>in</w:t>
      </w:r>
      <w:r w:rsidR="007C5224">
        <w:t xml:space="preserve"> mesh</w:t>
      </w:r>
      <w:r w:rsidR="00673700" w:rsidRPr="000B3146">
        <w:t xml:space="preserve"> predator</w:t>
      </w:r>
      <w:r w:rsidR="007C5224">
        <w:t>-</w:t>
      </w:r>
      <w:r w:rsidR="00673700"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00673700"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00673700" w:rsidRPr="000B3146">
        <w:t xml:space="preserve"> be irrelevant to </w:t>
      </w:r>
      <w:r w:rsidR="00F155E3">
        <w:t xml:space="preserve">the rates </w:t>
      </w:r>
      <w:r w:rsidR="00B52328">
        <w:t>that</w:t>
      </w:r>
      <w:r w:rsidR="00E13F25">
        <w:t xml:space="preserve"> </w:t>
      </w:r>
      <w:r w:rsidR="00F155E3">
        <w:t xml:space="preserve">FAS </w:t>
      </w:r>
      <w:r w:rsidR="00B52328">
        <w:t>population</w:t>
      </w:r>
      <w:r w:rsidR="004633CE">
        <w:t xml:space="preserve">s </w:t>
      </w:r>
      <w:r w:rsidR="00F155E3">
        <w:t>actually experience</w:t>
      </w:r>
      <w:r w:rsidR="00673700" w:rsidRPr="000B3146">
        <w:t>.</w:t>
      </w:r>
      <w:r w:rsidR="00E13F25">
        <w:t xml:space="preserve">  </w:t>
      </w:r>
      <w:r w:rsidR="00F155E3">
        <w:t xml:space="preserve"> </w:t>
      </w:r>
    </w:p>
    <w:p w14:paraId="65F8A111" w14:textId="33B93F8C" w:rsidR="00F777B8" w:rsidRPr="00F777B8" w:rsidRDefault="002A183A" w:rsidP="00656BF2">
      <w:pPr>
        <w:pStyle w:val="NATESTYLE1CommonCollege"/>
        <w:ind w:firstLine="720"/>
        <w:rPr>
          <w:rStyle w:val="CommentReference"/>
          <w:rFonts w:eastAsiaTheme="minorEastAsia"/>
          <w:sz w:val="24"/>
          <w:szCs w:val="24"/>
        </w:rPr>
      </w:pPr>
      <w:r>
        <w:t>After</w:t>
      </w:r>
      <w:r w:rsidR="00700FBD">
        <w:t xml:space="preserve"> </w:t>
      </w:r>
      <w:r w:rsidR="007543BD">
        <w:t>construc</w:t>
      </w:r>
      <w:r w:rsidR="00700FBD">
        <w:t>t</w:t>
      </w:r>
      <w:r>
        <w:t>ing isoclines</w:t>
      </w:r>
      <w:r w:rsidR="00700FBD">
        <w:t xml:space="preserve">, we </w:t>
      </w:r>
      <w:r w:rsidR="003478F3">
        <w:t>used</w:t>
      </w:r>
      <w:r w:rsidR="00656EE7">
        <w:t xml:space="preserve"> </w:t>
      </w:r>
      <w:r w:rsidR="00656EE7" w:rsidRPr="00C74B7B">
        <w:rPr>
          <w:i/>
          <w:iCs/>
        </w:rPr>
        <w:t>in situ</w:t>
      </w:r>
      <w:r w:rsidR="00656EE7">
        <w:t xml:space="preserve"> experimental techniques </w:t>
      </w:r>
      <w:r w:rsidR="00034D58">
        <w:t>to</w:t>
      </w:r>
      <w:r w:rsidR="00F777B8">
        <w:t xml:space="preserve"> calculate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C02957">
        <w:rPr>
          <w:rFonts w:eastAsiaTheme="minorEastAsia"/>
        </w:rPr>
        <w:t>and plotted them in</w:t>
      </w:r>
      <w:r w:rsidR="00F777B8">
        <w:rPr>
          <w:rFonts w:eastAsiaTheme="minorEastAsia"/>
        </w:rPr>
        <w:t xml:space="preserve"> </w:t>
      </w:r>
      <w:r w:rsidR="00C02957">
        <w:rPr>
          <w:rFonts w:eastAsiaTheme="minorEastAsia"/>
        </w:rPr>
        <w:t xml:space="preserve">demographic </w:t>
      </w:r>
      <w:r w:rsidR="00F777B8">
        <w:rPr>
          <w:rFonts w:eastAsiaTheme="minorEastAsia"/>
        </w:rPr>
        <w:t xml:space="preserve">state space. The nature of the model made it impossible to change </w:t>
      </w:r>
      <w:r w:rsidR="00E512EB">
        <w:rPr>
          <w:rFonts w:eastAsiaTheme="minorEastAsia"/>
        </w:rPr>
        <w:t xml:space="preserve">juvenile </w:t>
      </w:r>
      <w:r w:rsidR="00F777B8">
        <w:rPr>
          <w:rFonts w:eastAsiaTheme="minorEastAsia"/>
        </w:rPr>
        <w:t>growth rates seasonally</w:t>
      </w:r>
      <w:r w:rsidR="00466BC0">
        <w:rPr>
          <w:rFonts w:eastAsiaTheme="minorEastAsia"/>
        </w:rPr>
        <w:t xml:space="preserve"> so</w:t>
      </w:r>
      <w:r w:rsidR="00F777B8">
        <w:rPr>
          <w:rFonts w:eastAsiaTheme="minorEastAsia"/>
        </w:rPr>
        <w:t xml:space="preserve"> the </w:t>
      </w:r>
      <w:r w:rsidR="001751E3">
        <w:rPr>
          <w:rFonts w:eastAsiaTheme="minorEastAsia"/>
        </w:rPr>
        <w:t>interpretations of the rates in</w:t>
      </w:r>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r w:rsidR="00E578B2">
        <w:rPr>
          <w:rFonts w:eastAsiaTheme="minorEastAsia"/>
        </w:rPr>
        <w:t xml:space="preserve">from the field measurements were, therefore, the expected snail recruitment </w:t>
      </w:r>
      <w:r w:rsidR="0023742F">
        <w:rPr>
          <w:rFonts w:eastAsiaTheme="minorEastAsia"/>
        </w:rPr>
        <w:t xml:space="preserve">given the rates measured </w:t>
      </w:r>
      <w:r w:rsidR="00EC2A3E">
        <w:rPr>
          <w:rFonts w:eastAsiaTheme="minorEastAsia"/>
        </w:rPr>
        <w:t>for the respective season.</w:t>
      </w:r>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lastRenderedPageBreak/>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r w:rsidR="00AD344D">
        <w:rPr>
          <w:rStyle w:val="CommentReference"/>
          <w:sz w:val="24"/>
          <w:szCs w:val="24"/>
        </w:rPr>
        <w:t xml:space="preserve">juvenile </w:t>
      </w:r>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05E02A7"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w:t>
      </w:r>
      <w:r w:rsidR="00920855">
        <w:rPr>
          <w:rStyle w:val="CommentReference"/>
          <w:sz w:val="24"/>
          <w:szCs w:val="24"/>
        </w:rPr>
        <w:t>ce</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B1F28F0" w:rsidR="007A7EA5" w:rsidRDefault="00456548" w:rsidP="00656BF2">
      <w:pPr>
        <w:ind w:firstLine="720"/>
        <w:rPr>
          <w:rStyle w:val="CommentReference"/>
          <w:sz w:val="24"/>
          <w:szCs w:val="24"/>
        </w:rPr>
      </w:pPr>
      <w:r>
        <w:rPr>
          <w:rStyle w:val="CommentReference"/>
          <w:sz w:val="24"/>
          <w:szCs w:val="24"/>
        </w:rPr>
        <w:lastRenderedPageBreak/>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w:t>
      </w:r>
      <w:r w:rsidR="00AB20CA">
        <w:rPr>
          <w:rStyle w:val="CommentReference"/>
          <w:sz w:val="24"/>
          <w:szCs w:val="24"/>
        </w:rPr>
        <w:t>s</w:t>
      </w:r>
      <w:r>
        <w:rPr>
          <w:rStyle w:val="CommentReference"/>
          <w:sz w:val="24"/>
          <w:szCs w:val="24"/>
        </w:rPr>
        <w:t xml:space="preserve">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 xml:space="preserve">either morphological or behavioral, to chronic exposure to crayfish </w:t>
      </w:r>
      <w:r w:rsidR="00663E5E">
        <w:fldChar w:fldCharType="begin"/>
      </w:r>
      <w:r w:rsidR="00663E5E">
        <w:instrText xml:space="preserve"> ADDIN ZOTERO_ITEM CSL_CITATION {"citationID":"rCHVCjIY","properties":{"formattedCitation":"(Davidson and Dorn 2017)","plainCitation":"(Davidson and Dorn 2017)","noteIndex":0},"citationItems":[{"id":2611,"uris":["http://zotero.org/users/9972654/items/H6UPVDHL"],"itemData":{"id":2611,"type":"article-journal","container-title":"Aquatic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663E5E">
        <w:fldChar w:fldCharType="separate"/>
      </w:r>
      <w:r w:rsidR="00663E5E" w:rsidRPr="00663E5E">
        <w:rPr>
          <w:rFonts w:cs="Times New Roman"/>
        </w:rPr>
        <w:t>(Davidson and Dorn 2017)</w:t>
      </w:r>
      <w:r w:rsidR="00663E5E">
        <w:fldChar w:fldCharType="end"/>
      </w:r>
      <w:r>
        <w:t>.</w:t>
      </w:r>
    </w:p>
    <w:p w14:paraId="5C35E13D" w14:textId="1A647937" w:rsidR="005D527C" w:rsidRDefault="00F87B69" w:rsidP="00656BF2">
      <w:pPr>
        <w:pStyle w:val="NATESTYLE1CommonCollege"/>
        <w:ind w:firstLine="720"/>
        <w:rPr>
          <w:rStyle w:val="CommentReference"/>
          <w:sz w:val="24"/>
          <w:szCs w:val="24"/>
        </w:rPr>
      </w:pPr>
      <w:r>
        <w:t>W</w:t>
      </w:r>
      <w:r w:rsidR="005D527C">
        <w:t>e measured</w:t>
      </w:r>
      <w:r w:rsidR="00AD344D">
        <w:t xml:space="preserve"> juvenile</w:t>
      </w:r>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w:t>
      </w:r>
      <w:proofErr w:type="spellStart"/>
      <w:r w:rsidR="005D527C">
        <w:t>metaphytic</w:t>
      </w:r>
      <w:proofErr w:type="spellEnd"/>
      <w:r w:rsidR="005D527C">
        <w:t xml:space="preserve">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xml:space="preserve">. The </w:t>
      </w:r>
      <w:proofErr w:type="spellStart"/>
      <w:r w:rsidR="005D527C">
        <w:t>metaphyt</w:t>
      </w:r>
      <w:r w:rsidR="001A645E">
        <w:t>on</w:t>
      </w:r>
      <w:proofErr w:type="spellEnd"/>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proofErr w:type="spellStart"/>
      <w:r w:rsidR="005D527C">
        <w:t>metaphyton</w:t>
      </w:r>
      <w:proofErr w:type="spellEnd"/>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w:t>
      </w:r>
      <w:r w:rsidR="0018003E">
        <w:t xml:space="preserve">juvenile </w:t>
      </w:r>
      <w:r w:rsidR="005D527C">
        <w:t xml:space="preserve">growth </w:t>
      </w:r>
      <w:r w:rsidR="00084B13">
        <w:t xml:space="preserve">at </w:t>
      </w:r>
      <w:r w:rsidR="005D527C">
        <w:t>WCA3A site</w:t>
      </w:r>
      <w:r w:rsidR="00084B13">
        <w:t xml:space="preserve"> 3</w:t>
      </w:r>
      <w:r w:rsidR="005D527C">
        <w:t xml:space="preserve">, we measured the TP of </w:t>
      </w:r>
      <w:proofErr w:type="spellStart"/>
      <w:r w:rsidR="005D527C">
        <w:t>metaphytic</w:t>
      </w:r>
      <w:proofErr w:type="spellEnd"/>
      <w:r w:rsidR="005D527C">
        <w:t xml:space="preserve">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del w:id="9" w:author="Cook, Mark" w:date="2025-07-31T18:48:00Z" w16du:dateUtc="2025-07-31T22:48:00Z">
        <w:r w:rsidR="00CD3010" w:rsidRPr="00CD3010" w:rsidDel="00106DF7">
          <w:delText>(</w:delText>
        </w:r>
      </w:del>
      <w:r w:rsidR="00CD3010" w:rsidRPr="00CD3010">
        <w:t xml:space="preserve">Barrus et al. </w:t>
      </w:r>
      <w:ins w:id="10" w:author="Cook, Mark" w:date="2025-07-31T18:54:00Z" w16du:dateUtc="2025-07-31T22:54:00Z">
        <w:r w:rsidR="00106DF7">
          <w:t>(</w:t>
        </w:r>
      </w:ins>
      <w:r w:rsidR="00CD3010" w:rsidRPr="00CD3010">
        <w:t>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w:t>
      </w:r>
      <w:proofErr w:type="spellStart"/>
      <w:r w:rsidR="00FF5F62">
        <w:t>k</w:t>
      </w:r>
      <w:r w:rsidR="00FF5F62" w:rsidRPr="00FF5F62">
        <w:rPr>
          <w:vertAlign w:val="subscript"/>
        </w:rPr>
        <w:t>gr</w:t>
      </w:r>
      <w:r w:rsidR="00F82837">
        <w:rPr>
          <w:vertAlign w:val="subscript"/>
        </w:rPr>
        <w:t>ow</w:t>
      </w:r>
      <w:r w:rsidR="00FF5F62" w:rsidRPr="00FF5F62">
        <w:rPr>
          <w:vertAlign w:val="subscript"/>
        </w:rPr>
        <w:t>th</w:t>
      </w:r>
      <w:proofErr w:type="spellEnd"/>
      <w:r>
        <w:t xml:space="preserve"> to relate the results to the isocline.</w:t>
      </w:r>
      <w:r w:rsidR="00D21B2E">
        <w:t xml:space="preserve"> </w:t>
      </w:r>
      <w:proofErr w:type="spellStart"/>
      <w:r w:rsidR="005B3AB2">
        <w:t>K</w:t>
      </w:r>
      <w:r w:rsidR="005B3AB2" w:rsidRPr="008D1127">
        <w:rPr>
          <w:vertAlign w:val="subscript"/>
        </w:rPr>
        <w:t>growth</w:t>
      </w:r>
      <w:proofErr w:type="spellEnd"/>
      <w:r w:rsidR="005B3AB2" w:rsidRPr="008D1127">
        <w:rPr>
          <w:vertAlign w:val="subscript"/>
        </w:rPr>
        <w:t xml:space="preserve">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w:t>
      </w:r>
      <w:proofErr w:type="spellStart"/>
      <w:r w:rsidR="00D21B2E">
        <w:t>k</w:t>
      </w:r>
      <w:r w:rsidR="00D21B2E" w:rsidRPr="00D21B2E">
        <w:rPr>
          <w:vertAlign w:val="subscript"/>
        </w:rPr>
        <w:t>growth</w:t>
      </w:r>
      <w:proofErr w:type="spellEnd"/>
      <w:r w:rsidR="00D21B2E">
        <w:t>)</w:t>
      </w:r>
      <w:r w:rsidR="006914D2">
        <w:t xml:space="preserve"> </w:t>
      </w:r>
      <w:r w:rsidR="00F315FC">
        <w:t>can be</w:t>
      </w:r>
      <w:r w:rsidR="006914D2">
        <w:t xml:space="preserve"> found in Appendix S2.</w:t>
      </w:r>
    </w:p>
    <w:bookmarkEnd w:id="7"/>
    <w:bookmarkEnd w:id="8"/>
    <w:p w14:paraId="557FCA2A" w14:textId="30B96A8D" w:rsidR="00673700" w:rsidRDefault="00673700" w:rsidP="00656BF2">
      <w:pPr>
        <w:pStyle w:val="Heading1"/>
      </w:pPr>
      <w:r w:rsidRPr="00524172">
        <w:lastRenderedPageBreak/>
        <w:t>Result</w:t>
      </w:r>
      <w:r w:rsidR="00DA537A">
        <w:t>s</w:t>
      </w:r>
    </w:p>
    <w:p w14:paraId="7B9DF1D9" w14:textId="0EF55D48" w:rsidR="00673700" w:rsidRPr="00524172" w:rsidRDefault="00673700" w:rsidP="00656BF2">
      <w:pPr>
        <w:pStyle w:val="NATESTYLE1CommonCollege"/>
        <w:ind w:firstLine="720"/>
      </w:pPr>
      <w:r>
        <w:t>Zero-population growth i</w:t>
      </w:r>
      <w:r w:rsidRPr="00524172">
        <w:t xml:space="preserve">soclines created </w:t>
      </w:r>
      <w:r>
        <w:t xml:space="preserve">from the </w:t>
      </w:r>
      <w:r w:rsidR="002C4D94">
        <w:t xml:space="preserve">size-indexed </w:t>
      </w:r>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r w:rsidR="004A3451">
        <w:t xml:space="preserve"> juvenile</w:t>
      </w:r>
      <w:r w:rsidR="00DA537A">
        <w:t xml:space="preserve"> </w:t>
      </w:r>
      <w:r>
        <w:t>growth</w:t>
      </w:r>
      <w:r w:rsidRPr="00524172">
        <w:t xml:space="preserve"> and survival</w:t>
      </w:r>
      <w:r>
        <w:t xml:space="preserve"> </w:t>
      </w:r>
      <w:r w:rsidR="004A3451">
        <w:t xml:space="preserve">rates </w:t>
      </w:r>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r w:rsidR="0003352A">
        <w:t xml:space="preserve">negative slope </w:t>
      </w:r>
      <w:r w:rsidR="00D02881">
        <w:t xml:space="preserve">of the isocline </w:t>
      </w:r>
      <w:r w:rsidR="0088679D">
        <w:t xml:space="preserve">illustrates that </w:t>
      </w:r>
      <w:r w:rsidR="006648EC">
        <w:t xml:space="preserve">populations </w:t>
      </w:r>
      <w:r w:rsidR="00BF3060">
        <w:t>with faster</w:t>
      </w:r>
      <w:r w:rsidR="00661E99">
        <w:t xml:space="preserve"> juvenile growth</w:t>
      </w:r>
      <w:r w:rsidR="006648EC">
        <w:t xml:space="preserve"> </w:t>
      </w:r>
      <w:r w:rsidR="005C17C9">
        <w:t>can</w:t>
      </w:r>
      <w:r w:rsidR="00D02881">
        <w:t xml:space="preserve"> </w:t>
      </w:r>
      <w:r w:rsidRPr="00524172">
        <w:t xml:space="preserve">withstand </w:t>
      </w:r>
      <w:r w:rsidR="00816A97">
        <w:t>lower daily survival</w:t>
      </w:r>
      <w:r w:rsidR="0085762E">
        <w:t>. P</w:t>
      </w:r>
      <w:r>
        <w:t xml:space="preserve">opulations </w:t>
      </w:r>
      <w:r w:rsidR="0085762E">
        <w:t xml:space="preserve">experiencing </w:t>
      </w:r>
      <w:r>
        <w:t>slower</w:t>
      </w:r>
      <w:r w:rsidR="0085762E">
        <w:t xml:space="preserve"> juvenile growth rates</w:t>
      </w:r>
      <w:r>
        <w:t xml:space="preserve"> </w:t>
      </w:r>
      <w:r w:rsidR="00AA219B">
        <w:t>will need higher juvenile survival rates to persist or grow (λ≥1).</w:t>
      </w:r>
      <w:r w:rsidR="00FC00A7">
        <w:t xml:space="preserve"> </w:t>
      </w:r>
      <w:r>
        <w:t xml:space="preserve"> </w:t>
      </w:r>
      <w:r w:rsidR="00313C02">
        <w:t>H</w:t>
      </w:r>
      <w:r w:rsidR="00F05064">
        <w:t xml:space="preserve">ydrologic </w:t>
      </w:r>
      <w:r w:rsidR="00313C02">
        <w:t xml:space="preserve">conditions that improved </w:t>
      </w:r>
      <w:r w:rsidR="00620433">
        <w:t>reproducti</w:t>
      </w:r>
      <w:r w:rsidR="00456548">
        <w:t xml:space="preserve">ve </w:t>
      </w:r>
      <w:r w:rsidR="00760672">
        <w:t>rates</w:t>
      </w:r>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r w:rsidR="00054C6C">
        <w:t xml:space="preserve">to the </w:t>
      </w:r>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r w:rsidR="00760672">
        <w:t xml:space="preserve">juvenile </w:t>
      </w:r>
      <w:r>
        <w:t xml:space="preserve">survival (e.g., withstanding 3.1% lower survival at </w:t>
      </w:r>
      <w:r w:rsidR="0018003E">
        <w:t xml:space="preserve">juvenile </w:t>
      </w:r>
      <w:r>
        <w:t xml:space="preserve">growth of </w:t>
      </w:r>
      <w:proofErr w:type="spellStart"/>
      <w:r>
        <w:t>k</w:t>
      </w:r>
      <w:r w:rsidRPr="002D4A16">
        <w:rPr>
          <w:vertAlign w:val="subscript"/>
        </w:rPr>
        <w:t>growth</w:t>
      </w:r>
      <w:proofErr w:type="spellEnd"/>
      <w:r>
        <w:t xml:space="preserve"> = 0.07) and/or </w:t>
      </w:r>
      <w:r w:rsidR="005568AE">
        <w:t>s</w:t>
      </w:r>
      <w:r>
        <w:t>lower juvenile growth (e.g., withstanding</w:t>
      </w:r>
      <w:r w:rsidR="00F312AE">
        <w:t xml:space="preserve"> </w:t>
      </w:r>
      <w:r>
        <w:t xml:space="preserve">7.7% </w:t>
      </w:r>
      <w:r w:rsidR="005568AE">
        <w:t xml:space="preserve">slower </w:t>
      </w:r>
      <w:r w:rsidR="007C31F8">
        <w:t xml:space="preserve">juvenile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r w:rsidR="004C2605">
        <w:t>combinations of</w:t>
      </w:r>
      <w:r>
        <w:t xml:space="preserve"> </w:t>
      </w:r>
      <w:r w:rsidR="00183818">
        <w:t>faster</w:t>
      </w:r>
      <w:r w:rsidR="007C31F8">
        <w:t xml:space="preserve"> juvenile</w:t>
      </w:r>
      <w:r w:rsidR="00183818">
        <w:t xml:space="preserve"> </w:t>
      </w:r>
      <w:r>
        <w:t xml:space="preserve">growth and lower </w:t>
      </w:r>
      <w:r w:rsidR="007C31F8">
        <w:t xml:space="preserve">juvenile </w:t>
      </w:r>
      <w:r>
        <w:t>survival (</w:t>
      </w:r>
      <w:r w:rsidR="004B2084">
        <w:t>Figure 2</w:t>
      </w:r>
      <w:r>
        <w:t xml:space="preserve">). </w:t>
      </w:r>
    </w:p>
    <w:p w14:paraId="68FB0FA5" w14:textId="5B215010" w:rsidR="00382E63" w:rsidRPr="00C6515F" w:rsidRDefault="00564BAF" w:rsidP="005617E5">
      <w:pPr>
        <w:pStyle w:val="Heading2"/>
      </w:pPr>
      <w:bookmarkStart w:id="11" w:name="_Hlk98959413"/>
      <w:r>
        <w:t xml:space="preserve">Empirical </w:t>
      </w:r>
      <w:r w:rsidR="007C31F8">
        <w:t>Juv</w:t>
      </w:r>
      <w:r w:rsidR="002D78B1">
        <w:t>e</w:t>
      </w:r>
      <w:r w:rsidR="007C31F8">
        <w:t xml:space="preserve">nile </w:t>
      </w:r>
      <w:r>
        <w:t>Survival and Growth related to the Isocline</w:t>
      </w:r>
    </w:p>
    <w:p w14:paraId="449C750F" w14:textId="5B3EFBCC" w:rsidR="00FF248B" w:rsidRDefault="00382E63" w:rsidP="005617E5">
      <w:pPr>
        <w:pStyle w:val="NATESTYLE1CommonCollege"/>
      </w:pPr>
      <w:bookmarkStart w:id="12" w:name="_Hlk98959510"/>
      <w:r w:rsidRPr="00524172">
        <w:tab/>
      </w:r>
      <w:r w:rsidR="00061221">
        <w:t>We observed</w:t>
      </w:r>
      <w:r>
        <w:t xml:space="preserve"> variation in the measured </w:t>
      </w:r>
      <w:r w:rsidR="007C31F8">
        <w:t xml:space="preserve">juvenile </w:t>
      </w:r>
      <w:r>
        <w:t xml:space="preserve">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w:t>
      </w:r>
      <w:r w:rsidR="00AF4A3E">
        <w:t xml:space="preserve"> </w:t>
      </w:r>
      <w:r w:rsidR="00243318">
        <w:t>Table S1)</w:t>
      </w:r>
      <w:r w:rsidR="002E4624">
        <w:t>.</w:t>
      </w:r>
      <w:r w:rsidR="007046A2">
        <w:t xml:space="preserve"> </w:t>
      </w:r>
      <w:r w:rsidR="00392706">
        <w:t>T</w:t>
      </w:r>
      <w:r w:rsidR="00C9294F">
        <w:t xml:space="preserve">he </w:t>
      </w:r>
      <w:r w:rsidR="00392706">
        <w:t xml:space="preserve">shell </w:t>
      </w:r>
      <w:r w:rsidR="00C9294F">
        <w:t>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w:t>
      </w:r>
      <w:r w:rsidR="00D57B51">
        <w:t>,</w:t>
      </w:r>
      <w:r w:rsidR="00C9294F">
        <w:t xml:space="preserve"> </w:t>
      </w:r>
      <w:proofErr w:type="spellStart"/>
      <w:r w:rsidR="00234CB6" w:rsidRPr="00234CB6">
        <w:rPr>
          <w:i/>
          <w:iCs/>
        </w:rPr>
        <w:t>Belostoma</w:t>
      </w:r>
      <w:proofErr w:type="spellEnd"/>
      <w:r w:rsidR="00234CB6" w:rsidRPr="00234CB6">
        <w:rPr>
          <w:i/>
          <w:iCs/>
        </w:rPr>
        <w:t xml:space="preserve"> </w:t>
      </w:r>
      <w:proofErr w:type="spellStart"/>
      <w:r w:rsidR="00234CB6" w:rsidRPr="00234CB6">
        <w:rPr>
          <w:i/>
          <w:iCs/>
        </w:rPr>
        <w:t>lutarium</w:t>
      </w:r>
      <w:proofErr w:type="spellEnd"/>
      <w:r w:rsidR="00D57B51">
        <w:t xml:space="preserve"> and</w:t>
      </w:r>
      <w:r w:rsidR="00923BBE">
        <w:t xml:space="preserve"> </w:t>
      </w:r>
      <w:r w:rsidR="00923BBE" w:rsidRPr="00F11460">
        <w:rPr>
          <w:i/>
          <w:iCs/>
        </w:rPr>
        <w:t>Procambarus fallax</w:t>
      </w:r>
      <w:r w:rsidR="00D57B51">
        <w:t>, plus</w:t>
      </w:r>
      <w:r w:rsidR="00923BBE">
        <w:t xml:space="preserve"> salamanders</w:t>
      </w:r>
      <w:r w:rsidR="008E207C">
        <w:t xml:space="preserve"> (</w:t>
      </w:r>
      <w:r w:rsidR="00234CB6">
        <w:t>Appendix</w:t>
      </w:r>
      <w:r w:rsidR="0045527E">
        <w:t xml:space="preserve"> S2</w:t>
      </w:r>
      <w:r w:rsidR="008E207C">
        <w:t>)</w:t>
      </w:r>
      <w:r w:rsidR="00D57B51">
        <w:t>.  P</w:t>
      </w:r>
      <w:r w:rsidR="00285177">
        <w:t>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w:t>
      </w:r>
      <w:r w:rsidR="00D57B51">
        <w:t xml:space="preserve">between </w:t>
      </w:r>
      <w:r w:rsidR="00285177">
        <w:t>seasons and sites</w:t>
      </w:r>
      <w:r w:rsidR="0046659C">
        <w:t xml:space="preserve"> (Appendix </w:t>
      </w:r>
      <w:r w:rsidR="00AF6489">
        <w:t>S</w:t>
      </w:r>
      <w:r w:rsidR="0046659C">
        <w:t>2)</w:t>
      </w:r>
      <w:r w:rsidR="00285177">
        <w:t xml:space="preserve">. </w:t>
      </w:r>
      <w:r w:rsidR="0097136A">
        <w:t xml:space="preserve"> </w:t>
      </w:r>
    </w:p>
    <w:p w14:paraId="025B920D" w14:textId="6C75AC32" w:rsidR="00382E63" w:rsidRDefault="0081643E" w:rsidP="00656BF2">
      <w:pPr>
        <w:pStyle w:val="NATESTYLE1CommonCollege"/>
        <w:ind w:firstLine="720"/>
      </w:pPr>
      <w:r>
        <w:lastRenderedPageBreak/>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12"/>
      <w:r w:rsidR="00E823FD">
        <w:t>T</w:t>
      </w:r>
      <w:r w:rsidR="00382E63">
        <w:t xml:space="preserve">he dry season had lower </w:t>
      </w:r>
      <w:r w:rsidR="007C31F8">
        <w:t xml:space="preserve">juvenile </w:t>
      </w:r>
      <w:r w:rsidR="00382E63">
        <w:t xml:space="preserve">survival and slower </w:t>
      </w:r>
      <w:r w:rsidR="005270F7">
        <w:t xml:space="preserve">juvenile </w:t>
      </w:r>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w:t>
      </w:r>
      <w:r w:rsidR="007C31F8">
        <w:t xml:space="preserve">juvenile </w:t>
      </w:r>
      <w:r w:rsidR="00382E63">
        <w:t xml:space="preserve">survival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w:t>
      </w:r>
      <w:r w:rsidR="007C31F8">
        <w:t xml:space="preserve">juvenile </w:t>
      </w:r>
      <w:r w:rsidR="00382E63">
        <w:t xml:space="preserve">growth than those in LILA (Figure </w:t>
      </w:r>
      <w:r w:rsidR="00CA49F9">
        <w:t>2</w:t>
      </w:r>
      <w:r w:rsidR="00382E63">
        <w:t xml:space="preserve">). The combined effects, weighted by seasonal egg </w:t>
      </w:r>
      <w:r w:rsidR="00AE6096">
        <w:t xml:space="preserve">laying </w:t>
      </w:r>
      <w:r w:rsidR="00EF13C5">
        <w:t>distributions</w:t>
      </w:r>
      <w:r w:rsidR="00382E63">
        <w:t xml:space="preserve">, resulted in </w:t>
      </w:r>
      <w:r w:rsidR="00A46FFD">
        <w:t xml:space="preserve">average </w:t>
      </w:r>
      <w:r w:rsidR="007C31F8">
        <w:t>juvenile survival and growth</w:t>
      </w:r>
      <w:r w:rsidR="00382E63">
        <w:t xml:space="preserve"> parameters that predicted </w:t>
      </w:r>
      <w:r w:rsidR="00EF13C5">
        <w:t xml:space="preserve">a </w:t>
      </w:r>
      <w:r w:rsidR="00382E63">
        <w:t>declining population</w:t>
      </w:r>
      <w:r w:rsidR="00037258">
        <w:t xml:space="preserve"> for</w:t>
      </w:r>
      <w:r w:rsidR="00A46FFD">
        <w:t xml:space="preserve"> both </w:t>
      </w:r>
      <w:r w:rsidR="00AE6096">
        <w:t>wetlands</w:t>
      </w:r>
      <w:r w:rsidR="00A46FFD">
        <w:t>, though</w:t>
      </w:r>
      <w:r w:rsidR="00B053A7">
        <w:t xml:space="preserve"> </w:t>
      </w:r>
      <w:r w:rsidR="00382E63">
        <w:t>confidence intervals slightly overlapped the zero-</w:t>
      </w:r>
      <w:r w:rsidR="007C31F8">
        <w:t xml:space="preserve">population </w:t>
      </w:r>
      <w:r w:rsidR="00382E63">
        <w:t xml:space="preserve">growth isocline </w:t>
      </w:r>
      <w:r w:rsidR="00A46FFD">
        <w:t>for</w:t>
      </w:r>
      <w:r w:rsidR="00EF13C5">
        <w:t xml:space="preserve"> WCA3</w:t>
      </w:r>
      <w:r w:rsidR="00A64F8E">
        <w:t>A</w:t>
      </w:r>
      <w:r w:rsidR="00EF13C5">
        <w:t xml:space="preserve"> site 2 (Figure </w:t>
      </w:r>
      <w:r w:rsidR="00CA49F9">
        <w:t>2</w:t>
      </w:r>
      <w:r w:rsidR="00EF13C5">
        <w:t>). The overlap</w:t>
      </w:r>
      <w:r w:rsidR="001A2FBA">
        <w:t xml:space="preserve"> of the confidence</w:t>
      </w:r>
      <w:r w:rsidR="000B510C">
        <w:t xml:space="preserve"> interval</w:t>
      </w:r>
      <w:r w:rsidR="001A2FBA">
        <w:t xml:space="preserve"> with the isocline</w:t>
      </w:r>
      <w:r w:rsidR="000B510C">
        <w:t xml:space="preserve">, </w:t>
      </w:r>
      <w:r w:rsidR="00E93618">
        <w:t xml:space="preserve">indicating potential </w:t>
      </w:r>
      <w:r w:rsidR="000B510C">
        <w:t>population stasis,</w:t>
      </w:r>
      <w:r w:rsidR="00E93618">
        <w:t xml:space="preserve"> </w:t>
      </w:r>
      <w:r w:rsidR="00EF13C5">
        <w:t>c</w:t>
      </w:r>
      <w:r w:rsidR="00A46FFD">
        <w:t>ould</w:t>
      </w:r>
      <w:r w:rsidR="00EF13C5">
        <w:t xml:space="preserve"> only be observed </w:t>
      </w:r>
      <w:r w:rsidR="00A54023">
        <w:t>for an</w:t>
      </w:r>
      <w:r w:rsidR="001A2FBA">
        <w:t xml:space="preserve"> isocline </w:t>
      </w:r>
      <w:r w:rsidR="008D5696">
        <w:t>reflect</w:t>
      </w:r>
      <w:r w:rsidR="00A54023">
        <w:t>ing</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11"/>
    <w:p w14:paraId="3422F0FA" w14:textId="77777777" w:rsidR="00673700" w:rsidRDefault="00673700" w:rsidP="00656BF2">
      <w:pPr>
        <w:pStyle w:val="Heading1"/>
      </w:pPr>
      <w:r w:rsidRPr="00524172">
        <w:t>Discussion</w:t>
      </w:r>
    </w:p>
    <w:p w14:paraId="3B838229" w14:textId="54CC3A52" w:rsidR="00673700" w:rsidRDefault="00627452" w:rsidP="00656BF2">
      <w:pPr>
        <w:pStyle w:val="NATESTYLE1CommonCollege"/>
      </w:pPr>
      <w:bookmarkStart w:id="13"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r w:rsidR="00F6723E">
        <w:t>interactive</w:t>
      </w:r>
      <w:r w:rsidR="00F6723E" w:rsidRPr="00524172">
        <w:t xml:space="preserve"> </w:t>
      </w:r>
      <w:r w:rsidR="00673700" w:rsidRPr="00524172">
        <w:t xml:space="preserve">effects of </w:t>
      </w:r>
      <w:r w:rsidR="007C31F8">
        <w:t xml:space="preserve">juvenile </w:t>
      </w:r>
      <w:r w:rsidR="00673700">
        <w:t>growth</w:t>
      </w:r>
      <w:r w:rsidR="00673700" w:rsidRPr="00524172">
        <w:t xml:space="preserve"> and survival</w:t>
      </w:r>
      <w:r w:rsidR="002F11C4">
        <w:t xml:space="preserve"> of a </w:t>
      </w:r>
      <w:r w:rsidR="008C70CA">
        <w:t>predator-s</w:t>
      </w:r>
      <w:r w:rsidR="002F11C4">
        <w:t>ensitive</w:t>
      </w:r>
      <w:r w:rsidR="008C70CA">
        <w:t xml:space="preserve"> juvenile</w:t>
      </w:r>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w:t>
      </w:r>
      <w:r w:rsidR="00A54023">
        <w:t>or example, f</w:t>
      </w:r>
      <w:r w:rsidR="0010609B">
        <w:t>ield</w:t>
      </w:r>
      <w:r w:rsidR="00670A44">
        <w:t xml:space="preserve"> combinations of </w:t>
      </w:r>
      <w:r w:rsidR="00944FFC">
        <w:t xml:space="preserve">both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0B06E4">
        <w:fldChar w:fldCharType="begin"/>
      </w:r>
      <w:r w:rsidR="005D3E2D">
        <w:instrText xml:space="preserve"> ADDIN ZOTERO_ITEM CSL_CITATION {"citationID":"8vCdEhot","properties":{"formattedCitation":"(Chockley et al. 2008)","plainCitation":"(Chockley et al. 2008)","dontUpdate":true,"noteIndex":0},"citationItems":[{"id":13,"uris":["http://zotero.org/users/9972654/items/R4AY6B2M"],"itemData":{"id":13,"type":"article-journal","abstract":"The identification of sources and sinks in open populations is difficult and constrains our ability to predict population dynamics. This paper details factors that affect population size-structure of Stenopus hispidus Olivier, 1811, a popular marine ornamental, in the Upper Florida Keys and utilizes this information to identify large-scale (inshore–offshore) patterns of source–sink population structure. Shrimp were ca. 4 times more abundant at offshore sites compared to inshore sites. Larger reproductive shrimp dominated the inshore reefs in the Upper Florida Keys, while smaller, typically immature, shrimp dominated offshore reefs. Only 2.3% of settlement to artificial reefs occurred in the inshore region, while 97.7% occurred in offshore sites. Size-selective mortality was present but similar between the inshore and offshore reefs. Finally, growth declined with pre-molt size and was higher in the inshore than offshore reefs. These results indicated that the offshore reefs were likely dominated by smaller shrimp (at high density) due to higher settlement, lower growth rates and longer periods of susceptibility to size-selective mortality. To better understand the source–sink implications of our results, we developed a demographic model parameterized from our field estimates of size-specific molt frequency and mortality and region-specific (inshore or offshore) settlement and growth rates. We simulated settlement, mortality and growth both inshore and offshore and estimated reproductive output in the 2 regions. We found that shrimp in the inshore region exhibited higher levels of reproductive output than did shrimp in the offshore region. This suggests that the offshore region is acting as a population sink despite its higher local population size.","container-title":"Marine Ecology Progress Series","DOI":"10.3354/meps07404","ISSN":"0171-8630, 1616-1599","journalAbbreviation":"Mar. Ecol. Prog. Ser.","language":"en","page":"135-145","source":"DOI.org (Crossref)","title":"Population sinks in the Upper Florida Keys: the importance of demographic variation in population dynamics of the marine shrimp Stenopus hispidus","title-short":"Population sinks in the Upper Florida Keys","volume":"360","author":[{"family":"Chockley","given":"Br"},{"family":"St. Mary","given":"Cm"},{"family":"Osenberg","given":"Cw"}],"issued":{"date-parts":[["2008",5,22]]}}}],"schema":"https://github.com/citation-style-language/schema/raw/master/csl-citation.json"} </w:instrText>
      </w:r>
      <w:r w:rsidR="000B06E4">
        <w:fldChar w:fldCharType="separate"/>
      </w:r>
      <w:r w:rsidR="000B06E4" w:rsidRPr="000B06E4">
        <w:t xml:space="preserve">Chockley et al. </w:t>
      </w:r>
      <w:r w:rsidR="009B756A">
        <w:t>(</w:t>
      </w:r>
      <w:r w:rsidR="000B06E4" w:rsidRPr="000B06E4">
        <w:t>2008)</w:t>
      </w:r>
      <w:r w:rsidR="000B06E4">
        <w:fldChar w:fldCharType="end"/>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845FE">
        <w:t xml:space="preserve">juvenile </w:t>
      </w:r>
      <w:r w:rsidR="00D14E99">
        <w:t>survival</w:t>
      </w:r>
      <w:r w:rsidR="00AC38A0">
        <w:t xml:space="preserve"> and growth were </w:t>
      </w:r>
      <w:r w:rsidR="00AB4CBA">
        <w:lastRenderedPageBreak/>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0278E0A2" w14:textId="0E287CCE" w:rsidR="00AA622B" w:rsidRDefault="00AA622B" w:rsidP="00A048C3">
      <w:pPr>
        <w:pStyle w:val="NATESTYLE1CommonCollege"/>
      </w:pPr>
      <w:r>
        <w:t xml:space="preserve">Our zero-population growth isocline was created using a specific model for an annual gastropod of conservation concern which presents some limitations to </w:t>
      </w:r>
      <w:r w:rsidR="003E3C5C">
        <w:t>its</w:t>
      </w:r>
      <w:r>
        <w:t xml:space="preserve"> generality.  Future theoretical work with a general size-indexed demographic model</w:t>
      </w:r>
      <w:r w:rsidR="002E43C5">
        <w:t>s</w:t>
      </w:r>
      <w:r>
        <w:t xml:space="preserve"> should be explored to determine how other parameters might influence the shape of the demographic isocline.  While density dependence </w:t>
      </w:r>
      <w:r w:rsidR="007E650C">
        <w:t xml:space="preserve">can </w:t>
      </w:r>
      <w:r>
        <w:t xml:space="preserve">influence population dynamics acting on juvenile demographic rates </w:t>
      </w:r>
      <w:r>
        <w:fldChar w:fldCharType="begin"/>
      </w:r>
      <w:r>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fldChar w:fldCharType="separate"/>
      </w:r>
      <w:r w:rsidRPr="00976421">
        <w:t>(Accolla et al. 2024)</w:t>
      </w:r>
      <w:r>
        <w:fldChar w:fldCharType="end"/>
      </w:r>
      <w:r>
        <w:t xml:space="preserve">, it is important to remember that our demographic isocline </w:t>
      </w:r>
      <w:r w:rsidR="006D4E3F">
        <w:t xml:space="preserve">is theoretical and </w:t>
      </w:r>
      <w:r>
        <w:t xml:space="preserve">represents </w:t>
      </w:r>
      <w:r w:rsidR="006D4E3F">
        <w:t xml:space="preserve">rates </w:t>
      </w:r>
      <w:r>
        <w:t xml:space="preserve">where births equal the juvenile losses (λ = 1) attributed to the product of juvenile growth and survival rates (i.e., cohort survival) </w:t>
      </w:r>
      <w:r w:rsidR="006D4E3F">
        <w:t>assuming</w:t>
      </w:r>
      <w:r>
        <w:t xml:space="preserve"> all other life history parameters </w:t>
      </w:r>
      <w:r w:rsidR="0065224D">
        <w:t xml:space="preserve">in a matrix </w:t>
      </w:r>
      <w:r>
        <w:t xml:space="preserve">are held constant.  Thus, density-dependence acting on juvenile growth and survival </w:t>
      </w:r>
      <w:r w:rsidR="00A5146E">
        <w:t xml:space="preserve">of real populations </w:t>
      </w:r>
      <w:r>
        <w:t xml:space="preserve">should not affect the shape of a theoretical isocline, </w:t>
      </w:r>
      <w:r w:rsidR="00A5146E">
        <w:t xml:space="preserve">but only the actual empirical </w:t>
      </w:r>
      <w:r w:rsidR="001F172C">
        <w:t xml:space="preserve">juvenile </w:t>
      </w:r>
      <w:r w:rsidR="00A5146E">
        <w:t xml:space="preserve">rates observed.  </w:t>
      </w:r>
      <w:r w:rsidR="001F172C">
        <w:t>In contrast,</w:t>
      </w:r>
      <w:r>
        <w:t xml:space="preserve"> density-dependence or </w:t>
      </w:r>
      <w:r w:rsidR="00A5146E">
        <w:t>environmental</w:t>
      </w:r>
      <w:r>
        <w:t xml:space="preserve"> factors</w:t>
      </w:r>
      <w:r w:rsidR="001F172C">
        <w:t xml:space="preserve"> </w:t>
      </w:r>
      <w:r>
        <w:t>affect</w:t>
      </w:r>
      <w:r w:rsidR="00A5146E">
        <w:t>ing</w:t>
      </w:r>
      <w:r>
        <w:t xml:space="preserve"> birth rates </w:t>
      </w:r>
      <w:r w:rsidR="00DE70C9">
        <w:t>(</w:t>
      </w:r>
      <w:r w:rsidR="00AD73EB">
        <w:t xml:space="preserve">e.g., </w:t>
      </w:r>
      <w:r w:rsidR="00DE70C9">
        <w:t xml:space="preserve">adult fecundity or longevity) </w:t>
      </w:r>
      <w:r w:rsidR="002D2E71">
        <w:t>could alter the shape of the isocline</w:t>
      </w:r>
      <w:r>
        <w:t>.</w:t>
      </w:r>
      <w:r w:rsidRPr="00723B60">
        <w:t xml:space="preserve"> </w:t>
      </w:r>
      <w:r>
        <w:t>Our exploration for the FAS demonstrated that water depth variation</w:t>
      </w:r>
      <w:r w:rsidR="00A5146E">
        <w:t xml:space="preserve"> that</w:t>
      </w:r>
      <w:r>
        <w:t xml:space="preserve"> influenced </w:t>
      </w:r>
      <w:r w:rsidR="006D4E3F">
        <w:t>egg laying</w:t>
      </w:r>
      <w:r>
        <w:t xml:space="preserve"> alter</w:t>
      </w:r>
      <w:r w:rsidR="006D4E3F">
        <w:t xml:space="preserve">ed </w:t>
      </w:r>
      <w:r>
        <w:t xml:space="preserve">the slope of the isocline (Figure 2).  Exploring the factors that change the shape of </w:t>
      </w:r>
      <w:r w:rsidR="007B0D99">
        <w:t>demographic</w:t>
      </w:r>
      <w:r>
        <w:t xml:space="preserve"> isocline</w:t>
      </w:r>
      <w:r w:rsidR="007B0D99">
        <w:t>s</w:t>
      </w:r>
      <w:r>
        <w:t xml:space="preserve"> would be a fruitful area for </w:t>
      </w:r>
      <w:r w:rsidR="007B0D99">
        <w:t xml:space="preserve">more </w:t>
      </w:r>
      <w:r>
        <w:t xml:space="preserve">general exploration.  While we built our theoretical isocline assuming density-independent population growth we emphasize that this does not assume the actual </w:t>
      </w:r>
      <w:r w:rsidR="007B0D99">
        <w:t xml:space="preserve">juvenile </w:t>
      </w:r>
      <w:r>
        <w:t>rates are density-independent.</w:t>
      </w:r>
      <w:r w:rsidR="00084EF5">
        <w:t xml:space="preserve">  Our isocline does not claim </w:t>
      </w:r>
      <w:r w:rsidR="00751613">
        <w:t xml:space="preserve">anything about the </w:t>
      </w:r>
      <w:r w:rsidR="00751613">
        <w:lastRenderedPageBreak/>
        <w:t>relative importance of density dependence on population growth.</w:t>
      </w:r>
      <w:r>
        <w:t xml:space="preserve">  Rather, density-dependence acting on one or both juvenile rates could be an explanation for where the rates exist in state-space. It is the job of the investigator to determine what drives variation in the two rates. </w:t>
      </w:r>
      <w:r w:rsidR="00EC22FF">
        <w:t xml:space="preserve">If </w:t>
      </w:r>
      <w:r w:rsidR="00F22B32">
        <w:t xml:space="preserve">juvenile </w:t>
      </w:r>
      <w:r w:rsidR="00EC22FF">
        <w:t>density dependence is expected to be</w:t>
      </w:r>
      <w:r w:rsidR="00687F99">
        <w:t xml:space="preserve"> an</w:t>
      </w:r>
      <w:r w:rsidR="00EC22FF">
        <w:t xml:space="preserve"> important driver, then researchers will need to measure growth and survival rates at relevant densities.</w:t>
      </w:r>
      <w:r w:rsidR="006D4E3F">
        <w:t xml:space="preserve"> Because current densities of FAS are extremely </w:t>
      </w:r>
      <w:r w:rsidR="00F22B32">
        <w:t>low</w:t>
      </w:r>
      <w:r w:rsidR="006D4E3F">
        <w:t xml:space="preserve"> compared to what the environment can support when predators are excluded</w:t>
      </w:r>
      <w:r w:rsidR="009B756A">
        <w:t xml:space="preserve"> </w:t>
      </w:r>
      <w:r w:rsidR="009B756A">
        <w:fldChar w:fldCharType="begin"/>
      </w:r>
      <w:r w:rsidR="009B756A">
        <w:instrText xml:space="preserve"> ADDIN ZOTERO_ITEM CSL_CITATION {"citationID":"Nl1XFsiN","properties":{"formattedCitation":"(Barrus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B756A">
        <w:fldChar w:fldCharType="separate"/>
      </w:r>
      <w:r w:rsidR="009B756A" w:rsidRPr="009B756A">
        <w:t>(Barrus et al. 2023)</w:t>
      </w:r>
      <w:r w:rsidR="009B756A">
        <w:fldChar w:fldCharType="end"/>
      </w:r>
      <w:r w:rsidR="006D4E3F">
        <w:t>, we did not consider negative density dependence at the juvenile stage to be a good explanation for the demographic rates we observed</w:t>
      </w:r>
      <w:r w:rsidR="00F22B32">
        <w:t xml:space="preserve"> in the field</w:t>
      </w:r>
      <w:r w:rsidR="006D4E3F">
        <w:t xml:space="preserve">. </w:t>
      </w:r>
    </w:p>
    <w:p w14:paraId="612C6D11" w14:textId="1F5AD071" w:rsidR="00AA622B" w:rsidRDefault="00AA622B" w:rsidP="0096439E">
      <w:pPr>
        <w:pStyle w:val="NATESTYLE1CommonCollege"/>
        <w:ind w:firstLine="720"/>
      </w:pPr>
      <w:r>
        <w:t xml:space="preserve">The negative slope </w:t>
      </w:r>
      <w:r w:rsidR="00F22B32">
        <w:t>of</w:t>
      </w:r>
      <w:r>
        <w:t xml:space="preserve"> the </w:t>
      </w:r>
      <w:r w:rsidR="00F22B32">
        <w:t xml:space="preserve">FAS </w:t>
      </w:r>
      <w:r>
        <w:t xml:space="preserve">isocline was a qualitative prediction from our model evaluation and is the expected result from extensive empirical studies that have explored how growth mediates mortality rates from consumers </w:t>
      </w:r>
      <w:r w:rsidR="00F22B32">
        <w:t xml:space="preserve">as juveniles pass </w:t>
      </w:r>
      <w:r>
        <w:t>through a sensitive</w:t>
      </w:r>
      <w:r w:rsidR="00F22B32">
        <w:t xml:space="preserve"> </w:t>
      </w:r>
      <w:r>
        <w:t>stage</w:t>
      </w:r>
      <w:r w:rsidR="00F22B32">
        <w:t xml:space="preserve"> </w:t>
      </w:r>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(Jeyasingh and Weider 2005, Craig et al. 2006, Davidson and Dorn 2018, Pepi et al. 2018, Ma et al. 2021, Meehan et al. 2022</w:t>
      </w:r>
      <w:r>
        <w:t>, Davidson et al., 2024</w:t>
      </w:r>
      <w:r w:rsidRPr="00E22F5A">
        <w:t>)</w:t>
      </w:r>
      <w:r>
        <w:fldChar w:fldCharType="end"/>
      </w:r>
      <w:r>
        <w:t xml:space="preserve">. The negative slope of the isocline result was consistent for different hydrologic conditions that mediate reproductive output of the adult snails (Figure 2), including hydrologic conditions that were held constant at the ideal depth for reproduction (Appendix S1: Figure S3).  Additionally, we included three examples which growth and survival rates were sufficiently studied in the field to highlight their potential for applying this approach (Figure 1). </w:t>
      </w:r>
      <w:r w:rsidR="00F22B32">
        <w:t>S</w:t>
      </w:r>
      <w:r>
        <w:t xml:space="preserve">tudies of the theoretical interactions between juvenile growth and survival scaling to population growth remain rare; our literature search found only one theoretical study exploring 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xml:space="preserve">, and one theoretical study exploring how equilibrium densities of predator and prey populations are affected by juvenile 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Although shown in a specific case, we expect the </w:t>
      </w:r>
      <w:r>
        <w:lastRenderedPageBreak/>
        <w:t xml:space="preserve">negative slope of the isocline would hold for any species </w:t>
      </w:r>
      <w:r w:rsidR="0070583E">
        <w:t>with</w:t>
      </w:r>
      <w:r w:rsidR="00AF2B47">
        <w:t xml:space="preserve"> populations </w:t>
      </w:r>
      <w:r w:rsidR="0070583E">
        <w:t>experiencing</w:t>
      </w:r>
      <w:r w:rsidR="00AF2B47">
        <w:t xml:space="preserve"> high recruitment variation</w:t>
      </w:r>
      <w:r w:rsidR="003A23F3">
        <w:t xml:space="preserve"> that is driven by consumers</w:t>
      </w:r>
      <w:r w:rsidR="0070583E">
        <w:t>.</w:t>
      </w:r>
    </w:p>
    <w:p w14:paraId="2F95B9DF" w14:textId="691D3F94" w:rsidR="00A9010A" w:rsidRPr="00AC6D9A" w:rsidRDefault="00044C31" w:rsidP="00B700A1">
      <w:pPr>
        <w:pStyle w:val="NATESTYLE1CommonCollege"/>
        <w:ind w:firstLine="720"/>
      </w:pPr>
      <w:r>
        <w:t xml:space="preserve">When measuring survival and growth in the </w:t>
      </w:r>
      <w:r w:rsidR="00B80497">
        <w:t>field,</w:t>
      </w:r>
      <w:r>
        <w:t xml:space="preserve"> </w:t>
      </w:r>
      <w:r w:rsidR="00543270">
        <w:t xml:space="preserve">the primary interest is where the </w:t>
      </w:r>
      <w:r w:rsidR="00DB348F">
        <w:t>parameters</w:t>
      </w:r>
      <w:r w:rsidR="00543270">
        <w:t xml:space="preserve"> fall </w:t>
      </w:r>
      <w:r w:rsidR="00A84870">
        <w:t>relative to the</w:t>
      </w:r>
      <w:r w:rsidR="00543270">
        <w:t xml:space="preserve"> isocline</w:t>
      </w:r>
      <w:r w:rsidR="00297E22">
        <w:t>. And</w:t>
      </w:r>
      <w:r w:rsidR="00543270">
        <w:t xml:space="preserve"> </w:t>
      </w:r>
      <w:r>
        <w:t>making specific predictions about a species of conservation concern</w:t>
      </w:r>
      <w:r w:rsidR="00B80497">
        <w:t xml:space="preserve"> </w:t>
      </w:r>
      <w:r w:rsidRPr="001437E1">
        <w:rPr>
          <w:i/>
          <w:iCs/>
        </w:rPr>
        <w:t>requires</w:t>
      </w:r>
      <w:r>
        <w:t xml:space="preserve"> a specific model for that species.  </w:t>
      </w:r>
      <w:r w:rsidR="008E4CAC">
        <w:t xml:space="preserve">Demographic models are becoming a widespread tool for conservation and ecology </w:t>
      </w:r>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r w:rsidR="00A2276E">
        <w:t xml:space="preserve">, </w:t>
      </w:r>
      <w:r w:rsidR="006F4D5E">
        <w:t xml:space="preserve">to the best of our knowledge, our work is the first to </w:t>
      </w:r>
      <w:r w:rsidR="00A2276E">
        <w:t xml:space="preserve">demonstrate their use </w:t>
      </w:r>
      <w:r w:rsidR="000103C1">
        <w:t xml:space="preserve">in </w:t>
      </w:r>
      <w:r w:rsidR="00A2276E">
        <w:t>interpreting survival and growth rates measured in natural environments</w:t>
      </w:r>
      <w:r w:rsidR="00752581">
        <w:t>.</w:t>
      </w:r>
      <w:r w:rsidR="006A2096">
        <w:t xml:space="preserve"> </w:t>
      </w:r>
      <w:r w:rsidR="000D72E5">
        <w:t>E</w:t>
      </w:r>
      <w:r w:rsidR="00FF5213">
        <w:t>mploying</w:t>
      </w:r>
      <w:r w:rsidR="00A9010A">
        <w:t xml:space="preserve"> demographic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w:t>
      </w:r>
      <w:r w:rsidR="00C22926">
        <w:t>should be short relative</w:t>
      </w:r>
      <w:r w:rsidR="00F90D8E">
        <w:t xml:space="preserve"> to the</w:t>
      </w:r>
      <w:r w:rsidR="00D4777F">
        <w:t xml:space="preserve"> length of the</w:t>
      </w:r>
      <w:r w:rsidR="00F90D8E">
        <w:t xml:space="preserve"> sensitive stage and the measurements in the field should be measured commensurately to match the </w:t>
      </w:r>
      <w:r w:rsidR="00211AAC">
        <w:t xml:space="preserve">theoretical </w:t>
      </w:r>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72AB6ABA" w:rsidR="00673700" w:rsidRDefault="00686DD8" w:rsidP="00656BF2">
      <w:pPr>
        <w:pStyle w:val="NATESTYLE1CommonCollege"/>
        <w:ind w:firstLine="720"/>
      </w:pPr>
      <w:bookmarkStart w:id="14" w:name="_Hlk98959647"/>
      <w:bookmarkEnd w:id="13"/>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r w:rsidR="0085685A">
        <w:t>dependent</w:t>
      </w:r>
      <w:r w:rsidR="00A00B2B">
        <w:t xml:space="preserve"> rates</w:t>
      </w:r>
      <w:r w:rsidR="00450D33">
        <w:t xml:space="preserve"> </w:t>
      </w:r>
      <w:r w:rsidR="00A17BAD">
        <w:t>conclude</w:t>
      </w:r>
      <w:r w:rsidR="00A00B2B">
        <w:t>d</w:t>
      </w:r>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w:t>
      </w:r>
      <w:r w:rsidR="007F3D94">
        <w:t xml:space="preserve"> predator abundances after the wetlands reflooded </w:t>
      </w:r>
      <w:r w:rsidR="001B23CE">
        <w:t xml:space="preserve">decreased </w:t>
      </w:r>
      <w:r w:rsidR="00C15CC5">
        <w:t>between seasons</w:t>
      </w:r>
      <w:r w:rsidR="004D3C6B">
        <w:t xml:space="preserve"> </w:t>
      </w:r>
      <w:r w:rsidR="008E2833">
        <w:t>(Appendix</w:t>
      </w:r>
      <w:r w:rsidR="00DC0CAE">
        <w:t xml:space="preserve"> S</w:t>
      </w:r>
      <w:r w:rsidR="00032406">
        <w:t xml:space="preserve">2: </w:t>
      </w:r>
      <w:r w:rsidR="00032406">
        <w:lastRenderedPageBreak/>
        <w:t>Figure</w:t>
      </w:r>
      <w:r w:rsidR="00DC0CAE">
        <w:t xml:space="preserve"> S</w:t>
      </w:r>
      <w:r w:rsidR="00BD2F96">
        <w:t>4</w:t>
      </w:r>
      <w:r w:rsidR="008E2833">
        <w:t>)</w:t>
      </w:r>
      <w:r w:rsidR="007F3D94">
        <w:t>.  T</w:t>
      </w:r>
      <w:r w:rsidR="00597F09">
        <w:t xml:space="preserve">he </w:t>
      </w:r>
      <w:r w:rsidR="00FD289C">
        <w:t xml:space="preserve">reduction in </w:t>
      </w:r>
      <w:r w:rsidR="00597F09">
        <w:t xml:space="preserve">predator </w:t>
      </w:r>
      <w:r w:rsidR="003E58B4">
        <w:t>abundance</w:t>
      </w:r>
      <w:r w:rsidR="00FD289C">
        <w:t>s</w:t>
      </w:r>
      <w:r w:rsidR="00597F09">
        <w:t xml:space="preserve"> </w:t>
      </w:r>
      <w:r w:rsidR="00330236">
        <w:t>appear</w:t>
      </w:r>
      <w:r w:rsidR="007F0E98">
        <w:t>s</w:t>
      </w:r>
      <w:r w:rsidR="00597F09">
        <w:t xml:space="preserve"> to have</w:t>
      </w:r>
      <w:r w:rsidR="0063375C">
        <w:t xml:space="preserve"> overwhelmed </w:t>
      </w:r>
      <w:r w:rsidR="004D3C6B">
        <w:t xml:space="preserve">any </w:t>
      </w:r>
      <w:r w:rsidR="002C357F">
        <w:t xml:space="preserve">increase </w:t>
      </w:r>
      <w:r w:rsidR="00597F09">
        <w:t>in</w:t>
      </w:r>
      <w:r w:rsidR="007F0E98">
        <w:t xml:space="preserve"> per capita </w:t>
      </w:r>
      <w:r w:rsidR="00A44AD1">
        <w:t>consumption</w:t>
      </w:r>
      <w:r w:rsidR="00597F09">
        <w:t xml:space="preserve"> </w:t>
      </w:r>
      <w:r w:rsidR="00A44AD1">
        <w:t xml:space="preserve">that was </w:t>
      </w:r>
      <w:r w:rsidR="004D3C6B">
        <w:t>mediated by</w:t>
      </w:r>
      <w:r w:rsidR="00A44AD1">
        <w:t xml:space="preserve"> </w:t>
      </w:r>
      <w:r w:rsidR="007F0E98">
        <w:t>warmer</w:t>
      </w:r>
      <w:r w:rsidR="004D3C6B">
        <w:t xml:space="preserve"> temperature</w:t>
      </w:r>
      <w:r w:rsidR="007F0E98">
        <w:t>s</w:t>
      </w:r>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A83CBE">
        <w:t xml:space="preserve"> </w:t>
      </w:r>
      <w:r w:rsidR="00692E2C">
        <w:fldChar w:fldCharType="begin"/>
      </w:r>
      <w:r w:rsidR="00692E2C">
        <w:instrText xml:space="preserve"> ADDIN ZOTERO_ITEM CSL_CITATION {"citationID":"TSzs4r0k","properties":{"formattedCitation":"(Davidson et al. 2024)","plainCitation":"(Davidson et al. 2024)","noteIndex":0},"citationItems":[{"id":3971,"uris":["http://zotero.org/users/9972654/items/X49RRKPX"],"itemData":{"id":3971,"type":"article-journal","abstract":"Warming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692E2C">
        <w:fldChar w:fldCharType="separate"/>
      </w:r>
      <w:r w:rsidR="00692E2C" w:rsidRPr="00692E2C">
        <w:t>(Davidson et al. 2024)</w:t>
      </w:r>
      <w:r w:rsidR="00692E2C">
        <w:fldChar w:fldCharType="end"/>
      </w:r>
      <w:r w:rsidR="00A17BAD">
        <w:t>.</w:t>
      </w:r>
      <w:r w:rsidR="00673700">
        <w:t xml:space="preserve"> </w:t>
      </w:r>
      <w:r w:rsidR="009111B9">
        <w:t>Environmentally 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r w:rsidR="00BA7512">
        <w:t xml:space="preserve">foraging </w:t>
      </w:r>
      <w:r w:rsidR="00D213A8">
        <w:t xml:space="preserve">rates </w:t>
      </w:r>
      <w:r w:rsidR="00BA7512">
        <w:t xml:space="preserve">of </w:t>
      </w:r>
      <w:r w:rsidR="0070636F">
        <w:t>predators</w:t>
      </w:r>
      <w:r w:rsidR="00BA7512">
        <w:t xml:space="preserve"> </w:t>
      </w:r>
      <w:r w:rsidR="000C24A7">
        <w:t>and</w:t>
      </w:r>
      <w:r w:rsidR="008E13D9">
        <w:t xml:space="preserve"> could </w:t>
      </w:r>
      <w:r w:rsidR="00855429">
        <w:t xml:space="preserve">either </w:t>
      </w:r>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29220B52" w:rsidR="00EE74CF" w:rsidRDefault="008A658C" w:rsidP="002F427D">
      <w:pPr>
        <w:pStyle w:val="NATESTYLE1CommonCollege"/>
        <w:ind w:firstLine="720"/>
      </w:pPr>
      <w:bookmarkStart w:id="15" w:name="_Hlk98959713"/>
      <w:bookmarkEnd w:id="14"/>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4478B0">
        <w:t xml:space="preserve"> and fishes</w:t>
      </w:r>
      <w:r w:rsidR="00604773">
        <w:t>, historic habitat</w:t>
      </w:r>
      <w:r w:rsidR="00876A44">
        <w:t xml:space="preserve"> mosaics</w:t>
      </w:r>
      <w:r w:rsidR="00604773">
        <w:t>,</w:t>
      </w:r>
      <w:r w:rsidR="0012583C">
        <w:t xml:space="preserve"> </w:t>
      </w:r>
      <w:r w:rsidR="004478B0">
        <w:t xml:space="preserve">and </w:t>
      </w:r>
      <w:r w:rsidR="0012583C">
        <w:t>biodiversity</w:t>
      </w:r>
      <w:r w:rsidR="00876A44">
        <w:t>,</w:t>
      </w:r>
      <w:r w:rsidR="004478B0">
        <w:t xml:space="preserve"> while</w:t>
      </w:r>
      <w:r w:rsidR="004B2084">
        <w:t xml:space="preserve">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r w:rsidR="003E2EFA">
        <w:t xml:space="preserve"> to</w:t>
      </w:r>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r w:rsidR="00322230">
        <w:t>Table 1</w:t>
      </w:r>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r w:rsidR="00F11330">
        <w:t>.</w:t>
      </w:r>
    </w:p>
    <w:p w14:paraId="75A2CBB5" w14:textId="1348D6B9" w:rsidR="00673700" w:rsidRDefault="009B0786" w:rsidP="00656BF2">
      <w:pPr>
        <w:pStyle w:val="NATESTYLE1CommonCollege"/>
        <w:ind w:firstLine="720"/>
      </w:pPr>
      <w:r>
        <w:lastRenderedPageBreak/>
        <w:t>T</w:t>
      </w:r>
      <w:r w:rsidR="00673700">
        <w:t>he</w:t>
      </w:r>
      <w:r w:rsidR="00D658E0">
        <w:t xml:space="preserve"> </w:t>
      </w:r>
      <w:r w:rsidR="00673700">
        <w:t>dry season parameters were</w:t>
      </w:r>
      <w:r w:rsidR="00745CCE">
        <w:t xml:space="preserve"> </w:t>
      </w:r>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1F4B90">
        <w:t>If</w:t>
      </w:r>
      <w:r w:rsidR="00A62DBA">
        <w:t xml:space="preserve">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1F4B90">
        <w:t xml:space="preserve">could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45038AFE"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 xml:space="preserve">restoration and management actions </w:t>
      </w:r>
      <w:r w:rsidR="00581709">
        <w:t>attempt to</w:t>
      </w:r>
      <w:r w:rsidR="00AC5EDC">
        <w:t xml:space="preserve"> </w:t>
      </w:r>
      <w:r w:rsidR="005820CC">
        <w:t>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w:t>
      </w:r>
      <w:r w:rsidR="004B65EA" w:rsidRPr="00C12775">
        <w:lastRenderedPageBreak/>
        <w:t>velocity</w:t>
      </w:r>
      <w:r w:rsidR="003328A0">
        <w:t xml:space="preserve"> </w:t>
      </w:r>
      <w:r w:rsidR="00AA1892">
        <w:t>was shown to increase</w:t>
      </w:r>
      <w:r w:rsidR="003328A0">
        <w:t xml:space="preserve"> </w:t>
      </w:r>
      <w:r w:rsidR="004B65EA">
        <w:t>growth</w:t>
      </w:r>
      <w:r w:rsidR="004B65EA" w:rsidRPr="00C12775">
        <w:t xml:space="preserve"> of </w:t>
      </w:r>
      <w:proofErr w:type="spellStart"/>
      <w:r w:rsidR="004B65EA" w:rsidRPr="00D57D20">
        <w:rPr>
          <w:i/>
          <w:iCs/>
        </w:rPr>
        <w:t>Pomacea</w:t>
      </w:r>
      <w:proofErr w:type="spellEnd"/>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D8269F">
        <w:t xml:space="preserve">, </w:t>
      </w:r>
      <w:r w:rsidR="00581709">
        <w:t>and</w:t>
      </w:r>
      <w:r w:rsidR="00FD02E2">
        <w:t xml:space="preserve"> t</w:t>
      </w:r>
      <w:r w:rsidR="004B65EA" w:rsidRPr="00C12775">
        <w:t>herefore</w:t>
      </w:r>
      <w:r w:rsidR="00FD02E2">
        <w:t xml:space="preserve"> restoration of flowing water</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1164D6FF" w:rsidR="00673700" w:rsidRDefault="00036C0C" w:rsidP="00656BF2">
      <w:pPr>
        <w:pStyle w:val="NATESTYLE1CommonCollege"/>
        <w:ind w:firstLine="720"/>
      </w:pPr>
      <w:r>
        <w:t>Finally</w:t>
      </w:r>
      <w:r w:rsidR="00673700" w:rsidRPr="00C12775">
        <w:t>, the predation rates in the Everglades might currently be higher than historical levels as a function of non-native fishes</w:t>
      </w:r>
      <w:r w:rsidR="00692E2C">
        <w:t xml:space="preserve"> </w:t>
      </w:r>
      <w:r w:rsidR="00692E2C">
        <w:fldChar w:fldCharType="begin"/>
      </w:r>
      <w:r w:rsidR="00692E2C">
        <w:instrText xml:space="preserve"> ADDIN ZOTERO_ITEM CSL_CITATION {"citationID":"mUAfzRw5","properties":{"formattedCitation":"(Pintar et al. 2023)","plainCitation":"(Pintar et al. 2023)","noteIndex":0},"citationItems":[{"id":1823,"uris":["http://zotero.org/users/9972654/items/8RIXJ45P"],"itemData":{"id":1823,"type":"article-journal","abstract":"Invasive species are one of the greatest threats to ecosystems, disrupting ecosystem function and leading to the collapse and extinction of native species. While populations of native ﬁshes in the Everglades are tied to the system's natural hydrological dynamics, Asian Swamp Eels (Monopterus albus/javanensis) are drought-resistant ﬁsh ﬁrst reported from Florida in 1997 and the Everglades in 2007. Using a 26-year dataset that included a 13-year baseline period prior to swamp eel arrival in Taylor Slough, we assessed population changes of common small ﬁshes and decapods that are important prey for larger vertebrate predators. After invasion, populations of two crayﬁshes collapsed by &gt;95 %, two ﬁshes declined by &gt;80 %, two ﬁshes had intermediate declines of 44–66 %, and three species remained unchanged. Species most strongly reduced were those dependent on predator-free habitats at the onset of the wet season, indicating drought-resistant swamp eels have introduced novel predator effects and disrupted the hydrologymediated production of aquatic animals that are prey for many larger predators. Ongoing Everglades restoration is designed to restore hydrological conditions that support production of crayﬁshes and ﬁshes, and nesting wading birds reliant on them. Water management may have facilitated the invasion of swamp eels. Our results suggest that the continued spread of swamp eels may result in adverse consequences for Everglades trophic dynamics and potentially diminish beneﬁts expected from the $20B+ restoration.","container-title":"Science of The Total Environment","DOI":"10.1016/j.scitotenv.2022.159245","ISSN":"00489697","journalAbbreviation":"Science of The Total Environment","language":"en","page":"159245","source":"DOI.org (Crossref)","title":"Hydrology-mediated ecological function of a large wetland threatened by an invasive predator","volume":"857","author":[{"family":"Pintar","given":"Matthew R."},{"family":"Dorn","given":"Nathan J."},{"family":"Kline","given":"Jeffrey L."},{"family":"Trexler","given":"Joel C."}],"issued":{"date-parts":[["2023",1]]}}}],"schema":"https://github.com/citation-style-language/schema/raw/master/csl-citation.json"} </w:instrText>
      </w:r>
      <w:r w:rsidR="00692E2C">
        <w:fldChar w:fldCharType="separate"/>
      </w:r>
      <w:r w:rsidR="00692E2C" w:rsidRPr="00692E2C">
        <w:t>(Pintar et al. 2023)</w:t>
      </w:r>
      <w:r w:rsidR="00692E2C">
        <w:fldChar w:fldCharType="end"/>
      </w:r>
      <w:r w:rsidR="00973FB0">
        <w:t xml:space="preserve">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w:t>
      </w:r>
      <w:r w:rsidR="00FD02E2">
        <w:t xml:space="preserve">invertebrate </w:t>
      </w:r>
      <w:r w:rsidR="00673700" w:rsidRPr="00C12775">
        <w:t>predators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w:t>
      </w:r>
      <w:r w:rsidR="00FD02E2">
        <w:t xml:space="preserve">remains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proofErr w:type="spellStart"/>
      <w:r w:rsidR="00EB6FC4" w:rsidRPr="0026078C">
        <w:rPr>
          <w:i/>
          <w:iCs/>
        </w:rPr>
        <w:t>Mayaheros</w:t>
      </w:r>
      <w:proofErr w:type="spellEnd"/>
      <w:r w:rsidR="00EB6FC4" w:rsidRPr="0026078C">
        <w:rPr>
          <w:i/>
          <w:iCs/>
        </w:rPr>
        <w:t xml:space="preserve"> </w:t>
      </w:r>
      <w:proofErr w:type="spellStart"/>
      <w:r w:rsidR="00EB6FC4" w:rsidRPr="0026078C">
        <w:rPr>
          <w:i/>
          <w:iCs/>
        </w:rPr>
        <w:t>uropthalmus</w:t>
      </w:r>
      <w:proofErr w:type="spellEnd"/>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w:t>
      </w:r>
      <w:r w:rsidR="00B679FD">
        <w:t>water depths</w:t>
      </w:r>
      <w:r w:rsidR="00B679FD" w:rsidRPr="00C12775">
        <w:t xml:space="preserve"> </w:t>
      </w:r>
      <w:r w:rsidR="00673700" w:rsidRPr="00C12775">
        <w:t xml:space="preserve">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w:t>
      </w:r>
      <w:r w:rsidR="006D5962">
        <w:t xml:space="preserve"> </w:t>
      </w:r>
      <w:r w:rsidR="006D5962">
        <w:fldChar w:fldCharType="begin"/>
      </w:r>
      <w:r w:rsidR="005D3E2D">
        <w:instrText xml:space="preserve"> ADDIN ZOTERO_ITEM CSL_CITATION {"citationID":"UyoAyLNA","properties":{"formattedCitation":"(Dorn and Cook 2015, Sinnickson and Dorn 2024)","plainCitation":"(Dorn and Cook 2015, Sinnickson and Dorn 2024)","dontUpdate":true,"noteIndex":0},"citationItems":[{"id":1828,"uris":["http://zotero.org/users/9972654/items/4GTL5VIK"],"itemData":{"id":1828,"type":"article-journal","abstract":"Effects of predators on prey populations can be especially strong in aquatic ecosystems, but disturbances may mediate the strength of predator limitation and even allow outbreaks of some prey populations. In a two-year study we investigated the numerical responses of crayﬁsh (Procambarus fallax) and small ﬁshes (Poeciliidae and Fundulidae) to a brief hydrological disturbance in replicated freshwater wetlands with an experimental drying and large predatory ﬁsh reduction. The experiment and an in situ predation assay tested the component of the consumer stress model positing that disturbances release prey from predator limitation. In the disturbed wetlands, abundances of large predatory ﬁsh were seasonally reduced, similar to dynamics in the Everglades (southern Florida). Densities of small ﬁsh were unaffected by the disturbance, but crayﬁsh densities, which were similar across all wetlands before drying, increased almost threefold in the year after the disturbance. Upon re-ﬂooding, juvenile crayﬁsh survival was inversely related to the abundance of large ﬁsh across wetlands, but we found no evidence for enhanced algal food quality. At a larger landscape scale (500 km2 of the Everglades), crayﬁsh densities over eight years were positively correlated with the severity of local dry disturbances (up to 99 days dry) during the preceding dry season. In contrast, densities of small-bodied ﬁshes in the same wetlands were seasonally depressed by dry disturbances. The results from our experimental wetland drought and the observations of crayﬁsh densities in the Everglades represent a large-scale example of prey population release following a hydrological disturbance in a freshwater ecosystem. The conditions producing crayﬁsh pulses in the Everglades appear consistent with the mechanics of the consumer stress model, and we suggest crayﬁsh pulses may inﬂuence the number of nesting wading birds in the Everglades.","container-title":"Ecology","DOI":"10.1890/14-1505.1","ISSN":"0012-9658","issue":"11","journalAbbreviation":"Ecology","language":"en","page":"2984-2993","source":"DOI.org (Crossref)","title":"Hydrological disturbance diminishes predator control in wetlands","volume":"96","author":[{"family":"Dorn","given":"Nathan J."},{"family":"Cook","given":"Mark I."}],"issued":{"date-parts":[["2015",11]]}}},{"id":3965,"uris":["http://zotero.org/users/9972654/items/UAKSPICX"],"itemData":{"id":3965,"type":"article-journal","abstract":"Understanding and predicting animal population dynamics as a function of hydrologic variation is critical for the management of freshwater ecosystems. Crayﬁsh are important fauna supported by the hydro-dynamic freshwater wetlands of the Everglades. We modeled the complex relationships between slough crayﬁsh (Procambarus fallax) population densities and hydrologic conditions using a spatially and temporally extensive 21-year dataset. We applied linear mixed–effect models, a classiﬁcation and regression tree (CART), and random forest (RF) algorithms to develop predictions and eco-hydrologic interpretations. The RF model demonstrated the greatest predictive ability (R2 = 0.56) followed by linear mixed–effect models (R2 = 0.45) and the regression tree (R2 = 0.29). Primary effects of hydrologic terms were similar among models, but the RF model identiﬁed important nonlinear and threshold relationships. Lower average depths (appr. 30–60 cm) over the year prior to the sample, in conjunction with relatively long periods of inundation, and more recent depths &gt;30 cm, were associated with greater crayﬁsh densities. The three methods revealed consistent understanding of crayﬁsh eco-hydrologic relations and provide insight for natural resource management.","container-title":"Canadian Journal of Fisheries and Aquatic Sciences","DOI":"10.1139/cjfas-2024-0052","ISSN":"0706-652X, 1205-7533","issue":"10","journalAbbreviation":"Can. J. Fish. Aquat. Sci.","language":"en","license":"http://www.nrcresearchpress.com/page/about/CorporateTextAndDataMining","page":"1385-1399","source":"DOI.org (Crossref)","title":"Modeling slough crayfish populations in response to hydrologic variability","volume":"81","author":[{"family":"Sinnickson","given":"Dylan"},{"family":"Dorn","given":"Nathan J."}],"issued":{"date-parts":[["2024",10,1]]}}}],"schema":"https://github.com/citation-style-language/schema/raw/master/csl-citation.json"} </w:instrText>
      </w:r>
      <w:r w:rsidR="006D5962">
        <w:fldChar w:fldCharType="separate"/>
      </w:r>
      <w:r w:rsidR="006D5962" w:rsidRPr="006D5962">
        <w:t>Dorn and Cook 2015, Sinnickson and Dorn 2024)</w:t>
      </w:r>
      <w:r w:rsidR="006D5962">
        <w:fldChar w:fldCharType="end"/>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43E6A527" w:rsidR="000623EA" w:rsidRDefault="009D59E1" w:rsidP="00656BF2">
      <w:pPr>
        <w:pStyle w:val="NATESTYLE1CommonCollege"/>
      </w:pPr>
      <w:r>
        <w:t>We demonstrated</w:t>
      </w:r>
      <w:r w:rsidR="00B564A9">
        <w:t xml:space="preserve"> the first </w:t>
      </w:r>
      <w:r w:rsidR="00E0549B">
        <w:t xml:space="preserve">demographic isocline approach </w:t>
      </w:r>
      <w:r w:rsidR="00D94691">
        <w:t>that</w:t>
      </w:r>
      <w:r w:rsidR="000D40B1">
        <w:t xml:space="preserve"> could</w:t>
      </w:r>
      <w:r w:rsidR="00F91AEF">
        <w:t xml:space="preserve"> </w:t>
      </w:r>
      <w:r w:rsidR="00C673A7">
        <w:t>be used</w:t>
      </w:r>
      <w:r w:rsidR="00311737">
        <w:t xml:space="preserve"> when studying</w:t>
      </w:r>
      <w:r w:rsidR="00C673A7">
        <w:t xml:space="preserve"> </w:t>
      </w:r>
      <w:r w:rsidR="009C5786">
        <w:t>an</w:t>
      </w:r>
      <w:r w:rsidR="00873C8B">
        <w:t>d</w:t>
      </w:r>
      <w:r w:rsidR="000A72ED">
        <w:t xml:space="preserve"> managing </w:t>
      </w:r>
      <w:r w:rsidR="000E6B74">
        <w:t>size-structured consumer-resource interactions</w:t>
      </w:r>
      <w:r w:rsidR="00E0549B">
        <w:t xml:space="preserve">. </w:t>
      </w:r>
      <w:r w:rsidR="00EB4CA0">
        <w:t xml:space="preserve">The </w:t>
      </w:r>
      <w:r w:rsidR="0057259B">
        <w:t xml:space="preserve">demographic </w:t>
      </w:r>
      <w:r w:rsidR="00EB4CA0">
        <w:t xml:space="preserve">isocline was </w:t>
      </w:r>
      <w:r w:rsidR="00B96305">
        <w:t xml:space="preserve">conceptually </w:t>
      </w:r>
      <w:r w:rsidR="00EB4CA0">
        <w:t xml:space="preserve">derived </w:t>
      </w:r>
      <w:r w:rsidR="006E0A17">
        <w:t xml:space="preserve">from </w:t>
      </w:r>
      <w:r w:rsidR="000154B1">
        <w:t>well-studied principles</w:t>
      </w:r>
      <w:r w:rsidR="006E0A17">
        <w:t xml:space="preserve"> of size-structured interactions</w:t>
      </w:r>
      <w:r w:rsidR="004B1602">
        <w:t xml:space="preserve"> </w:t>
      </w:r>
      <w:r w:rsidR="004B1602">
        <w:fldChar w:fldCharType="begin"/>
      </w:r>
      <w:r w:rsidR="004B1602">
        <w:instrText xml:space="preserve"> ADDIN ZOTERO_ITEM CSL_CITATION {"citationID":"pgys5xYt","properties":{"formattedCitation":"(Werner and Gilliam 1984, Davidson et al. 2024)","plainCitation":"(Werner and Gilliam 1984,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B1602">
        <w:fldChar w:fldCharType="separate"/>
      </w:r>
      <w:r w:rsidR="004B1602" w:rsidRPr="004B1602">
        <w:t>(Werner and Gilliam 1984, Davidson et al. 2024)</w:t>
      </w:r>
      <w:r w:rsidR="004B1602">
        <w:fldChar w:fldCharType="end"/>
      </w:r>
      <w:r w:rsidR="00641279">
        <w:t>,</w:t>
      </w:r>
      <w:r w:rsidR="00C254B7">
        <w:t xml:space="preserve"> </w:t>
      </w:r>
      <w:r w:rsidR="00641279">
        <w:t>and the operationalized</w:t>
      </w:r>
      <w:r w:rsidR="00C254B7">
        <w:t xml:space="preserve"> isocline was built</w:t>
      </w:r>
      <w:r w:rsidR="006E0A17">
        <w:t xml:space="preserve"> using </w:t>
      </w:r>
      <w:r w:rsidR="00641279">
        <w:t xml:space="preserve">a size-indexed demographic model and </w:t>
      </w:r>
      <w:r w:rsidR="0057259B">
        <w:t xml:space="preserve">theoretical </w:t>
      </w:r>
      <w:r w:rsidR="00EB4CA0">
        <w:t>combinations of daily survival and growth</w:t>
      </w:r>
      <w:r w:rsidR="00641279">
        <w:t>.</w:t>
      </w:r>
      <w:r w:rsidR="00EB4CA0">
        <w:t xml:space="preserve"> </w:t>
      </w:r>
      <w:r w:rsidR="00641279">
        <w:t xml:space="preserve">The isocline </w:t>
      </w:r>
      <w:r w:rsidR="00B4723D">
        <w:t>i</w:t>
      </w:r>
      <w:r w:rsidR="00492F27">
        <w:t>llustrated</w:t>
      </w:r>
      <w:r w:rsidR="00873C8B">
        <w:t xml:space="preserve"> </w:t>
      </w:r>
      <w:r w:rsidR="00641279">
        <w:t xml:space="preserve">the expected </w:t>
      </w:r>
      <w:r w:rsidR="00B4723D">
        <w:t xml:space="preserve">negative relationship between </w:t>
      </w:r>
      <w:r w:rsidR="003F2C39">
        <w:t xml:space="preserve">juvenile </w:t>
      </w:r>
      <w:r w:rsidR="00B4723D">
        <w:t>growth and surviv</w:t>
      </w:r>
      <w:r w:rsidR="0052305D">
        <w:t>al;</w:t>
      </w:r>
      <w:r w:rsidR="00073570">
        <w:t xml:space="preserve"> populations with </w:t>
      </w:r>
      <w:r w:rsidR="003D1F0B">
        <w:t>faster</w:t>
      </w:r>
      <w:r w:rsidR="00863395">
        <w:t>-</w:t>
      </w:r>
      <w:r w:rsidR="003D1F0B">
        <w:t xml:space="preserve">growing juveniles can </w:t>
      </w:r>
      <w:r w:rsidR="003F2C39">
        <w:t xml:space="preserve">withstand </w:t>
      </w:r>
      <w:r w:rsidR="0052305D">
        <w:t xml:space="preserve">(λ=1) </w:t>
      </w:r>
      <w:r w:rsidR="003F2C39">
        <w:t>greater mortality (low</w:t>
      </w:r>
      <w:r w:rsidR="00202AFE">
        <w:t>er survival).</w:t>
      </w:r>
      <w:r w:rsidR="0034634F">
        <w:t xml:space="preserve"> </w:t>
      </w:r>
      <w:r w:rsidR="0052305D">
        <w:t>A demographic</w:t>
      </w:r>
      <w:r w:rsidR="00643AAD">
        <w:t xml:space="preserve"> </w:t>
      </w:r>
      <w:r w:rsidR="00F451F7">
        <w:t xml:space="preserve">isocline can be used as a map to interpret empirically measured rates in a </w:t>
      </w:r>
      <w:r w:rsidR="00643AAD">
        <w:t>population dynamic</w:t>
      </w:r>
      <w:r w:rsidR="00F451F7">
        <w:t xml:space="preserve"> context</w:t>
      </w:r>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lastRenderedPageBreak/>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r w:rsidR="0061649B">
        <w:t xml:space="preserve">We encourage others to consider </w:t>
      </w:r>
      <w:r w:rsidR="00834151">
        <w:t xml:space="preserve">further theoretical exploration of the concept and </w:t>
      </w:r>
      <w:r w:rsidR="00D622B0">
        <w:t xml:space="preserve">development of </w:t>
      </w:r>
      <w:r w:rsidR="00AE55D6">
        <w:t xml:space="preserve">size-indexed models and </w:t>
      </w:r>
      <w:r w:rsidR="0061649B">
        <w:t xml:space="preserve">demographic isoclines to study populations with </w:t>
      </w:r>
      <w:r w:rsidR="00AE55D6">
        <w:t xml:space="preserve">high </w:t>
      </w:r>
      <w:r w:rsidR="0061649B">
        <w:t xml:space="preserve">recruitment variability. </w:t>
      </w:r>
    </w:p>
    <w:p w14:paraId="27F757A9" w14:textId="77777777" w:rsidR="00673700" w:rsidRPr="00524172" w:rsidRDefault="00673700" w:rsidP="00656BF2">
      <w:pPr>
        <w:pStyle w:val="Heading1"/>
      </w:pPr>
      <w:r w:rsidRPr="00524172">
        <w:t>Acknowledgments:</w:t>
      </w:r>
    </w:p>
    <w:p w14:paraId="56EAB1C1" w14:textId="65E1A31C" w:rsidR="00673700" w:rsidRDefault="00673700" w:rsidP="00656BF2">
      <w:pPr>
        <w:pStyle w:val="NATESTYLE1CommonCollege"/>
      </w:pPr>
      <w:r w:rsidRPr="00524172">
        <w:t>J. Sommer and E. Cline were instrumental in completing the fieldwork and maintaining the wetland hydrologic conditions.</w:t>
      </w:r>
      <w:r>
        <w:t xml:space="preserve"> K. Buckman, S. </w:t>
      </w:r>
      <w:proofErr w:type="spellStart"/>
      <w:r>
        <w:t>Olayon</w:t>
      </w:r>
      <w:proofErr w:type="spellEnd"/>
      <w:r>
        <w:t xml:space="preserve">, J. </w:t>
      </w:r>
      <w:proofErr w:type="spellStart"/>
      <w:r>
        <w:t>Aymonin</w:t>
      </w:r>
      <w:proofErr w:type="spellEnd"/>
      <w:r>
        <w:t xml:space="preserve">, and K. Chehab also participated in field work. The thoughtful comments of this work from the </w:t>
      </w:r>
      <w:r w:rsidR="00914B6F">
        <w:t xml:space="preserve">Aquatic </w:t>
      </w:r>
      <w:r>
        <w:t>ecology lab in Florida International University significantly improved this work.</w:t>
      </w:r>
      <w:r w:rsidR="008C7A0D">
        <w:t xml:space="preserve">  Additionally, we are grateful for the anonymous review</w:t>
      </w:r>
      <w:r w:rsidR="00993229">
        <w:t>ers</w:t>
      </w:r>
      <w:r w:rsidR="008C7A0D">
        <w:t xml:space="preserve"> that have helped improve </w:t>
      </w:r>
      <w:r w:rsidR="00B36BD6">
        <w:t>our</w:t>
      </w:r>
      <w:r w:rsidR="008C7A0D">
        <w:t xml:space="preserve"> manuscript.</w:t>
      </w:r>
      <w:r>
        <w:t xml:space="preserve"> </w:t>
      </w:r>
      <w:r w:rsidRPr="00524172">
        <w:t>This work was made possible by a contract between the South Florida Water Management District and Florida Atlantic University</w:t>
      </w:r>
      <w:r w:rsidR="0006029E">
        <w:t xml:space="preserve"> (#4600003950) and Florida International University (#4500</w:t>
      </w:r>
      <w:r w:rsidR="00161B97">
        <w:t>013351)</w:t>
      </w:r>
      <w:r w:rsidRPr="00524172">
        <w:t>.</w:t>
      </w:r>
      <w:r w:rsidR="00161B97">
        <w:t xml:space="preserve"> It was also </w:t>
      </w:r>
      <w:r w:rsidR="00D76934">
        <w:t>made possible through the cooperative agreement between Florida International University and National Park Service (#P21AC10856).</w:t>
      </w:r>
      <w:r>
        <w:t xml:space="preserve"> </w:t>
      </w:r>
      <w:r w:rsidRPr="00524172">
        <w:t xml:space="preserve">This paper is contribution </w:t>
      </w:r>
      <w:r w:rsidR="0029010C">
        <w:t>2027 in</w:t>
      </w:r>
      <w:r w:rsidRPr="00524172">
        <w:t xml:space="preserve"> the Institute of Environment at Florida International University.</w:t>
      </w:r>
      <w:r>
        <w:t xml:space="preserve"> </w:t>
      </w:r>
    </w:p>
    <w:p w14:paraId="0E57B8B6" w14:textId="77777777" w:rsidR="00B1084F" w:rsidRDefault="00B1084F" w:rsidP="00B1084F">
      <w:pPr>
        <w:pStyle w:val="Heading1"/>
      </w:pPr>
      <w:r>
        <w:t>Conflict of Interests</w:t>
      </w:r>
    </w:p>
    <w:p w14:paraId="5655C6E1" w14:textId="77777777" w:rsidR="00B1084F" w:rsidRDefault="00B1084F" w:rsidP="00B1084F">
      <w:r>
        <w:t>We declare no financial interests that could create conflicts for this work.</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 xml:space="preserve">Data collection was performed by NTB and NJD. Analyses and </w:t>
      </w:r>
      <w:r>
        <w:lastRenderedPageBreak/>
        <w:t>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0558C2D5" w14:textId="629824FA" w:rsidR="00AF7FFE" w:rsidRDefault="00AF7FFE" w:rsidP="00656BF2">
      <w:pPr>
        <w:pStyle w:val="Heading1"/>
      </w:pPr>
      <w:r>
        <w:t>References</w:t>
      </w:r>
    </w:p>
    <w:p w14:paraId="3CE307B6" w14:textId="77777777" w:rsidR="005D3E2D" w:rsidRDefault="00781DC3" w:rsidP="005D3E2D">
      <w:pPr>
        <w:pStyle w:val="Bibliography"/>
      </w:pPr>
      <w:r>
        <w:fldChar w:fldCharType="begin"/>
      </w:r>
      <w:r w:rsidR="005D3E2D">
        <w:instrText xml:space="preserve"> ADDIN ZOTERO_BIBL {"uncited":[],"omitted":[],"custom":[]} CSL_BIBLIOGRAPHY </w:instrText>
      </w:r>
      <w:r>
        <w:fldChar w:fldCharType="separate"/>
      </w:r>
      <w:r w:rsidR="005D3E2D">
        <w:t>Accolla, C., A. Schmolke, M. Vaugeois, and N. Galic. 2024. Density-dependent population regulation in freshwater fishes and small mammals: A literature review and insights for Ecological Risk Assessment. Integrated Environmental Assessment and Management 20:1225–1236.</w:t>
      </w:r>
    </w:p>
    <w:p w14:paraId="6CABA20A" w14:textId="77777777" w:rsidR="005D3E2D" w:rsidRDefault="005D3E2D" w:rsidP="005D3E2D">
      <w:pPr>
        <w:pStyle w:val="Bibliography"/>
      </w:pPr>
      <w:r>
        <w:t>Baker, R., and N. Waltham. 2020. Tethering mobile aquatic organisms to measure predation: A renewed call for caution. Journal of Experimental Marine Biology and Ecology 523:151270.</w:t>
      </w:r>
    </w:p>
    <w:p w14:paraId="0F743A12" w14:textId="77777777" w:rsidR="005D3E2D" w:rsidRDefault="005D3E2D" w:rsidP="005D3E2D">
      <w:pPr>
        <w:pStyle w:val="Bibliography"/>
      </w:pPr>
      <w:r>
        <w:t>Barrus, N. T., D. Drumheller, M. I. Cook, and N. J. Dorn. 2023. Life history responses of two co-occurring congeneric Apple Snails (</w:t>
      </w:r>
      <w:r w:rsidRPr="00CE5021">
        <w:rPr>
          <w:i/>
          <w:iCs/>
        </w:rPr>
        <w:t>Pomacea maculata</w:t>
      </w:r>
      <w:r>
        <w:t xml:space="preserve"> and </w:t>
      </w:r>
      <w:r w:rsidRPr="00CE5021">
        <w:rPr>
          <w:i/>
          <w:iCs/>
        </w:rPr>
        <w:t>P. paludosa</w:t>
      </w:r>
      <w:r>
        <w:t>) to variation in water depth and metaphyton total phosphorus. Hydrobiologia 850:841–860.</w:t>
      </w:r>
    </w:p>
    <w:p w14:paraId="2C9E2698" w14:textId="6159CCA3" w:rsidR="00CE4025" w:rsidRPr="00CE4025" w:rsidRDefault="00CE4025" w:rsidP="00BA5166">
      <w:pPr>
        <w:ind w:left="720" w:hanging="720"/>
      </w:pPr>
      <w:r>
        <w:t>Barrus, N. T. 2025</w:t>
      </w:r>
      <w:r w:rsidR="00C35810">
        <w:t>. Interpreting field measurements of juvenile growth and survival rates with population growth isoclines. In Ecology (1.0). Zenodo</w:t>
      </w:r>
      <w:r w:rsidR="00BA5166">
        <w:t xml:space="preserve">. </w:t>
      </w:r>
      <w:r w:rsidR="00D5374C" w:rsidRPr="00D5374C">
        <w:t>https://doi.org/10.5281/zenodo.15611001</w:t>
      </w:r>
      <w:r w:rsidR="00677E1F">
        <w:t xml:space="preserve"> </w:t>
      </w:r>
    </w:p>
    <w:p w14:paraId="78E46F52" w14:textId="77777777" w:rsidR="005D3E2D" w:rsidRDefault="005D3E2D" w:rsidP="005D3E2D">
      <w:pPr>
        <w:pStyle w:val="Bibliography"/>
      </w:pPr>
      <w:r>
        <w:t>Beschta, R. L., and W. J. Ripple. 2016. Riparian vegetation recovery in Yellowstone: The first two decades after wolf reintroduction. Biological Conservation 198:93–103.</w:t>
      </w:r>
    </w:p>
    <w:p w14:paraId="6E8F9220" w14:textId="77777777" w:rsidR="005D3E2D" w:rsidRDefault="005D3E2D" w:rsidP="005D3E2D">
      <w:pPr>
        <w:pStyle w:val="Bibliography"/>
      </w:pPr>
      <w:r>
        <w:t>Brannelly, L. A., M. E. B. Ohmer, V. Saenz, and C. L. Richards‐Zawacki. 2019. Effects of hydroperiod on growth, development, survival and immune defences in a temperate amphibian. Functional Ecology 33:1952–1961.</w:t>
      </w:r>
    </w:p>
    <w:p w14:paraId="14E5C0DA" w14:textId="77777777" w:rsidR="005D3E2D" w:rsidRDefault="005D3E2D" w:rsidP="005D3E2D">
      <w:pPr>
        <w:pStyle w:val="Bibliography"/>
      </w:pPr>
      <w:r>
        <w:lastRenderedPageBreak/>
        <w:t>Brice, E. M., E. J. Larsen, D. R. Stahler, and D. R. MacNulty. 2024. The primacy of density‐mediated indirect effects in a community of wolves, elk, and aspen. Ecological Monographs 95:e1627.</w:t>
      </w:r>
    </w:p>
    <w:p w14:paraId="4D241BF9" w14:textId="77777777" w:rsidR="005D3E2D" w:rsidRDefault="005D3E2D" w:rsidP="005D3E2D">
      <w:pPr>
        <w:pStyle w:val="Bibliography"/>
      </w:pPr>
      <w:r>
        <w:t>Carlson, S. M., E. M. Olsen, and L. A. Vllestad. 2008. Seasonal mortality and the effect of body size: a review and an empirical test using individual data on brown trout. Functional Ecology 22:663–673.</w:t>
      </w:r>
    </w:p>
    <w:p w14:paraId="7D5202CF" w14:textId="77777777" w:rsidR="005D3E2D" w:rsidRDefault="005D3E2D" w:rsidP="005D3E2D">
      <w:pPr>
        <w:pStyle w:val="Bibliography"/>
      </w:pPr>
      <w:r>
        <w:t>Cattau, C. E., P. C. Darby, R. J. Fletcher, and W. M. Kitchens. 2014. Reproductive responses of the endangered snail kite to variations in prey density: Effects of Prey Density on Kite Reproduction. The Journal of Wildlife Management 78:620–631.</w:t>
      </w:r>
    </w:p>
    <w:p w14:paraId="4E42B9DB" w14:textId="77777777" w:rsidR="005D3E2D" w:rsidRDefault="005D3E2D" w:rsidP="005D3E2D">
      <w:pPr>
        <w:pStyle w:val="Bibliography"/>
      </w:pPr>
      <w:r>
        <w:t>Chockley, B., C. St. Mary, and C. Osenberg. 2008. Population sinks in the Upper Florida Keys: the importance of demographic variation in population dynamics of the marine shrimp Stenopus hispidus. Marine Ecology Progress Series 360:135–145.</w:t>
      </w:r>
    </w:p>
    <w:p w14:paraId="70E0EDBB" w14:textId="77777777" w:rsidR="005D3E2D" w:rsidRDefault="005D3E2D" w:rsidP="005D3E2D">
      <w:pPr>
        <w:pStyle w:val="Bibliography"/>
      </w:pPr>
      <w:r>
        <w:t>Craig, J. K., B. J. Burke, L. B. Crowder, and J. A. Rice. 2006. Prey growth and size-dependent predation in juvenile estuarine fishes: experimental and model analyses. Ecology 87:2366–2377.</w:t>
      </w:r>
    </w:p>
    <w:p w14:paraId="000D23B6" w14:textId="77777777" w:rsidR="005D3E2D" w:rsidRDefault="005D3E2D" w:rsidP="005D3E2D">
      <w:pPr>
        <w:pStyle w:val="Bibliography"/>
      </w:pPr>
      <w:r>
        <w:t>Darby, P. C., D. L. DeAngelis, S. S. Romañach, K. Suir, and J. Bridevaux. 2015. Modeling apple snail population dynamics on the Everglades landscape. Landscape Ecology 30:1497–1510.</w:t>
      </w:r>
    </w:p>
    <w:p w14:paraId="131FAB80" w14:textId="77777777" w:rsidR="005D3E2D" w:rsidRDefault="005D3E2D" w:rsidP="005D3E2D">
      <w:pPr>
        <w:pStyle w:val="Bibliography"/>
      </w:pPr>
      <w:r>
        <w:t>Davidson, A. T., and N. J. Dorn. 2017. Life history traits determine the differential vulnerability of native and invasive apple snails (</w:t>
      </w:r>
      <w:r w:rsidRPr="00D71259">
        <w:rPr>
          <w:i/>
          <w:iCs/>
        </w:rPr>
        <w:t>Pomacea</w:t>
      </w:r>
      <w:r>
        <w:t xml:space="preserve"> spp.) to a shared juvenile-stage predator. Aquatic Ecology 51:331–341.</w:t>
      </w:r>
    </w:p>
    <w:p w14:paraId="410311B0" w14:textId="77777777" w:rsidR="005D3E2D" w:rsidRDefault="005D3E2D" w:rsidP="005D3E2D">
      <w:pPr>
        <w:pStyle w:val="Bibliography"/>
      </w:pPr>
      <w:r>
        <w:t>Davidson, A. T., and N. J. Dorn. 2018. System productivity alters predator sorting of a size-structured mixed prey community. Oecologia 186:1101–1111.</w:t>
      </w:r>
    </w:p>
    <w:p w14:paraId="2DCA594F" w14:textId="77777777" w:rsidR="005D3E2D" w:rsidRDefault="005D3E2D" w:rsidP="005D3E2D">
      <w:pPr>
        <w:pStyle w:val="Bibliography"/>
      </w:pPr>
      <w:r>
        <w:lastRenderedPageBreak/>
        <w:t>Davidson, A. T., E. A. Hamman, M. W. McCoy, and J. R. Vonesh. 2021. Asymmetrical effects of temperature on stage‐structured predator–prey interactions. Functional Ecology 35:1041–1054.</w:t>
      </w:r>
    </w:p>
    <w:p w14:paraId="46D10131" w14:textId="77777777" w:rsidR="005D3E2D" w:rsidRDefault="005D3E2D" w:rsidP="005D3E2D">
      <w:pPr>
        <w:pStyle w:val="Bibliography"/>
      </w:pPr>
      <w:r>
        <w:t>Davidson, A. T., C. R. Stunkle, J. T. Armstrong, E. A. Hamman, M. W. McCoy, and J. R. Vonesh. 2024. Warming and top‐down control of stage‐structured prey: Linking theory to patterns in natural systems. Ecology 105:e4213.</w:t>
      </w:r>
    </w:p>
    <w:p w14:paraId="5B27984E" w14:textId="77777777" w:rsidR="005D3E2D" w:rsidRDefault="005D3E2D" w:rsidP="005D3E2D">
      <w:pPr>
        <w:pStyle w:val="Bibliography"/>
      </w:pPr>
      <w:r>
        <w:t>De Roos, A. M., L. Persson, and E. McCauley. 2003. The influence of size‐dependent life‐history traits on the structure and dynamics of populations and communities. Ecology Letters 6:473–487.</w:t>
      </w:r>
    </w:p>
    <w:p w14:paraId="190ACA92" w14:textId="77777777" w:rsidR="005D3E2D" w:rsidRDefault="005D3E2D" w:rsidP="005D3E2D">
      <w:pPr>
        <w:pStyle w:val="Bibliography"/>
      </w:pPr>
      <w:r>
        <w:t>Dorn, N. J., and M. I. Cook. 2015. Hydrological disturbance diminishes predator control in wetlands. Ecology 96:2984–2993.</w:t>
      </w:r>
    </w:p>
    <w:p w14:paraId="4E09FB89" w14:textId="77777777" w:rsidR="005D3E2D" w:rsidRDefault="005D3E2D" w:rsidP="005D3E2D">
      <w:pPr>
        <w:pStyle w:val="Bibliography"/>
      </w:pPr>
      <w:r>
        <w:t>Drumheller, D. K., M. I. Cook, and N. J. Dorn. 2022. The role of direct chemical inhibition in the displacement of a native herbivore by an invasive congener. Biological Invasions 24:1739–1753.</w:t>
      </w:r>
    </w:p>
    <w:p w14:paraId="70038EF5" w14:textId="77777777" w:rsidR="005D3E2D" w:rsidRDefault="005D3E2D" w:rsidP="005D3E2D">
      <w:pPr>
        <w:pStyle w:val="Bibliography"/>
      </w:pPr>
      <w: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w:t>
      </w:r>
      <w:r>
        <w:lastRenderedPageBreak/>
        <w:t>Gomez. 2023. A standard protocol to report discrete stage-structured demographic information. Methods in Ecology and Evolution 14:2065–2083.</w:t>
      </w:r>
    </w:p>
    <w:p w14:paraId="53904530" w14:textId="77777777" w:rsidR="005D3E2D" w:rsidRDefault="005D3E2D" w:rsidP="005D3E2D">
      <w:pPr>
        <w:pStyle w:val="Bibliography"/>
      </w:pPr>
      <w:r>
        <w:t>Gaiser, E. E., P. V. McCormick, S. E. Hagerthey, and A. D. Gottlieb. 2011. Landscape Patterns of Periphyton in the Florida Everglades. Critical Reviews in Environmental Science and Technology 41:92–120.</w:t>
      </w:r>
    </w:p>
    <w:p w14:paraId="60BB29C3" w14:textId="77777777" w:rsidR="005D3E2D" w:rsidRDefault="005D3E2D" w:rsidP="005D3E2D">
      <w:pPr>
        <w:pStyle w:val="Bibliography"/>
      </w:pPr>
      <w:r>
        <w:t>Gaiser, E. E., J. C. Trexler, and P. R. Wetzel. 2012. The Florida Everglades. Pages 231–252 Wetland Habitats of North America. University of California Press, Los Angeles California.</w:t>
      </w:r>
    </w:p>
    <w:p w14:paraId="073E0A31" w14:textId="77777777" w:rsidR="005D3E2D" w:rsidRDefault="005D3E2D" w:rsidP="005D3E2D">
      <w:pPr>
        <w:pStyle w:val="Bibliography"/>
      </w:pPr>
      <w:r>
        <w:t xml:space="preserve">Gutierre, Darby, Valentine-Darby, Mellow, Therrien, and Watford. 2019. Contrasting Patterns of </w:t>
      </w:r>
      <w:r w:rsidRPr="00364904">
        <w:rPr>
          <w:i/>
          <w:iCs/>
        </w:rPr>
        <w:t>Pomacea maculata</w:t>
      </w:r>
      <w:r>
        <w:t xml:space="preserve"> Establishment and Dispersal in an Everglades Wetland Unit and a Central Florida Lake. Diversity 11:1–20.</w:t>
      </w:r>
    </w:p>
    <w:p w14:paraId="72199FF0" w14:textId="77777777" w:rsidR="005D3E2D" w:rsidRDefault="005D3E2D" w:rsidP="005D3E2D">
      <w:pPr>
        <w:pStyle w:val="Bibliography"/>
      </w:pPr>
      <w:r>
        <w:t xml:space="preserve">Hanning, G. W. 1979. Aspects of Reproduction in </w:t>
      </w:r>
      <w:r w:rsidRPr="00364904">
        <w:rPr>
          <w:i/>
          <w:iCs/>
        </w:rPr>
        <w:t>Pomacea paludosa</w:t>
      </w:r>
      <w:r>
        <w:t xml:space="preserve"> (Mesogastropoda: Pilidae). Florida State University, Tallahassee FL.</w:t>
      </w:r>
    </w:p>
    <w:p w14:paraId="5C19A57C" w14:textId="77777777" w:rsidR="005D3E2D" w:rsidRDefault="005D3E2D" w:rsidP="005D3E2D">
      <w:pPr>
        <w:pStyle w:val="Bibliography"/>
      </w:pPr>
      <w:r>
        <w:t>Hansen, C., S. Newman, C. J. Saunders, E. K. Tate-Boldt, and N. J. Dorn. 2022. Flow-mediated growth of an aquatic herbivore. Hydrobiologia 849:3161–3173.</w:t>
      </w:r>
    </w:p>
    <w:p w14:paraId="5EEE6415" w14:textId="77777777" w:rsidR="005D3E2D" w:rsidRDefault="005D3E2D" w:rsidP="005D3E2D">
      <w:pPr>
        <w:pStyle w:val="Bibliography"/>
      </w:pPr>
      <w:r>
        <w:t xml:space="preserve">Jeyasingh, P. D., and L. J. Weider. 2005. Phosphorus availability mediates plasticity in life-history traits and predator-prey interactions in </w:t>
      </w:r>
      <w:r>
        <w:rPr>
          <w:i/>
          <w:iCs/>
        </w:rPr>
        <w:t>Daphnia</w:t>
      </w:r>
      <w:r>
        <w:t>: Phosphorus alters life-history and predation. Ecology Letters 8:1021–1028.</w:t>
      </w:r>
    </w:p>
    <w:p w14:paraId="7A8251E4" w14:textId="77777777" w:rsidR="005D3E2D" w:rsidRDefault="005D3E2D" w:rsidP="005D3E2D">
      <w:pPr>
        <w:pStyle w:val="Bibliography"/>
      </w:pPr>
      <w:r>
        <w:t>Kauffman, M. J., J. F. Brodie, and E. S. Jules. 2010. Are wolves saving Yellowstone’s aspen? A landscape‐level test of a behaviorally mediated trophic cascade. Ecology 91:2742–2755.</w:t>
      </w:r>
    </w:p>
    <w:p w14:paraId="748C96FB" w14:textId="77777777" w:rsidR="005D3E2D" w:rsidRDefault="005D3E2D" w:rsidP="005D3E2D">
      <w:pPr>
        <w:pStyle w:val="Bibliography"/>
      </w:pPr>
      <w:r>
        <w:t xml:space="preserve">Kesler, D. H., and W. R. Munns. 1989. Predation by </w:t>
      </w:r>
      <w:r w:rsidRPr="00995F25">
        <w:rPr>
          <w:i/>
          <w:iCs/>
        </w:rPr>
        <w:t>Belostoma flumineum</w:t>
      </w:r>
      <w:r>
        <w:t xml:space="preserve"> (Hemiptera): An Important Cause of Mortality in Freshwater Snails. Journal of the North American Benthological Society 8:342–350.</w:t>
      </w:r>
    </w:p>
    <w:p w14:paraId="5088FE77" w14:textId="77777777" w:rsidR="005D3E2D" w:rsidRDefault="005D3E2D" w:rsidP="005D3E2D">
      <w:pPr>
        <w:pStyle w:val="Bibliography"/>
      </w:pPr>
      <w:r>
        <w:lastRenderedPageBreak/>
        <w:t>Kimbro, D. L., B. S. Cheng, and E. D. Grosholz. 2013. Biotic resistance in marine environments. Ecology Letters 16:821–833.</w:t>
      </w:r>
    </w:p>
    <w:p w14:paraId="3296E8A2" w14:textId="77777777" w:rsidR="005D3E2D" w:rsidRDefault="005D3E2D" w:rsidP="005D3E2D">
      <w:pPr>
        <w:pStyle w:val="Bibliography"/>
      </w:pPr>
      <w:r>
        <w:t>Ma, G., C. Bai, V. H. W. Rudolf, and C. Ma. 2021. Night warming alters mean warming effects on predator–prey interactions by modifying predator demographics and interaction strengths. Functional Ecology 35:2094–2107.</w:t>
      </w:r>
    </w:p>
    <w:p w14:paraId="62675AAD" w14:textId="77777777" w:rsidR="005D3E2D" w:rsidRDefault="005D3E2D" w:rsidP="005D3E2D">
      <w:pPr>
        <w:pStyle w:val="Bibliography"/>
      </w:pPr>
      <w:r>
        <w:t>MacArthur, R., and R. Levins. 1964. Competition, habitat selections, and character displacement in a patchy environment. Proceedings of the National Academy of Sciences 51:1207–1210.</w:t>
      </w:r>
    </w:p>
    <w:p w14:paraId="320E9828" w14:textId="77777777" w:rsidR="005D3E2D" w:rsidRDefault="005D3E2D" w:rsidP="005D3E2D">
      <w:pPr>
        <w:pStyle w:val="Bibliography"/>
      </w:pPr>
      <w:r>
        <w:t>McCoy, M. W., B. M. Bolker, K. M. Warkentin, and J. R. Vonesh. 2011. Predicting Predation through Prey Ontogeny Using Size-Dependent Functional Response Models. The American Naturalist 177:17.</w:t>
      </w:r>
    </w:p>
    <w:p w14:paraId="74F0134A" w14:textId="77777777" w:rsidR="005D3E2D" w:rsidRDefault="005D3E2D" w:rsidP="005D3E2D">
      <w:pPr>
        <w:pStyle w:val="Bibliography"/>
      </w:pPr>
      <w:r>
        <w:t>McVoy, C. W., W. P. Said, J. Obeyseker, J. A. VanArman, and T. W. Dreschel. 2011. Landscapes and Hydrology of the Predrainage Everglades. University Press of Florida.</w:t>
      </w:r>
    </w:p>
    <w:p w14:paraId="3920F924" w14:textId="77777777" w:rsidR="005D3E2D" w:rsidRDefault="005D3E2D" w:rsidP="005D3E2D">
      <w:pPr>
        <w:pStyle w:val="Bibliography"/>
      </w:pPr>
      <w:r>
        <w:t>Meehan, M. L., K. F. Turnbull, B. J. Sinclair, and Z. Lindo. 2022. Predators minimize energy costs, rather than maximize energy gains under warming: Evidence from a microcosm feeding experiment. Functional Ecology 36:2279–2288.</w:t>
      </w:r>
    </w:p>
    <w:p w14:paraId="4102AC46" w14:textId="77777777" w:rsidR="005D3E2D" w:rsidRDefault="005D3E2D" w:rsidP="005D3E2D">
      <w:pPr>
        <w:pStyle w:val="Bibliography"/>
      </w:pPr>
      <w:r>
        <w:t>Munroe, D., S. Borsetti, K. Ashton-Alcox, and D. Bushek. 2017. Early Post-Settlement Growth in Wild Eastern Oyster (</w:t>
      </w:r>
      <w:r w:rsidRPr="00E7276C">
        <w:rPr>
          <w:i/>
          <w:iCs/>
        </w:rPr>
        <w:t>Crassostrea virginica</w:t>
      </w:r>
      <w:r>
        <w:t xml:space="preserve"> Gemlin 1791) Populations. Estuaries and Coasts 40:880–888.</w:t>
      </w:r>
    </w:p>
    <w:p w14:paraId="1E97DD3D" w14:textId="77777777" w:rsidR="005D3E2D" w:rsidRDefault="005D3E2D" w:rsidP="005D3E2D">
      <w:pPr>
        <w:pStyle w:val="Bibliography"/>
      </w:pPr>
      <w:r>
        <w:t>National Academies of Sciences, Engineering, and Medicine. 2021. Progress Toward Restoring the Everglades: The Eighth Biennial Review - 2020. Page 25853. National Academies Press, Washington, D.C.</w:t>
      </w:r>
    </w:p>
    <w:p w14:paraId="430F1E8A" w14:textId="77777777" w:rsidR="005D3E2D" w:rsidRDefault="005D3E2D" w:rsidP="005D3E2D">
      <w:pPr>
        <w:pStyle w:val="Bibliography"/>
      </w:pPr>
      <w:r>
        <w:lastRenderedPageBreak/>
        <w:t>Nunes, L. T., D. R. Barneche, N. S. Lastrucci, A. A. Fraga, J. A. C. C. Nunes, C. E. L. Ferreira, and S. R. Floeter. 2021. Predicting the effects of body size, temperature and diet on animal feeding rates. Functional Ecology 35:2229–2240.</w:t>
      </w:r>
    </w:p>
    <w:p w14:paraId="36136282" w14:textId="77777777" w:rsidR="005D3E2D" w:rsidRDefault="005D3E2D" w:rsidP="005D3E2D">
      <w:pPr>
        <w:pStyle w:val="Bibliography"/>
      </w:pPr>
      <w:r>
        <w:t xml:space="preserve">O’Hare, N. K. 2010. </w:t>
      </w:r>
      <w:r w:rsidRPr="00D44BC5">
        <w:rPr>
          <w:i/>
          <w:iCs/>
        </w:rPr>
        <w:t>Pomacea paludosa</w:t>
      </w:r>
      <w:r>
        <w:t xml:space="preserve"> (Florida Apple Snail) Reproduction in Restored and Natural Seasonal Wetlands in the Everglades. Wetlands 30:1045–1052.</w:t>
      </w:r>
    </w:p>
    <w:p w14:paraId="20B6EEEB" w14:textId="77777777" w:rsidR="005D3E2D" w:rsidRDefault="005D3E2D" w:rsidP="005D3E2D">
      <w:pPr>
        <w:pStyle w:val="Bibliography"/>
      </w:pPr>
      <w:r>
        <w:t>Pepi, A., P. Grof-Tisza, M. Holyoak, and R. Karban. 2018. As temperature increases, predator attack rate is more important to survival than a smaller window of prey vulnerability. Ecology 99:1584–1590.</w:t>
      </w:r>
    </w:p>
    <w:p w14:paraId="24F8711C" w14:textId="77777777" w:rsidR="005D3E2D" w:rsidRDefault="005D3E2D" w:rsidP="005D3E2D">
      <w:pPr>
        <w:pStyle w:val="Bibliography"/>
      </w:pPr>
      <w:r>
        <w:t>Pepi, A., T. Hayes, and K. Lyberger. 2023. Thermal asymmetries influence effects of warming on stage and size-dependent predator–prey interactions. Theoretical Ecology 16:105–115.</w:t>
      </w:r>
    </w:p>
    <w:p w14:paraId="6A17FA70" w14:textId="77777777" w:rsidR="005D3E2D" w:rsidRDefault="005D3E2D" w:rsidP="005D3E2D">
      <w:pPr>
        <w:pStyle w:val="Bibliography"/>
      </w:pPr>
      <w:r>
        <w:t>Pintar, M. R., N. J. Dorn, J. L. Kline, and J. C. Trexler. 2023. Hydrology-mediated ecological function of a large wetland threatened by an invasive predator. Science of The Total Environment 857:159245.</w:t>
      </w:r>
    </w:p>
    <w:p w14:paraId="34EF8E87" w14:textId="77777777" w:rsidR="005D3E2D" w:rsidRDefault="005D3E2D" w:rsidP="005D3E2D">
      <w:pPr>
        <w:pStyle w:val="Bibliography"/>
      </w:pPr>
      <w: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653BA3D6" w14:textId="77777777" w:rsidR="005D3E2D" w:rsidRDefault="005D3E2D" w:rsidP="005D3E2D">
      <w:pPr>
        <w:pStyle w:val="Bibliography"/>
      </w:pPr>
      <w:r>
        <w:t>Richardson, C. J. 2010. The Everglades: North America’s subtropical wetland. Wetlands Ecology and Management 18:517–542.</w:t>
      </w:r>
    </w:p>
    <w:p w14:paraId="3C093DEE" w14:textId="77777777" w:rsidR="005D3E2D" w:rsidRDefault="005D3E2D" w:rsidP="005D3E2D">
      <w:pPr>
        <w:pStyle w:val="Bibliography"/>
      </w:pPr>
      <w:r>
        <w:t>Ripple, W. J., and R. L. Beschta. 2007. Restoring Yellowstone’s aspen with wolves. Biological Conservation 138:514–519.</w:t>
      </w:r>
    </w:p>
    <w:p w14:paraId="4999B099" w14:textId="77777777" w:rsidR="005D3E2D" w:rsidRDefault="005D3E2D" w:rsidP="005D3E2D">
      <w:pPr>
        <w:pStyle w:val="Bibliography"/>
      </w:pPr>
      <w:r>
        <w:lastRenderedPageBreak/>
        <w:t>Rochette, R., and L. M. Dill. 2000. Mortality, behavior and the effects of predators on the intertidal distribution of littorinid gastropods. Journal of Experimental Marine Biology and Ecology 253:165–191.</w:t>
      </w:r>
    </w:p>
    <w:p w14:paraId="2818AEF5" w14:textId="77777777" w:rsidR="005D3E2D" w:rsidRDefault="005D3E2D" w:rsidP="005D3E2D">
      <w:pPr>
        <w:pStyle w:val="Bibliography"/>
      </w:pPr>
      <w:r>
        <w:t>Ruehl, C. B., and J. C. Trexler. 2013. A suite of prey traits determine predator and nutrient enrichment effects in a tri‐trophic food chain. Ecosphere 4:1–21.</w:t>
      </w:r>
    </w:p>
    <w:p w14:paraId="55FCAA85" w14:textId="77777777" w:rsidR="005D3E2D" w:rsidRDefault="005D3E2D" w:rsidP="005D3E2D">
      <w:pPr>
        <w:pStyle w:val="Bibliography"/>
      </w:pPr>
      <w:r>
        <w:t>Ruetz, C. R., J. C. Trexler, F. Jordan, W. F. Loftus, and S. A. Perry. 2005. Population dynamics of wetland fishes: spatio‐temporal patterns synchronized by hydrological disturbance? Journal of Animal Ecology 74:322–332.</w:t>
      </w:r>
    </w:p>
    <w:p w14:paraId="59268F06" w14:textId="77777777" w:rsidR="005D3E2D" w:rsidRDefault="005D3E2D" w:rsidP="005D3E2D">
      <w:pPr>
        <w:pStyle w:val="Bibliography"/>
      </w:pPr>
      <w:r>
        <w:t xml:space="preserve">Schmera, D., A. Baur, and B. Baur. 2015. Size-dependent shell growth and survival in natural populations of the rock-dwelling land snail </w:t>
      </w:r>
      <w:r>
        <w:rPr>
          <w:i/>
          <w:iCs/>
        </w:rPr>
        <w:t>Chondrina</w:t>
      </w:r>
      <w:r>
        <w:t xml:space="preserve"> </w:t>
      </w:r>
      <w:r>
        <w:rPr>
          <w:i/>
          <w:iCs/>
        </w:rPr>
        <w:t>clienta</w:t>
      </w:r>
      <w:r>
        <w:t>. Canadian Journal of Zoology 93:403–410.</w:t>
      </w:r>
    </w:p>
    <w:p w14:paraId="3749C9CC" w14:textId="77777777" w:rsidR="005D3E2D" w:rsidRDefault="005D3E2D" w:rsidP="005D3E2D">
      <w:pPr>
        <w:pStyle w:val="Bibliography"/>
      </w:pPr>
      <w:r>
        <w:t>Sinnickson, D., and N. J. Dorn. 2024. Modeling slough crayfish populations in response to hydrologic variability. Canadian Journal of Fisheries and Aquatic Sciences 81:1385–1399.</w:t>
      </w:r>
    </w:p>
    <w:p w14:paraId="24CF712D" w14:textId="77777777" w:rsidR="005D3E2D" w:rsidRDefault="005D3E2D" w:rsidP="005D3E2D">
      <w:pPr>
        <w:pStyle w:val="Bibliography"/>
      </w:pPr>
      <w:r>
        <w:t>Sklar, F. H., M. J. Chimney, S. Newman, P. McCormick, D. Gawlik, S. Miao, C. McVoy, W. Said, J. Newman, C. Coronado, G. Crozier, M. Korvela, and K. Rutchey. 2005. The ecological–societal underpinnings of Everglades restoration. Frontiers in Ecology and the Environment 3:161–169.</w:t>
      </w:r>
    </w:p>
    <w:p w14:paraId="45358B90" w14:textId="77777777" w:rsidR="005D3E2D" w:rsidRDefault="005D3E2D" w:rsidP="005D3E2D">
      <w:pPr>
        <w:pStyle w:val="Bibliography"/>
      </w:pPr>
      <w:r>
        <w:t>Valentine-Darby, P. L., S. E. Kell, and P. C. Darby. 2015. Predation on Florida apple snails (</w:t>
      </w:r>
      <w:r w:rsidRPr="00803AE2">
        <w:rPr>
          <w:i/>
          <w:iCs/>
        </w:rPr>
        <w:t>Pomacea paludosa</w:t>
      </w:r>
      <w:r>
        <w:t>) by native and non-native aquatic fauna, and predator-prey size relationships. Florida Scientist 78:47–56.</w:t>
      </w:r>
    </w:p>
    <w:p w14:paraId="3237E057" w14:textId="77777777" w:rsidR="005D3E2D" w:rsidRDefault="005D3E2D" w:rsidP="005D3E2D">
      <w:pPr>
        <w:pStyle w:val="Bibliography"/>
      </w:pPr>
      <w:r>
        <w:t>Vance, R. R. 1985. The Stable Coexistence of Two Competitors for One Resource. The American Naturalist 126:72–86.</w:t>
      </w:r>
    </w:p>
    <w:p w14:paraId="24A638F5" w14:textId="77777777" w:rsidR="005D3E2D" w:rsidRDefault="005D3E2D" w:rsidP="005D3E2D">
      <w:pPr>
        <w:pStyle w:val="Bibliography"/>
      </w:pPr>
      <w:r>
        <w:lastRenderedPageBreak/>
        <w:t>Viñals-Domingo, A., S. Bertolino, G. López-Iborra, and J. A. Gil-Delgado. 2020. Seasonal survival in a non-hibernating Mediterranean garden dormouse population. Mammalian Biology 100:581–589.</w:t>
      </w:r>
    </w:p>
    <w:p w14:paraId="17E3D032" w14:textId="77777777" w:rsidR="005D3E2D" w:rsidRDefault="005D3E2D" w:rsidP="005D3E2D">
      <w:pPr>
        <w:pStyle w:val="Bibliography"/>
      </w:pPr>
      <w:r>
        <w:t>Werner, E. E., and J. F. Gilliam. 1984. The Ontogenetic Niche and Species Interactions in Size-Structured Populations. Annual Review of Ecology and Systematics 15:393–425.</w:t>
      </w:r>
    </w:p>
    <w:p w14:paraId="19B6C2B1" w14:textId="77777777" w:rsidR="005D3E2D" w:rsidRDefault="005D3E2D" w:rsidP="005D3E2D">
      <w:pPr>
        <w:pStyle w:val="Bibliography"/>
      </w:pPr>
      <w:r>
        <w:t>Zweig, C. L., and W. M. Kitchens. 2008. Effects of landscape gradients on wetland vegetation communities: Information for large-scale restoration. Wetlands 28:1086–1096.</w:t>
      </w:r>
    </w:p>
    <w:p w14:paraId="0211A9C4" w14:textId="287E751C" w:rsidR="00D57C0E" w:rsidRDefault="00781DC3" w:rsidP="00275C58">
      <w:pPr>
        <w:pStyle w:val="Heading1"/>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481E4C"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w:t>
      </w:r>
      <w:r w:rsidR="0044162E">
        <w:t xml:space="preserve"> (declining) side</w:t>
      </w:r>
      <w:r w:rsidR="005206B1" w:rsidRPr="005206B1">
        <w:t xml:space="preserve"> of the isocline to the right</w:t>
      </w:r>
      <w:r w:rsidR="0044162E">
        <w:t xml:space="preserve"> side</w:t>
      </w:r>
      <w:r w:rsidR="005206B1" w:rsidRPr="005206B1">
        <w:t xml:space="preserve">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16" w:name="_Hlk98960098"/>
    </w:p>
    <w:p w14:paraId="1E0BDA16" w14:textId="46B3B66E"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 xml:space="preserve">Aedes </w:t>
      </w:r>
      <w:proofErr w:type="spellStart"/>
      <w:r w:rsidRPr="00B63F52">
        <w:rPr>
          <w:i/>
          <w:iCs/>
        </w:rPr>
        <w:t>atropalpus</w:t>
      </w:r>
      <w:proofErr w:type="spellEnd"/>
      <w:r>
        <w:t>) population</w:t>
      </w:r>
      <w:r w:rsidR="009B7848">
        <w:t xml:space="preserve"> with predatory </w:t>
      </w:r>
      <w:r>
        <w:t>dragonflies (</w:t>
      </w:r>
      <w:proofErr w:type="spellStart"/>
      <w:r>
        <w:rPr>
          <w:i/>
          <w:iCs/>
        </w:rPr>
        <w:t>Pantala</w:t>
      </w:r>
      <w:proofErr w:type="spellEnd"/>
      <w:r>
        <w:rPr>
          <w:i/>
          <w:iCs/>
        </w:rPr>
        <w:t xml:space="preserve">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r w:rsidR="00265D43">
        <w:t>The dragonfly and mosquito larvae</w:t>
      </w:r>
      <w:r w:rsidR="00D346A8">
        <w:t xml:space="preserve"> graphic</w:t>
      </w:r>
      <w:r w:rsidR="00265D43">
        <w:t xml:space="preserve"> are from Aquatic Ecology Lab at Florida International University (FIU), principal investigator Nathan J. Dorn. The aspen graphic is attributed to </w:t>
      </w:r>
      <w:r w:rsidR="00251C27">
        <w:t xml:space="preserve">Kim Kraeer and Lucy Van Essen-Fishman, </w:t>
      </w:r>
      <w:r w:rsidR="00B04786">
        <w:t>Integration and Application Network (ian.umces.edu/media-library). The remaining</w:t>
      </w:r>
      <w:r w:rsidR="00BB3C2E">
        <w:t xml:space="preserve"> vector graphics</w:t>
      </w:r>
      <w:r w:rsidR="00F51D3F">
        <w:t xml:space="preserve"> </w:t>
      </w:r>
      <w:r w:rsidR="005A5140">
        <w:t>are</w:t>
      </w:r>
      <w:r w:rsidR="00BB3C2E">
        <w:t xml:space="preserve"> </w:t>
      </w:r>
      <w:r w:rsidR="00B04786">
        <w:t>attributed to Tracey Saxby,</w:t>
      </w:r>
      <w:r w:rsidR="00107FB2">
        <w:t xml:space="preserve"> Integration and Application Network (ian.umces.edu/media-library).</w:t>
      </w:r>
      <w:r w:rsidR="003C7488">
        <w:t xml:space="preserve"> </w:t>
      </w:r>
    </w:p>
    <w:p w14:paraId="5BA9811D" w14:textId="77777777" w:rsidR="00471DC8" w:rsidRDefault="00471DC8" w:rsidP="00656BF2">
      <w:pPr>
        <w:pStyle w:val="NATESTYLE1CommonCollege"/>
      </w:pPr>
    </w:p>
    <w:bookmarkEnd w:id="16"/>
    <w:p w14:paraId="51E342C0" w14:textId="4CE65174" w:rsidR="00D66800" w:rsidRDefault="00AF7FFE" w:rsidP="00656BF2">
      <w:pPr>
        <w:pStyle w:val="NATESTYLE1CommonCollege"/>
      </w:pPr>
      <w:r>
        <w:lastRenderedPageBreak/>
        <w:t xml:space="preserve">Figure </w:t>
      </w:r>
      <w:r w:rsidR="00D66800">
        <w:t>2</w:t>
      </w:r>
      <w:r w:rsidRPr="00524172">
        <w:t xml:space="preserve"> </w:t>
      </w:r>
      <w:r>
        <w:t>I</w:t>
      </w:r>
      <w:r w:rsidRPr="00524172">
        <w:t xml:space="preserve">soclines illustrating the </w:t>
      </w:r>
      <w:r w:rsidR="004B0DE8">
        <w:t>interactive</w:t>
      </w:r>
      <w:r w:rsidR="004B0DE8" w:rsidRPr="00524172">
        <w:t xml:space="preserve"> </w:t>
      </w:r>
      <w:r w:rsidRPr="00524172">
        <w:t xml:space="preserve">effects of </w:t>
      </w:r>
      <w:r>
        <w:t xml:space="preserve">juvenile growth </w:t>
      </w:r>
      <w:r w:rsidRPr="00524172">
        <w:t xml:space="preserve">and survival </w:t>
      </w:r>
      <w:r>
        <w:t xml:space="preserve">that produce zero net population growth </w:t>
      </w:r>
      <w:r w:rsidRPr="00524172">
        <w:t>for a size-structured model of a freshwater gastropod</w:t>
      </w:r>
      <w:r>
        <w:t xml:space="preserve"> (</w:t>
      </w:r>
      <w:proofErr w:type="spellStart"/>
      <w:r w:rsidRPr="00524172">
        <w:rPr>
          <w:i/>
        </w:rPr>
        <w:t>Pomacea</w:t>
      </w:r>
      <w:proofErr w:type="spellEnd"/>
      <w:r w:rsidRPr="00524172">
        <w:rPr>
          <w:i/>
        </w:rPr>
        <w:t xml:space="preserve"> </w:t>
      </w:r>
      <w:proofErr w:type="spellStart"/>
      <w:r w:rsidRPr="00524172">
        <w:rPr>
          <w:i/>
        </w:rPr>
        <w:t>paludosa</w:t>
      </w:r>
      <w:proofErr w:type="spellEnd"/>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r w:rsidR="00762B46">
        <w:t>Points</w:t>
      </w:r>
      <w:r w:rsidR="00060D3D">
        <w:t xml:space="preserve"> </w:t>
      </w:r>
      <w:r w:rsidR="00762B46">
        <w:t xml:space="preserve">are </w:t>
      </w:r>
      <w:r w:rsidR="00060D3D">
        <w:t>m</w:t>
      </w:r>
      <w:r w:rsidRPr="00524172">
        <w:t xml:space="preserve">ean </w:t>
      </w:r>
      <w:bookmarkStart w:id="17" w:name="_Hlk181094766"/>
      <w:r w:rsidR="004B47CA">
        <w:t>daily</w:t>
      </w:r>
      <w:r>
        <w:t xml:space="preserve"> </w:t>
      </w:r>
      <w:r w:rsidRPr="00524172">
        <w:t>survival</w:t>
      </w:r>
      <w:r>
        <w:t xml:space="preserve"> </w:t>
      </w:r>
      <w:bookmarkEnd w:id="17"/>
      <w:r>
        <w:t>(snails &lt; 10mm SL</w:t>
      </w:r>
      <w:proofErr w:type="gramStart"/>
      <w:r>
        <w:t>)</w:t>
      </w:r>
      <w:proofErr w:type="gramEnd"/>
      <w:r w:rsidRPr="00524172">
        <w:t xml:space="preserve"> and </w:t>
      </w:r>
      <w:r>
        <w:t>growth (</w:t>
      </w:r>
      <w:proofErr w:type="spellStart"/>
      <w:r w:rsidR="008D2663">
        <w:t>k</w:t>
      </w:r>
      <w:r w:rsidRPr="00867D1A">
        <w:rPr>
          <w:vertAlign w:val="subscript"/>
        </w:rPr>
        <w:t>growth</w:t>
      </w:r>
      <w:proofErr w:type="spellEnd"/>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15"/>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2868" w14:textId="77777777" w:rsidR="00D906BC" w:rsidRDefault="00D906BC">
      <w:pPr>
        <w:spacing w:line="240" w:lineRule="auto"/>
      </w:pPr>
      <w:r>
        <w:separator/>
      </w:r>
    </w:p>
  </w:endnote>
  <w:endnote w:type="continuationSeparator" w:id="0">
    <w:p w14:paraId="623EB994" w14:textId="77777777" w:rsidR="00D906BC" w:rsidRDefault="00D906BC">
      <w:pPr>
        <w:spacing w:line="240" w:lineRule="auto"/>
      </w:pPr>
      <w:r>
        <w:continuationSeparator/>
      </w:r>
    </w:p>
  </w:endnote>
  <w:endnote w:type="continuationNotice" w:id="1">
    <w:p w14:paraId="246DE474" w14:textId="77777777" w:rsidR="00D906BC" w:rsidRDefault="00D906B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EC84" w14:textId="77777777" w:rsidR="00D906BC" w:rsidRDefault="00D906BC">
      <w:pPr>
        <w:spacing w:line="240" w:lineRule="auto"/>
      </w:pPr>
      <w:r>
        <w:separator/>
      </w:r>
    </w:p>
  </w:footnote>
  <w:footnote w:type="continuationSeparator" w:id="0">
    <w:p w14:paraId="7A4A7B62" w14:textId="77777777" w:rsidR="00D906BC" w:rsidRDefault="00D906BC">
      <w:pPr>
        <w:spacing w:line="240" w:lineRule="auto"/>
      </w:pPr>
      <w:r>
        <w:continuationSeparator/>
      </w:r>
    </w:p>
  </w:footnote>
  <w:footnote w:type="continuationNotice" w:id="1">
    <w:p w14:paraId="53FCD359" w14:textId="77777777" w:rsidR="00D906BC" w:rsidRDefault="00D906B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123B4"/>
    <w:multiLevelType w:val="hybridMultilevel"/>
    <w:tmpl w:val="BBB2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0420">
    <w:abstractNumId w:val="0"/>
  </w:num>
  <w:num w:numId="2" w16cid:durableId="13615121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k, Mark">
    <w15:presenceInfo w15:providerId="AD" w15:userId="S::mcook@sfwmd.gov::89eb8be7-eee6-4e9d-b98e-61427515a2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076"/>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B1"/>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271A4"/>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7B0"/>
    <w:rsid w:val="00064D74"/>
    <w:rsid w:val="00065B42"/>
    <w:rsid w:val="000663A7"/>
    <w:rsid w:val="00066EDA"/>
    <w:rsid w:val="00067200"/>
    <w:rsid w:val="0006759F"/>
    <w:rsid w:val="000675BB"/>
    <w:rsid w:val="000678A8"/>
    <w:rsid w:val="00067FCB"/>
    <w:rsid w:val="00070D47"/>
    <w:rsid w:val="00071552"/>
    <w:rsid w:val="00071A97"/>
    <w:rsid w:val="00072B4A"/>
    <w:rsid w:val="000733C8"/>
    <w:rsid w:val="00073570"/>
    <w:rsid w:val="00073BCD"/>
    <w:rsid w:val="00074C8C"/>
    <w:rsid w:val="0007711D"/>
    <w:rsid w:val="000771C4"/>
    <w:rsid w:val="00077B92"/>
    <w:rsid w:val="0008070E"/>
    <w:rsid w:val="00080D4B"/>
    <w:rsid w:val="000812AE"/>
    <w:rsid w:val="000820C4"/>
    <w:rsid w:val="0008254A"/>
    <w:rsid w:val="00083D97"/>
    <w:rsid w:val="000844F1"/>
    <w:rsid w:val="00084A01"/>
    <w:rsid w:val="00084B13"/>
    <w:rsid w:val="00084EF5"/>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177"/>
    <w:rsid w:val="000A27DD"/>
    <w:rsid w:val="000A3844"/>
    <w:rsid w:val="000A390C"/>
    <w:rsid w:val="000A418E"/>
    <w:rsid w:val="000A4A07"/>
    <w:rsid w:val="000A4C15"/>
    <w:rsid w:val="000A56A6"/>
    <w:rsid w:val="000A72ED"/>
    <w:rsid w:val="000A74CF"/>
    <w:rsid w:val="000B06E4"/>
    <w:rsid w:val="000B1BF9"/>
    <w:rsid w:val="000B219A"/>
    <w:rsid w:val="000B3058"/>
    <w:rsid w:val="000B3146"/>
    <w:rsid w:val="000B3E22"/>
    <w:rsid w:val="000B4276"/>
    <w:rsid w:val="000B510C"/>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C36"/>
    <w:rsid w:val="000D2D50"/>
    <w:rsid w:val="000D3F65"/>
    <w:rsid w:val="000D40B1"/>
    <w:rsid w:val="000D4264"/>
    <w:rsid w:val="000D5D3F"/>
    <w:rsid w:val="000D63B5"/>
    <w:rsid w:val="000D72E5"/>
    <w:rsid w:val="000D7D24"/>
    <w:rsid w:val="000E0AAB"/>
    <w:rsid w:val="000E18F5"/>
    <w:rsid w:val="000E20F3"/>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6DF7"/>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0978"/>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6C83"/>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0697"/>
    <w:rsid w:val="0017171A"/>
    <w:rsid w:val="00171E81"/>
    <w:rsid w:val="00173112"/>
    <w:rsid w:val="00173AF2"/>
    <w:rsid w:val="00174866"/>
    <w:rsid w:val="00174D3D"/>
    <w:rsid w:val="001751E3"/>
    <w:rsid w:val="00175919"/>
    <w:rsid w:val="0018003E"/>
    <w:rsid w:val="00180FA1"/>
    <w:rsid w:val="001813B2"/>
    <w:rsid w:val="00181BE4"/>
    <w:rsid w:val="00181C13"/>
    <w:rsid w:val="00182270"/>
    <w:rsid w:val="00183336"/>
    <w:rsid w:val="00183818"/>
    <w:rsid w:val="00184A62"/>
    <w:rsid w:val="00184D2C"/>
    <w:rsid w:val="001876DD"/>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2CF"/>
    <w:rsid w:val="001A72F3"/>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E7DD8"/>
    <w:rsid w:val="001F148F"/>
    <w:rsid w:val="001F172C"/>
    <w:rsid w:val="001F23B3"/>
    <w:rsid w:val="001F359D"/>
    <w:rsid w:val="001F4B90"/>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F67"/>
    <w:rsid w:val="00211AAC"/>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1B0"/>
    <w:rsid w:val="0023144C"/>
    <w:rsid w:val="00231EA4"/>
    <w:rsid w:val="002331B8"/>
    <w:rsid w:val="002338B5"/>
    <w:rsid w:val="00233B86"/>
    <w:rsid w:val="00233C43"/>
    <w:rsid w:val="00233F65"/>
    <w:rsid w:val="00234536"/>
    <w:rsid w:val="00234CB6"/>
    <w:rsid w:val="00234D80"/>
    <w:rsid w:val="0023572C"/>
    <w:rsid w:val="00235B0B"/>
    <w:rsid w:val="00237305"/>
    <w:rsid w:val="0023742F"/>
    <w:rsid w:val="00237445"/>
    <w:rsid w:val="002375E6"/>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5BCC"/>
    <w:rsid w:val="00246147"/>
    <w:rsid w:val="002463DE"/>
    <w:rsid w:val="00246C87"/>
    <w:rsid w:val="00246D65"/>
    <w:rsid w:val="00247416"/>
    <w:rsid w:val="002476E3"/>
    <w:rsid w:val="00247D98"/>
    <w:rsid w:val="002504FE"/>
    <w:rsid w:val="00250CC0"/>
    <w:rsid w:val="0025170A"/>
    <w:rsid w:val="00251C27"/>
    <w:rsid w:val="00251E5E"/>
    <w:rsid w:val="00252BCC"/>
    <w:rsid w:val="00252C26"/>
    <w:rsid w:val="00253026"/>
    <w:rsid w:val="00255232"/>
    <w:rsid w:val="00256E95"/>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5D43"/>
    <w:rsid w:val="002666E5"/>
    <w:rsid w:val="00266E46"/>
    <w:rsid w:val="00267B15"/>
    <w:rsid w:val="0027010D"/>
    <w:rsid w:val="002703BC"/>
    <w:rsid w:val="00271552"/>
    <w:rsid w:val="00271D23"/>
    <w:rsid w:val="0027245C"/>
    <w:rsid w:val="002727BA"/>
    <w:rsid w:val="002727D4"/>
    <w:rsid w:val="00272B47"/>
    <w:rsid w:val="00274E51"/>
    <w:rsid w:val="002750F3"/>
    <w:rsid w:val="00275C58"/>
    <w:rsid w:val="00275E61"/>
    <w:rsid w:val="00276250"/>
    <w:rsid w:val="00276EF8"/>
    <w:rsid w:val="00280786"/>
    <w:rsid w:val="002819F8"/>
    <w:rsid w:val="002820A1"/>
    <w:rsid w:val="00282FF2"/>
    <w:rsid w:val="002836A0"/>
    <w:rsid w:val="002846D5"/>
    <w:rsid w:val="002850EE"/>
    <w:rsid w:val="00285177"/>
    <w:rsid w:val="00285A95"/>
    <w:rsid w:val="00286197"/>
    <w:rsid w:val="00287F17"/>
    <w:rsid w:val="0029010C"/>
    <w:rsid w:val="002905F9"/>
    <w:rsid w:val="00290BC6"/>
    <w:rsid w:val="00291744"/>
    <w:rsid w:val="002920E5"/>
    <w:rsid w:val="00293391"/>
    <w:rsid w:val="00293512"/>
    <w:rsid w:val="0029361B"/>
    <w:rsid w:val="002937EE"/>
    <w:rsid w:val="00293BFA"/>
    <w:rsid w:val="0029424F"/>
    <w:rsid w:val="0029429C"/>
    <w:rsid w:val="002944AB"/>
    <w:rsid w:val="00294B86"/>
    <w:rsid w:val="00295EE2"/>
    <w:rsid w:val="00296E1E"/>
    <w:rsid w:val="00297123"/>
    <w:rsid w:val="00297E22"/>
    <w:rsid w:val="002A0173"/>
    <w:rsid w:val="002A0217"/>
    <w:rsid w:val="002A0505"/>
    <w:rsid w:val="002A06CE"/>
    <w:rsid w:val="002A0B97"/>
    <w:rsid w:val="002A183A"/>
    <w:rsid w:val="002A247A"/>
    <w:rsid w:val="002A2CD9"/>
    <w:rsid w:val="002A4A8D"/>
    <w:rsid w:val="002A53AF"/>
    <w:rsid w:val="002A601C"/>
    <w:rsid w:val="002A6B87"/>
    <w:rsid w:val="002A78F8"/>
    <w:rsid w:val="002B1881"/>
    <w:rsid w:val="002B1E78"/>
    <w:rsid w:val="002B2F0A"/>
    <w:rsid w:val="002B3071"/>
    <w:rsid w:val="002B38AE"/>
    <w:rsid w:val="002B3E2D"/>
    <w:rsid w:val="002B51CF"/>
    <w:rsid w:val="002B5BC6"/>
    <w:rsid w:val="002B6869"/>
    <w:rsid w:val="002B6B68"/>
    <w:rsid w:val="002B6F23"/>
    <w:rsid w:val="002B762B"/>
    <w:rsid w:val="002B7758"/>
    <w:rsid w:val="002B78E0"/>
    <w:rsid w:val="002C01BC"/>
    <w:rsid w:val="002C0245"/>
    <w:rsid w:val="002C335D"/>
    <w:rsid w:val="002C355E"/>
    <w:rsid w:val="002C357F"/>
    <w:rsid w:val="002C415D"/>
    <w:rsid w:val="002C4AEE"/>
    <w:rsid w:val="002C4D94"/>
    <w:rsid w:val="002C647B"/>
    <w:rsid w:val="002C657A"/>
    <w:rsid w:val="002C70E9"/>
    <w:rsid w:val="002D083F"/>
    <w:rsid w:val="002D0F65"/>
    <w:rsid w:val="002D1DFF"/>
    <w:rsid w:val="002D2214"/>
    <w:rsid w:val="002D23C3"/>
    <w:rsid w:val="002D29BA"/>
    <w:rsid w:val="002D2E71"/>
    <w:rsid w:val="002D4BE6"/>
    <w:rsid w:val="002D551D"/>
    <w:rsid w:val="002D57FD"/>
    <w:rsid w:val="002D69AD"/>
    <w:rsid w:val="002D7569"/>
    <w:rsid w:val="002D78B1"/>
    <w:rsid w:val="002D7CCD"/>
    <w:rsid w:val="002E0443"/>
    <w:rsid w:val="002E0875"/>
    <w:rsid w:val="002E14E8"/>
    <w:rsid w:val="002E3A50"/>
    <w:rsid w:val="002E3B82"/>
    <w:rsid w:val="002E43C5"/>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9A4"/>
    <w:rsid w:val="002F427D"/>
    <w:rsid w:val="002F5128"/>
    <w:rsid w:val="002F57F0"/>
    <w:rsid w:val="002F5BC6"/>
    <w:rsid w:val="002F6983"/>
    <w:rsid w:val="002F6FE0"/>
    <w:rsid w:val="002F73D4"/>
    <w:rsid w:val="00301A79"/>
    <w:rsid w:val="00302823"/>
    <w:rsid w:val="00302F7D"/>
    <w:rsid w:val="003040A5"/>
    <w:rsid w:val="00305910"/>
    <w:rsid w:val="00305A65"/>
    <w:rsid w:val="00305AD4"/>
    <w:rsid w:val="00306D47"/>
    <w:rsid w:val="0030707D"/>
    <w:rsid w:val="00307300"/>
    <w:rsid w:val="00307C23"/>
    <w:rsid w:val="00307EFB"/>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6B59"/>
    <w:rsid w:val="0032717A"/>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47D64"/>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3495"/>
    <w:rsid w:val="003640DD"/>
    <w:rsid w:val="00364584"/>
    <w:rsid w:val="00364904"/>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87A6D"/>
    <w:rsid w:val="0039031F"/>
    <w:rsid w:val="00390CA6"/>
    <w:rsid w:val="0039270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3F3"/>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171A"/>
    <w:rsid w:val="003E2254"/>
    <w:rsid w:val="003E2BE3"/>
    <w:rsid w:val="003E2EFA"/>
    <w:rsid w:val="003E3C5C"/>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6C5A"/>
    <w:rsid w:val="003F7A73"/>
    <w:rsid w:val="004002D4"/>
    <w:rsid w:val="0040081A"/>
    <w:rsid w:val="00400BDB"/>
    <w:rsid w:val="00400EA1"/>
    <w:rsid w:val="00401CBD"/>
    <w:rsid w:val="00402A95"/>
    <w:rsid w:val="00402E29"/>
    <w:rsid w:val="0040436D"/>
    <w:rsid w:val="004050C7"/>
    <w:rsid w:val="00405A1B"/>
    <w:rsid w:val="00410DB1"/>
    <w:rsid w:val="00411845"/>
    <w:rsid w:val="0041246B"/>
    <w:rsid w:val="004132C3"/>
    <w:rsid w:val="0041377D"/>
    <w:rsid w:val="00413B97"/>
    <w:rsid w:val="00413BBA"/>
    <w:rsid w:val="00414587"/>
    <w:rsid w:val="00414D91"/>
    <w:rsid w:val="0041653B"/>
    <w:rsid w:val="00416633"/>
    <w:rsid w:val="00417258"/>
    <w:rsid w:val="004176E7"/>
    <w:rsid w:val="00420034"/>
    <w:rsid w:val="00421528"/>
    <w:rsid w:val="00421FDC"/>
    <w:rsid w:val="00422CD9"/>
    <w:rsid w:val="00422D7B"/>
    <w:rsid w:val="00423236"/>
    <w:rsid w:val="00423B1F"/>
    <w:rsid w:val="00423F06"/>
    <w:rsid w:val="004249A6"/>
    <w:rsid w:val="00424BE3"/>
    <w:rsid w:val="004257F1"/>
    <w:rsid w:val="00425BB6"/>
    <w:rsid w:val="004261B9"/>
    <w:rsid w:val="004302CD"/>
    <w:rsid w:val="004302D4"/>
    <w:rsid w:val="0043042E"/>
    <w:rsid w:val="00430B7C"/>
    <w:rsid w:val="00431882"/>
    <w:rsid w:val="004326C7"/>
    <w:rsid w:val="0043344F"/>
    <w:rsid w:val="00434975"/>
    <w:rsid w:val="00435987"/>
    <w:rsid w:val="00435AB7"/>
    <w:rsid w:val="004370EF"/>
    <w:rsid w:val="00437ABB"/>
    <w:rsid w:val="0044162E"/>
    <w:rsid w:val="00441934"/>
    <w:rsid w:val="00441EFE"/>
    <w:rsid w:val="00442BAB"/>
    <w:rsid w:val="0044329F"/>
    <w:rsid w:val="00443C2B"/>
    <w:rsid w:val="00445B39"/>
    <w:rsid w:val="00446C69"/>
    <w:rsid w:val="00447519"/>
    <w:rsid w:val="004478B0"/>
    <w:rsid w:val="00450D33"/>
    <w:rsid w:val="00451373"/>
    <w:rsid w:val="00452076"/>
    <w:rsid w:val="004520C9"/>
    <w:rsid w:val="004533F2"/>
    <w:rsid w:val="00453F2C"/>
    <w:rsid w:val="00454CE0"/>
    <w:rsid w:val="0045527E"/>
    <w:rsid w:val="004557F1"/>
    <w:rsid w:val="00455E28"/>
    <w:rsid w:val="00456249"/>
    <w:rsid w:val="00456548"/>
    <w:rsid w:val="004576DB"/>
    <w:rsid w:val="00457DBA"/>
    <w:rsid w:val="00460A69"/>
    <w:rsid w:val="00460A78"/>
    <w:rsid w:val="004633CE"/>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1602"/>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5BF2"/>
    <w:rsid w:val="004C6314"/>
    <w:rsid w:val="004C6BB1"/>
    <w:rsid w:val="004D0485"/>
    <w:rsid w:val="004D0957"/>
    <w:rsid w:val="004D0B9C"/>
    <w:rsid w:val="004D100B"/>
    <w:rsid w:val="004D11A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05D"/>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4F20"/>
    <w:rsid w:val="005450F2"/>
    <w:rsid w:val="00545286"/>
    <w:rsid w:val="00545A6D"/>
    <w:rsid w:val="00545EA9"/>
    <w:rsid w:val="005463C8"/>
    <w:rsid w:val="005468F7"/>
    <w:rsid w:val="005469A3"/>
    <w:rsid w:val="00546C96"/>
    <w:rsid w:val="00546E8E"/>
    <w:rsid w:val="00552005"/>
    <w:rsid w:val="00552053"/>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17E5"/>
    <w:rsid w:val="005635E0"/>
    <w:rsid w:val="00564BAF"/>
    <w:rsid w:val="00565DFA"/>
    <w:rsid w:val="00565F8B"/>
    <w:rsid w:val="0056634B"/>
    <w:rsid w:val="005667DA"/>
    <w:rsid w:val="005674F4"/>
    <w:rsid w:val="005676D3"/>
    <w:rsid w:val="005677A2"/>
    <w:rsid w:val="005715B2"/>
    <w:rsid w:val="00571E55"/>
    <w:rsid w:val="0057259B"/>
    <w:rsid w:val="00572858"/>
    <w:rsid w:val="00572C1D"/>
    <w:rsid w:val="0057387B"/>
    <w:rsid w:val="0057596B"/>
    <w:rsid w:val="00575B3A"/>
    <w:rsid w:val="005761A0"/>
    <w:rsid w:val="00576354"/>
    <w:rsid w:val="00576562"/>
    <w:rsid w:val="0057740A"/>
    <w:rsid w:val="005778DD"/>
    <w:rsid w:val="00581709"/>
    <w:rsid w:val="00581AB8"/>
    <w:rsid w:val="005820CC"/>
    <w:rsid w:val="00582AD5"/>
    <w:rsid w:val="00582C13"/>
    <w:rsid w:val="00582C95"/>
    <w:rsid w:val="005839D2"/>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727"/>
    <w:rsid w:val="005A0ACC"/>
    <w:rsid w:val="005A1245"/>
    <w:rsid w:val="005A15D8"/>
    <w:rsid w:val="005A1B5F"/>
    <w:rsid w:val="005A3316"/>
    <w:rsid w:val="005A407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971"/>
    <w:rsid w:val="005B5FF6"/>
    <w:rsid w:val="005B6392"/>
    <w:rsid w:val="005B6B18"/>
    <w:rsid w:val="005B755E"/>
    <w:rsid w:val="005C0B27"/>
    <w:rsid w:val="005C17C9"/>
    <w:rsid w:val="005C1E72"/>
    <w:rsid w:val="005C20D5"/>
    <w:rsid w:val="005C2E7B"/>
    <w:rsid w:val="005C362E"/>
    <w:rsid w:val="005C41D3"/>
    <w:rsid w:val="005C698D"/>
    <w:rsid w:val="005C70A6"/>
    <w:rsid w:val="005C79EC"/>
    <w:rsid w:val="005C7AE2"/>
    <w:rsid w:val="005D31F2"/>
    <w:rsid w:val="005D3E2D"/>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649B"/>
    <w:rsid w:val="00616DD9"/>
    <w:rsid w:val="006174E0"/>
    <w:rsid w:val="00620205"/>
    <w:rsid w:val="00620433"/>
    <w:rsid w:val="00620795"/>
    <w:rsid w:val="00620964"/>
    <w:rsid w:val="00621637"/>
    <w:rsid w:val="00621FA1"/>
    <w:rsid w:val="00622AE6"/>
    <w:rsid w:val="006232DD"/>
    <w:rsid w:val="00623B6C"/>
    <w:rsid w:val="0062436B"/>
    <w:rsid w:val="006255E7"/>
    <w:rsid w:val="00625689"/>
    <w:rsid w:val="00625CA2"/>
    <w:rsid w:val="00626847"/>
    <w:rsid w:val="00626B54"/>
    <w:rsid w:val="00627292"/>
    <w:rsid w:val="00627452"/>
    <w:rsid w:val="006276E4"/>
    <w:rsid w:val="0062785A"/>
    <w:rsid w:val="006278B9"/>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279"/>
    <w:rsid w:val="006413E1"/>
    <w:rsid w:val="00641973"/>
    <w:rsid w:val="0064242E"/>
    <w:rsid w:val="00643AAD"/>
    <w:rsid w:val="00643C42"/>
    <w:rsid w:val="00644826"/>
    <w:rsid w:val="00645DA2"/>
    <w:rsid w:val="00646730"/>
    <w:rsid w:val="00646E03"/>
    <w:rsid w:val="00647853"/>
    <w:rsid w:val="00647BAA"/>
    <w:rsid w:val="00650828"/>
    <w:rsid w:val="00651B8D"/>
    <w:rsid w:val="00651D08"/>
    <w:rsid w:val="0065224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3E5E"/>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77E1F"/>
    <w:rsid w:val="00680048"/>
    <w:rsid w:val="00680598"/>
    <w:rsid w:val="00681B96"/>
    <w:rsid w:val="00681C7E"/>
    <w:rsid w:val="006823B7"/>
    <w:rsid w:val="0068246F"/>
    <w:rsid w:val="0068506F"/>
    <w:rsid w:val="00686DD8"/>
    <w:rsid w:val="006871ED"/>
    <w:rsid w:val="0068733F"/>
    <w:rsid w:val="0068741F"/>
    <w:rsid w:val="0068788D"/>
    <w:rsid w:val="00687F99"/>
    <w:rsid w:val="00687FB3"/>
    <w:rsid w:val="006900F8"/>
    <w:rsid w:val="006905D2"/>
    <w:rsid w:val="006914D2"/>
    <w:rsid w:val="00691974"/>
    <w:rsid w:val="00691B6E"/>
    <w:rsid w:val="00691FC2"/>
    <w:rsid w:val="00692967"/>
    <w:rsid w:val="00692E2C"/>
    <w:rsid w:val="006934AE"/>
    <w:rsid w:val="0069524E"/>
    <w:rsid w:val="0069535F"/>
    <w:rsid w:val="006957BB"/>
    <w:rsid w:val="00695891"/>
    <w:rsid w:val="00695B10"/>
    <w:rsid w:val="006961CE"/>
    <w:rsid w:val="0069733B"/>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A07"/>
    <w:rsid w:val="006B6E0E"/>
    <w:rsid w:val="006B795F"/>
    <w:rsid w:val="006B7DCA"/>
    <w:rsid w:val="006C0176"/>
    <w:rsid w:val="006C08A7"/>
    <w:rsid w:val="006C0930"/>
    <w:rsid w:val="006C1EF7"/>
    <w:rsid w:val="006C2FD7"/>
    <w:rsid w:val="006C4072"/>
    <w:rsid w:val="006C48FA"/>
    <w:rsid w:val="006C513B"/>
    <w:rsid w:val="006C6ED1"/>
    <w:rsid w:val="006D0377"/>
    <w:rsid w:val="006D0C94"/>
    <w:rsid w:val="006D0D27"/>
    <w:rsid w:val="006D127E"/>
    <w:rsid w:val="006D1496"/>
    <w:rsid w:val="006D2D74"/>
    <w:rsid w:val="006D385E"/>
    <w:rsid w:val="006D3D27"/>
    <w:rsid w:val="006D415F"/>
    <w:rsid w:val="006D4E3F"/>
    <w:rsid w:val="006D4EF7"/>
    <w:rsid w:val="006D51E5"/>
    <w:rsid w:val="006D5962"/>
    <w:rsid w:val="006D6168"/>
    <w:rsid w:val="006D631E"/>
    <w:rsid w:val="006D6DFB"/>
    <w:rsid w:val="006D6FAC"/>
    <w:rsid w:val="006D73AE"/>
    <w:rsid w:val="006D7B7A"/>
    <w:rsid w:val="006E07E0"/>
    <w:rsid w:val="006E08DD"/>
    <w:rsid w:val="006E0A17"/>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583E"/>
    <w:rsid w:val="007060CE"/>
    <w:rsid w:val="00706194"/>
    <w:rsid w:val="0070636F"/>
    <w:rsid w:val="007065BB"/>
    <w:rsid w:val="00706AEA"/>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052"/>
    <w:rsid w:val="007576C4"/>
    <w:rsid w:val="007603B4"/>
    <w:rsid w:val="00760672"/>
    <w:rsid w:val="007608D8"/>
    <w:rsid w:val="0076093D"/>
    <w:rsid w:val="00760E3F"/>
    <w:rsid w:val="00761141"/>
    <w:rsid w:val="007618A7"/>
    <w:rsid w:val="00762B46"/>
    <w:rsid w:val="0076300D"/>
    <w:rsid w:val="00763D80"/>
    <w:rsid w:val="007650C5"/>
    <w:rsid w:val="00767965"/>
    <w:rsid w:val="00767CDF"/>
    <w:rsid w:val="0077168E"/>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6A88"/>
    <w:rsid w:val="007A7C70"/>
    <w:rsid w:val="007A7EA5"/>
    <w:rsid w:val="007B033F"/>
    <w:rsid w:val="007B0D99"/>
    <w:rsid w:val="007B357F"/>
    <w:rsid w:val="007B3ACA"/>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2825"/>
    <w:rsid w:val="007C31F8"/>
    <w:rsid w:val="007C3F28"/>
    <w:rsid w:val="007C457C"/>
    <w:rsid w:val="007C4588"/>
    <w:rsid w:val="007C5224"/>
    <w:rsid w:val="007C5863"/>
    <w:rsid w:val="007C5ED3"/>
    <w:rsid w:val="007C6325"/>
    <w:rsid w:val="007C7DD9"/>
    <w:rsid w:val="007D054D"/>
    <w:rsid w:val="007D2054"/>
    <w:rsid w:val="007D2AE6"/>
    <w:rsid w:val="007D3D72"/>
    <w:rsid w:val="007D41E3"/>
    <w:rsid w:val="007D43CC"/>
    <w:rsid w:val="007D4557"/>
    <w:rsid w:val="007D5313"/>
    <w:rsid w:val="007D5A56"/>
    <w:rsid w:val="007D5D70"/>
    <w:rsid w:val="007E0821"/>
    <w:rsid w:val="007E1090"/>
    <w:rsid w:val="007E145D"/>
    <w:rsid w:val="007E1891"/>
    <w:rsid w:val="007E2913"/>
    <w:rsid w:val="007E2B93"/>
    <w:rsid w:val="007E2E5B"/>
    <w:rsid w:val="007E4B55"/>
    <w:rsid w:val="007E5E6C"/>
    <w:rsid w:val="007E650C"/>
    <w:rsid w:val="007E6E38"/>
    <w:rsid w:val="007E6F6E"/>
    <w:rsid w:val="007E77D8"/>
    <w:rsid w:val="007E786E"/>
    <w:rsid w:val="007E7CDD"/>
    <w:rsid w:val="007F013D"/>
    <w:rsid w:val="007F0662"/>
    <w:rsid w:val="007F0E98"/>
    <w:rsid w:val="007F1567"/>
    <w:rsid w:val="007F261E"/>
    <w:rsid w:val="007F30BB"/>
    <w:rsid w:val="007F3D94"/>
    <w:rsid w:val="007F3E9C"/>
    <w:rsid w:val="007F3F3B"/>
    <w:rsid w:val="007F40E3"/>
    <w:rsid w:val="007F471C"/>
    <w:rsid w:val="007F4929"/>
    <w:rsid w:val="007F4DBB"/>
    <w:rsid w:val="007F5107"/>
    <w:rsid w:val="007F72BF"/>
    <w:rsid w:val="007F783A"/>
    <w:rsid w:val="00801FC3"/>
    <w:rsid w:val="008022E7"/>
    <w:rsid w:val="00803AE2"/>
    <w:rsid w:val="00803FB6"/>
    <w:rsid w:val="00804070"/>
    <w:rsid w:val="00804671"/>
    <w:rsid w:val="0080655E"/>
    <w:rsid w:val="00806B1B"/>
    <w:rsid w:val="00806BA3"/>
    <w:rsid w:val="00807857"/>
    <w:rsid w:val="0081013B"/>
    <w:rsid w:val="00810208"/>
    <w:rsid w:val="008104AB"/>
    <w:rsid w:val="008109BE"/>
    <w:rsid w:val="00810CB9"/>
    <w:rsid w:val="00810E0B"/>
    <w:rsid w:val="008129E2"/>
    <w:rsid w:val="00813237"/>
    <w:rsid w:val="00815AD3"/>
    <w:rsid w:val="00815E08"/>
    <w:rsid w:val="00816106"/>
    <w:rsid w:val="0081643E"/>
    <w:rsid w:val="00816A97"/>
    <w:rsid w:val="0082067D"/>
    <w:rsid w:val="00820A51"/>
    <w:rsid w:val="00820AD7"/>
    <w:rsid w:val="00822025"/>
    <w:rsid w:val="0082366D"/>
    <w:rsid w:val="00824C81"/>
    <w:rsid w:val="00825BA8"/>
    <w:rsid w:val="008302EB"/>
    <w:rsid w:val="00830ACF"/>
    <w:rsid w:val="008315E7"/>
    <w:rsid w:val="0083170B"/>
    <w:rsid w:val="00832045"/>
    <w:rsid w:val="00832914"/>
    <w:rsid w:val="00832BF7"/>
    <w:rsid w:val="00833C23"/>
    <w:rsid w:val="00834151"/>
    <w:rsid w:val="00834162"/>
    <w:rsid w:val="00834907"/>
    <w:rsid w:val="00834961"/>
    <w:rsid w:val="0083503E"/>
    <w:rsid w:val="00835CA9"/>
    <w:rsid w:val="00841682"/>
    <w:rsid w:val="00844ABF"/>
    <w:rsid w:val="008466DD"/>
    <w:rsid w:val="0084671D"/>
    <w:rsid w:val="008470E0"/>
    <w:rsid w:val="00847578"/>
    <w:rsid w:val="00847DF0"/>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A44"/>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A64"/>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4B1"/>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C7A0D"/>
    <w:rsid w:val="008C7BBB"/>
    <w:rsid w:val="008D1127"/>
    <w:rsid w:val="008D2663"/>
    <w:rsid w:val="008D2940"/>
    <w:rsid w:val="008D2DFC"/>
    <w:rsid w:val="008D401D"/>
    <w:rsid w:val="008D5696"/>
    <w:rsid w:val="008D576A"/>
    <w:rsid w:val="008D59D7"/>
    <w:rsid w:val="008D643D"/>
    <w:rsid w:val="008D64F6"/>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1B9"/>
    <w:rsid w:val="00911211"/>
    <w:rsid w:val="00911D9A"/>
    <w:rsid w:val="00912323"/>
    <w:rsid w:val="009134A2"/>
    <w:rsid w:val="009134E6"/>
    <w:rsid w:val="00914B6F"/>
    <w:rsid w:val="00914BF3"/>
    <w:rsid w:val="00914E2B"/>
    <w:rsid w:val="00915401"/>
    <w:rsid w:val="00915526"/>
    <w:rsid w:val="00916958"/>
    <w:rsid w:val="009171B0"/>
    <w:rsid w:val="00917F4E"/>
    <w:rsid w:val="00917FBC"/>
    <w:rsid w:val="0092026E"/>
    <w:rsid w:val="0092035C"/>
    <w:rsid w:val="00920855"/>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4FFC"/>
    <w:rsid w:val="009450B7"/>
    <w:rsid w:val="00946A55"/>
    <w:rsid w:val="00947FBF"/>
    <w:rsid w:val="009502E6"/>
    <w:rsid w:val="00950D7B"/>
    <w:rsid w:val="009510DE"/>
    <w:rsid w:val="009522DB"/>
    <w:rsid w:val="00953DA9"/>
    <w:rsid w:val="00954C71"/>
    <w:rsid w:val="00954DAA"/>
    <w:rsid w:val="009552EE"/>
    <w:rsid w:val="00955698"/>
    <w:rsid w:val="00956BED"/>
    <w:rsid w:val="00957A6F"/>
    <w:rsid w:val="00957D42"/>
    <w:rsid w:val="0096039F"/>
    <w:rsid w:val="00962401"/>
    <w:rsid w:val="00962F38"/>
    <w:rsid w:val="009631BC"/>
    <w:rsid w:val="00963893"/>
    <w:rsid w:val="009642C6"/>
    <w:rsid w:val="0096439E"/>
    <w:rsid w:val="00966677"/>
    <w:rsid w:val="009668DC"/>
    <w:rsid w:val="00966AC8"/>
    <w:rsid w:val="00967D23"/>
    <w:rsid w:val="009710E3"/>
    <w:rsid w:val="0097136A"/>
    <w:rsid w:val="0097208C"/>
    <w:rsid w:val="009728DF"/>
    <w:rsid w:val="00973B0F"/>
    <w:rsid w:val="00973FB0"/>
    <w:rsid w:val="00974981"/>
    <w:rsid w:val="009751C5"/>
    <w:rsid w:val="00975833"/>
    <w:rsid w:val="00976421"/>
    <w:rsid w:val="0097758D"/>
    <w:rsid w:val="00980E23"/>
    <w:rsid w:val="0098136B"/>
    <w:rsid w:val="00981896"/>
    <w:rsid w:val="00985930"/>
    <w:rsid w:val="0098783D"/>
    <w:rsid w:val="00987C2C"/>
    <w:rsid w:val="009900E7"/>
    <w:rsid w:val="009905DD"/>
    <w:rsid w:val="00992D86"/>
    <w:rsid w:val="00993229"/>
    <w:rsid w:val="00993636"/>
    <w:rsid w:val="00994404"/>
    <w:rsid w:val="0099443D"/>
    <w:rsid w:val="00994518"/>
    <w:rsid w:val="00994D7D"/>
    <w:rsid w:val="00994EFE"/>
    <w:rsid w:val="00995F25"/>
    <w:rsid w:val="00996891"/>
    <w:rsid w:val="00996F29"/>
    <w:rsid w:val="009A0042"/>
    <w:rsid w:val="009A0054"/>
    <w:rsid w:val="009A0CC9"/>
    <w:rsid w:val="009A1A2A"/>
    <w:rsid w:val="009A1DEB"/>
    <w:rsid w:val="009A3DC0"/>
    <w:rsid w:val="009A4E1C"/>
    <w:rsid w:val="009A575E"/>
    <w:rsid w:val="009A6653"/>
    <w:rsid w:val="009A6B9A"/>
    <w:rsid w:val="009A6BCF"/>
    <w:rsid w:val="009A6C69"/>
    <w:rsid w:val="009A7CDB"/>
    <w:rsid w:val="009B0114"/>
    <w:rsid w:val="009B0786"/>
    <w:rsid w:val="009B11F2"/>
    <w:rsid w:val="009B46F9"/>
    <w:rsid w:val="009B5CD7"/>
    <w:rsid w:val="009B67CA"/>
    <w:rsid w:val="009B756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601C"/>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21F"/>
    <w:rsid w:val="009D66FA"/>
    <w:rsid w:val="009D6F36"/>
    <w:rsid w:val="009D70E6"/>
    <w:rsid w:val="009D77AD"/>
    <w:rsid w:val="009E0DF0"/>
    <w:rsid w:val="009E1EAD"/>
    <w:rsid w:val="009E2236"/>
    <w:rsid w:val="009E2257"/>
    <w:rsid w:val="009E3366"/>
    <w:rsid w:val="009E4092"/>
    <w:rsid w:val="009E53D7"/>
    <w:rsid w:val="009E6128"/>
    <w:rsid w:val="009E7618"/>
    <w:rsid w:val="009F1087"/>
    <w:rsid w:val="009F1125"/>
    <w:rsid w:val="009F2496"/>
    <w:rsid w:val="009F24D9"/>
    <w:rsid w:val="009F3418"/>
    <w:rsid w:val="009F3EA8"/>
    <w:rsid w:val="009F4C9C"/>
    <w:rsid w:val="009F54D1"/>
    <w:rsid w:val="009F561A"/>
    <w:rsid w:val="009F6FE5"/>
    <w:rsid w:val="00A003E9"/>
    <w:rsid w:val="00A00B2B"/>
    <w:rsid w:val="00A00D0F"/>
    <w:rsid w:val="00A00FFC"/>
    <w:rsid w:val="00A019FF"/>
    <w:rsid w:val="00A02792"/>
    <w:rsid w:val="00A02E02"/>
    <w:rsid w:val="00A02F46"/>
    <w:rsid w:val="00A03493"/>
    <w:rsid w:val="00A03533"/>
    <w:rsid w:val="00A048C3"/>
    <w:rsid w:val="00A054C2"/>
    <w:rsid w:val="00A05A6F"/>
    <w:rsid w:val="00A05B79"/>
    <w:rsid w:val="00A0709A"/>
    <w:rsid w:val="00A1006C"/>
    <w:rsid w:val="00A112F6"/>
    <w:rsid w:val="00A12CAD"/>
    <w:rsid w:val="00A139ED"/>
    <w:rsid w:val="00A1555D"/>
    <w:rsid w:val="00A155C1"/>
    <w:rsid w:val="00A15627"/>
    <w:rsid w:val="00A1587B"/>
    <w:rsid w:val="00A15FA4"/>
    <w:rsid w:val="00A171C5"/>
    <w:rsid w:val="00A17BAD"/>
    <w:rsid w:val="00A2004F"/>
    <w:rsid w:val="00A20A44"/>
    <w:rsid w:val="00A21472"/>
    <w:rsid w:val="00A2202D"/>
    <w:rsid w:val="00A2276E"/>
    <w:rsid w:val="00A227CC"/>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146E"/>
    <w:rsid w:val="00A52ECD"/>
    <w:rsid w:val="00A5389B"/>
    <w:rsid w:val="00A53C19"/>
    <w:rsid w:val="00A54023"/>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4F8E"/>
    <w:rsid w:val="00A6532E"/>
    <w:rsid w:val="00A65900"/>
    <w:rsid w:val="00A65AEE"/>
    <w:rsid w:val="00A66C5E"/>
    <w:rsid w:val="00A66E18"/>
    <w:rsid w:val="00A67316"/>
    <w:rsid w:val="00A677C7"/>
    <w:rsid w:val="00A71C14"/>
    <w:rsid w:val="00A72365"/>
    <w:rsid w:val="00A72572"/>
    <w:rsid w:val="00A72628"/>
    <w:rsid w:val="00A742FD"/>
    <w:rsid w:val="00A7626C"/>
    <w:rsid w:val="00A7761A"/>
    <w:rsid w:val="00A77DE6"/>
    <w:rsid w:val="00A80D01"/>
    <w:rsid w:val="00A80D2D"/>
    <w:rsid w:val="00A80F17"/>
    <w:rsid w:val="00A80F4E"/>
    <w:rsid w:val="00A83CB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537"/>
    <w:rsid w:val="00AA1892"/>
    <w:rsid w:val="00AA219B"/>
    <w:rsid w:val="00AA2DC3"/>
    <w:rsid w:val="00AA2E9D"/>
    <w:rsid w:val="00AA3491"/>
    <w:rsid w:val="00AA3F18"/>
    <w:rsid w:val="00AA40B6"/>
    <w:rsid w:val="00AA49C7"/>
    <w:rsid w:val="00AA4ECB"/>
    <w:rsid w:val="00AA5820"/>
    <w:rsid w:val="00AA5C00"/>
    <w:rsid w:val="00AA5D36"/>
    <w:rsid w:val="00AA622B"/>
    <w:rsid w:val="00AA67A5"/>
    <w:rsid w:val="00AA6A6C"/>
    <w:rsid w:val="00AB0093"/>
    <w:rsid w:val="00AB01FE"/>
    <w:rsid w:val="00AB0558"/>
    <w:rsid w:val="00AB12B6"/>
    <w:rsid w:val="00AB166D"/>
    <w:rsid w:val="00AB20CA"/>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06BF"/>
    <w:rsid w:val="00AC105D"/>
    <w:rsid w:val="00AC14BE"/>
    <w:rsid w:val="00AC345C"/>
    <w:rsid w:val="00AC380B"/>
    <w:rsid w:val="00AC38A0"/>
    <w:rsid w:val="00AC3B54"/>
    <w:rsid w:val="00AC55C4"/>
    <w:rsid w:val="00AC5C08"/>
    <w:rsid w:val="00AC5EDC"/>
    <w:rsid w:val="00AD0C36"/>
    <w:rsid w:val="00AD1C22"/>
    <w:rsid w:val="00AD2481"/>
    <w:rsid w:val="00AD342A"/>
    <w:rsid w:val="00AD344D"/>
    <w:rsid w:val="00AD3612"/>
    <w:rsid w:val="00AD550C"/>
    <w:rsid w:val="00AD64EA"/>
    <w:rsid w:val="00AD6B0C"/>
    <w:rsid w:val="00AD73EB"/>
    <w:rsid w:val="00AE0179"/>
    <w:rsid w:val="00AE156C"/>
    <w:rsid w:val="00AE2C2B"/>
    <w:rsid w:val="00AE3436"/>
    <w:rsid w:val="00AE3C34"/>
    <w:rsid w:val="00AE4354"/>
    <w:rsid w:val="00AE4C6E"/>
    <w:rsid w:val="00AE548A"/>
    <w:rsid w:val="00AE55D6"/>
    <w:rsid w:val="00AE5B2C"/>
    <w:rsid w:val="00AE6096"/>
    <w:rsid w:val="00AE77D1"/>
    <w:rsid w:val="00AE78AA"/>
    <w:rsid w:val="00AF04CE"/>
    <w:rsid w:val="00AF0F9F"/>
    <w:rsid w:val="00AF1827"/>
    <w:rsid w:val="00AF1F8F"/>
    <w:rsid w:val="00AF25FC"/>
    <w:rsid w:val="00AF2B47"/>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86"/>
    <w:rsid w:val="00B04797"/>
    <w:rsid w:val="00B04BB2"/>
    <w:rsid w:val="00B04D79"/>
    <w:rsid w:val="00B04E4C"/>
    <w:rsid w:val="00B04F20"/>
    <w:rsid w:val="00B0513C"/>
    <w:rsid w:val="00B053A7"/>
    <w:rsid w:val="00B0593B"/>
    <w:rsid w:val="00B05F37"/>
    <w:rsid w:val="00B068FC"/>
    <w:rsid w:val="00B07EFD"/>
    <w:rsid w:val="00B1006A"/>
    <w:rsid w:val="00B1084F"/>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7DB"/>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36BD6"/>
    <w:rsid w:val="00B4236D"/>
    <w:rsid w:val="00B45899"/>
    <w:rsid w:val="00B458FC"/>
    <w:rsid w:val="00B4723D"/>
    <w:rsid w:val="00B47F35"/>
    <w:rsid w:val="00B50402"/>
    <w:rsid w:val="00B506A2"/>
    <w:rsid w:val="00B52328"/>
    <w:rsid w:val="00B5281A"/>
    <w:rsid w:val="00B54059"/>
    <w:rsid w:val="00B54C35"/>
    <w:rsid w:val="00B54DD9"/>
    <w:rsid w:val="00B560A0"/>
    <w:rsid w:val="00B5632A"/>
    <w:rsid w:val="00B564A9"/>
    <w:rsid w:val="00B57E2A"/>
    <w:rsid w:val="00B604DD"/>
    <w:rsid w:val="00B60F2E"/>
    <w:rsid w:val="00B61398"/>
    <w:rsid w:val="00B61723"/>
    <w:rsid w:val="00B61FD0"/>
    <w:rsid w:val="00B62054"/>
    <w:rsid w:val="00B62312"/>
    <w:rsid w:val="00B63F52"/>
    <w:rsid w:val="00B65DA5"/>
    <w:rsid w:val="00B679FD"/>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578C"/>
    <w:rsid w:val="00B96305"/>
    <w:rsid w:val="00B97127"/>
    <w:rsid w:val="00B9796C"/>
    <w:rsid w:val="00BA036E"/>
    <w:rsid w:val="00BA0714"/>
    <w:rsid w:val="00BA16A2"/>
    <w:rsid w:val="00BA17B9"/>
    <w:rsid w:val="00BA3CC0"/>
    <w:rsid w:val="00BA4A2B"/>
    <w:rsid w:val="00BA4E3E"/>
    <w:rsid w:val="00BA5057"/>
    <w:rsid w:val="00BA5166"/>
    <w:rsid w:val="00BA62E2"/>
    <w:rsid w:val="00BA69A2"/>
    <w:rsid w:val="00BA6FCC"/>
    <w:rsid w:val="00BA7512"/>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C46"/>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060"/>
    <w:rsid w:val="00BF399E"/>
    <w:rsid w:val="00BF4BC6"/>
    <w:rsid w:val="00BF50B9"/>
    <w:rsid w:val="00BF5535"/>
    <w:rsid w:val="00BF5A2C"/>
    <w:rsid w:val="00BF611E"/>
    <w:rsid w:val="00BF621C"/>
    <w:rsid w:val="00BF6373"/>
    <w:rsid w:val="00BF6953"/>
    <w:rsid w:val="00BF7184"/>
    <w:rsid w:val="00BF7806"/>
    <w:rsid w:val="00C01246"/>
    <w:rsid w:val="00C02957"/>
    <w:rsid w:val="00C03759"/>
    <w:rsid w:val="00C03E96"/>
    <w:rsid w:val="00C044B4"/>
    <w:rsid w:val="00C051E4"/>
    <w:rsid w:val="00C05BDE"/>
    <w:rsid w:val="00C06EF9"/>
    <w:rsid w:val="00C10480"/>
    <w:rsid w:val="00C10D89"/>
    <w:rsid w:val="00C1181F"/>
    <w:rsid w:val="00C11925"/>
    <w:rsid w:val="00C14180"/>
    <w:rsid w:val="00C143E5"/>
    <w:rsid w:val="00C146AE"/>
    <w:rsid w:val="00C15302"/>
    <w:rsid w:val="00C15CC5"/>
    <w:rsid w:val="00C1681C"/>
    <w:rsid w:val="00C16D61"/>
    <w:rsid w:val="00C1721E"/>
    <w:rsid w:val="00C17748"/>
    <w:rsid w:val="00C20C0E"/>
    <w:rsid w:val="00C20D75"/>
    <w:rsid w:val="00C22129"/>
    <w:rsid w:val="00C22523"/>
    <w:rsid w:val="00C22926"/>
    <w:rsid w:val="00C23AFA"/>
    <w:rsid w:val="00C24092"/>
    <w:rsid w:val="00C24E60"/>
    <w:rsid w:val="00C254B7"/>
    <w:rsid w:val="00C25D2B"/>
    <w:rsid w:val="00C26CA9"/>
    <w:rsid w:val="00C26CEA"/>
    <w:rsid w:val="00C26D8B"/>
    <w:rsid w:val="00C27B3E"/>
    <w:rsid w:val="00C27C9F"/>
    <w:rsid w:val="00C3055C"/>
    <w:rsid w:val="00C31A49"/>
    <w:rsid w:val="00C3243C"/>
    <w:rsid w:val="00C326B5"/>
    <w:rsid w:val="00C340D1"/>
    <w:rsid w:val="00C34533"/>
    <w:rsid w:val="00C35482"/>
    <w:rsid w:val="00C35609"/>
    <w:rsid w:val="00C35810"/>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04CF"/>
    <w:rsid w:val="00C51ADB"/>
    <w:rsid w:val="00C522B5"/>
    <w:rsid w:val="00C5287A"/>
    <w:rsid w:val="00C53B61"/>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8F"/>
    <w:rsid w:val="00C66DFC"/>
    <w:rsid w:val="00C6715E"/>
    <w:rsid w:val="00C6722A"/>
    <w:rsid w:val="00C673A7"/>
    <w:rsid w:val="00C67BC8"/>
    <w:rsid w:val="00C71137"/>
    <w:rsid w:val="00C717FD"/>
    <w:rsid w:val="00C722D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45A"/>
    <w:rsid w:val="00CB45A1"/>
    <w:rsid w:val="00CB47AB"/>
    <w:rsid w:val="00CB483C"/>
    <w:rsid w:val="00CB4AAF"/>
    <w:rsid w:val="00CB4FDD"/>
    <w:rsid w:val="00CB5ACA"/>
    <w:rsid w:val="00CB6C57"/>
    <w:rsid w:val="00CB7B92"/>
    <w:rsid w:val="00CC169C"/>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025"/>
    <w:rsid w:val="00CE48A1"/>
    <w:rsid w:val="00CE4B8D"/>
    <w:rsid w:val="00CE4DA6"/>
    <w:rsid w:val="00CE5021"/>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3F29"/>
    <w:rsid w:val="00D246ED"/>
    <w:rsid w:val="00D25CA8"/>
    <w:rsid w:val="00D261C0"/>
    <w:rsid w:val="00D262AA"/>
    <w:rsid w:val="00D264F6"/>
    <w:rsid w:val="00D27098"/>
    <w:rsid w:val="00D273CA"/>
    <w:rsid w:val="00D27A46"/>
    <w:rsid w:val="00D3002B"/>
    <w:rsid w:val="00D30238"/>
    <w:rsid w:val="00D305DD"/>
    <w:rsid w:val="00D307EC"/>
    <w:rsid w:val="00D30A80"/>
    <w:rsid w:val="00D31C9E"/>
    <w:rsid w:val="00D31E8E"/>
    <w:rsid w:val="00D32640"/>
    <w:rsid w:val="00D346A8"/>
    <w:rsid w:val="00D34DEF"/>
    <w:rsid w:val="00D3627D"/>
    <w:rsid w:val="00D36420"/>
    <w:rsid w:val="00D413C6"/>
    <w:rsid w:val="00D41B35"/>
    <w:rsid w:val="00D4222A"/>
    <w:rsid w:val="00D42AF4"/>
    <w:rsid w:val="00D441E6"/>
    <w:rsid w:val="00D444CD"/>
    <w:rsid w:val="00D44BC5"/>
    <w:rsid w:val="00D45035"/>
    <w:rsid w:val="00D45C2A"/>
    <w:rsid w:val="00D4777F"/>
    <w:rsid w:val="00D47A4F"/>
    <w:rsid w:val="00D511EA"/>
    <w:rsid w:val="00D51590"/>
    <w:rsid w:val="00D536CE"/>
    <w:rsid w:val="00D5374C"/>
    <w:rsid w:val="00D549CB"/>
    <w:rsid w:val="00D5523A"/>
    <w:rsid w:val="00D55D7C"/>
    <w:rsid w:val="00D567CB"/>
    <w:rsid w:val="00D57A0B"/>
    <w:rsid w:val="00D57B51"/>
    <w:rsid w:val="00D57C0E"/>
    <w:rsid w:val="00D57E3F"/>
    <w:rsid w:val="00D60853"/>
    <w:rsid w:val="00D61235"/>
    <w:rsid w:val="00D61C10"/>
    <w:rsid w:val="00D622B0"/>
    <w:rsid w:val="00D626B6"/>
    <w:rsid w:val="00D629E6"/>
    <w:rsid w:val="00D62B81"/>
    <w:rsid w:val="00D658E0"/>
    <w:rsid w:val="00D66800"/>
    <w:rsid w:val="00D67517"/>
    <w:rsid w:val="00D67ECE"/>
    <w:rsid w:val="00D70C03"/>
    <w:rsid w:val="00D711C3"/>
    <w:rsid w:val="00D71259"/>
    <w:rsid w:val="00D71B6D"/>
    <w:rsid w:val="00D72079"/>
    <w:rsid w:val="00D72202"/>
    <w:rsid w:val="00D72AC0"/>
    <w:rsid w:val="00D72BFF"/>
    <w:rsid w:val="00D72C7E"/>
    <w:rsid w:val="00D76934"/>
    <w:rsid w:val="00D80721"/>
    <w:rsid w:val="00D810BD"/>
    <w:rsid w:val="00D81D20"/>
    <w:rsid w:val="00D82696"/>
    <w:rsid w:val="00D8269F"/>
    <w:rsid w:val="00D8273A"/>
    <w:rsid w:val="00D8376B"/>
    <w:rsid w:val="00D845FE"/>
    <w:rsid w:val="00D84B03"/>
    <w:rsid w:val="00D84B53"/>
    <w:rsid w:val="00D853FC"/>
    <w:rsid w:val="00D87850"/>
    <w:rsid w:val="00D87F1D"/>
    <w:rsid w:val="00D906BC"/>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40A6"/>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E70C9"/>
    <w:rsid w:val="00DF00E5"/>
    <w:rsid w:val="00DF042D"/>
    <w:rsid w:val="00DF0E79"/>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3F25"/>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6D07"/>
    <w:rsid w:val="00E575C2"/>
    <w:rsid w:val="00E578B2"/>
    <w:rsid w:val="00E57B9E"/>
    <w:rsid w:val="00E609FD"/>
    <w:rsid w:val="00E60E86"/>
    <w:rsid w:val="00E60FD8"/>
    <w:rsid w:val="00E610DC"/>
    <w:rsid w:val="00E6187B"/>
    <w:rsid w:val="00E62C0B"/>
    <w:rsid w:val="00E62D63"/>
    <w:rsid w:val="00E64FD4"/>
    <w:rsid w:val="00E65616"/>
    <w:rsid w:val="00E66FF2"/>
    <w:rsid w:val="00E706E8"/>
    <w:rsid w:val="00E71236"/>
    <w:rsid w:val="00E71849"/>
    <w:rsid w:val="00E7276C"/>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978"/>
    <w:rsid w:val="00EA2A22"/>
    <w:rsid w:val="00EA5C56"/>
    <w:rsid w:val="00EA5FC9"/>
    <w:rsid w:val="00EA6710"/>
    <w:rsid w:val="00EB02D9"/>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34C"/>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DEF"/>
    <w:rsid w:val="00EE3079"/>
    <w:rsid w:val="00EE3083"/>
    <w:rsid w:val="00EE419B"/>
    <w:rsid w:val="00EE4917"/>
    <w:rsid w:val="00EE5EBC"/>
    <w:rsid w:val="00EE637F"/>
    <w:rsid w:val="00EE6666"/>
    <w:rsid w:val="00EE72C1"/>
    <w:rsid w:val="00EE74CF"/>
    <w:rsid w:val="00EE7EC0"/>
    <w:rsid w:val="00EF093A"/>
    <w:rsid w:val="00EF0DE4"/>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55E3"/>
    <w:rsid w:val="00F16B6C"/>
    <w:rsid w:val="00F171A7"/>
    <w:rsid w:val="00F20086"/>
    <w:rsid w:val="00F22B32"/>
    <w:rsid w:val="00F231BE"/>
    <w:rsid w:val="00F23F0F"/>
    <w:rsid w:val="00F241D1"/>
    <w:rsid w:val="00F24D67"/>
    <w:rsid w:val="00F24F5C"/>
    <w:rsid w:val="00F254E2"/>
    <w:rsid w:val="00F30F32"/>
    <w:rsid w:val="00F31161"/>
    <w:rsid w:val="00F312AE"/>
    <w:rsid w:val="00F315FC"/>
    <w:rsid w:val="00F34089"/>
    <w:rsid w:val="00F345D9"/>
    <w:rsid w:val="00F34DF5"/>
    <w:rsid w:val="00F35BC9"/>
    <w:rsid w:val="00F36001"/>
    <w:rsid w:val="00F36332"/>
    <w:rsid w:val="00F36B51"/>
    <w:rsid w:val="00F36F4F"/>
    <w:rsid w:val="00F40464"/>
    <w:rsid w:val="00F40EC8"/>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6B9"/>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2A2"/>
    <w:rsid w:val="00F84911"/>
    <w:rsid w:val="00F84B0A"/>
    <w:rsid w:val="00F85A60"/>
    <w:rsid w:val="00F86C41"/>
    <w:rsid w:val="00F87B69"/>
    <w:rsid w:val="00F87D4D"/>
    <w:rsid w:val="00F90152"/>
    <w:rsid w:val="00F90D8E"/>
    <w:rsid w:val="00F91AEF"/>
    <w:rsid w:val="00F922B0"/>
    <w:rsid w:val="00F92DD4"/>
    <w:rsid w:val="00F9321E"/>
    <w:rsid w:val="00F94716"/>
    <w:rsid w:val="00F94DEF"/>
    <w:rsid w:val="00F9571B"/>
    <w:rsid w:val="00F95816"/>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328"/>
    <w:rsid w:val="00FA447D"/>
    <w:rsid w:val="00FA49A8"/>
    <w:rsid w:val="00FA4BFB"/>
    <w:rsid w:val="00FA64AC"/>
    <w:rsid w:val="00FA6D38"/>
    <w:rsid w:val="00FA6EAF"/>
    <w:rsid w:val="00FA7D98"/>
    <w:rsid w:val="00FA7FE9"/>
    <w:rsid w:val="00FA7FFC"/>
    <w:rsid w:val="00FB16BD"/>
    <w:rsid w:val="00FB2ED0"/>
    <w:rsid w:val="00FB2FD5"/>
    <w:rsid w:val="00FB39A4"/>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02E2"/>
    <w:rsid w:val="00FD1C69"/>
    <w:rsid w:val="00FD289C"/>
    <w:rsid w:val="00FD2F38"/>
    <w:rsid w:val="00FD33D5"/>
    <w:rsid w:val="00FD54E0"/>
    <w:rsid w:val="00FD5D56"/>
    <w:rsid w:val="00FD6AB2"/>
    <w:rsid w:val="00FD6E0F"/>
    <w:rsid w:val="00FE0C34"/>
    <w:rsid w:val="00FE0EAB"/>
    <w:rsid w:val="00FE16AF"/>
    <w:rsid w:val="00FE2ADF"/>
    <w:rsid w:val="00FE2ED0"/>
    <w:rsid w:val="00FE340B"/>
    <w:rsid w:val="00FE3CB4"/>
    <w:rsid w:val="00FE3FC6"/>
    <w:rsid w:val="00FE68DB"/>
    <w:rsid w:val="00FE6F61"/>
    <w:rsid w:val="00FF0243"/>
    <w:rsid w:val="00FF03B6"/>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188645183">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 w:id="212476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38395</Words>
  <Characters>218856</Characters>
  <Application>Microsoft Office Word</Application>
  <DocSecurity>4</DocSecurity>
  <Lines>1823</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Cook, Mark</cp:lastModifiedBy>
  <cp:revision>2</cp:revision>
  <dcterms:created xsi:type="dcterms:W3CDTF">2025-07-31T22:59:00Z</dcterms:created>
  <dcterms:modified xsi:type="dcterms:W3CDTF">2025-07-31T22:59:00Z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id="MK1czFV8"/&gt;&lt;style id="http://www.zotero.org/styles/ecology" hasBibliography="1" bibliographyStyleHasBeenSet="1"/&gt;&lt;prefs&gt;&lt;pref name="fieldType" value="Field"/&gt;&lt;/prefs&gt;&lt;/data&gt;</vt:lpwstr>
  </property>
</Properties>
</file>