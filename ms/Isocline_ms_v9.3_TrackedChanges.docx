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4DF407A4"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del w:id="0" w:author="Nathan Barrus" w:date="2025-05-28T16:04:00Z" w16du:dateUtc="2025-05-28T20:04:00Z">
        <w:r w:rsidDel="00A66C5E">
          <w:rPr>
            <w:vertAlign w:val="superscript"/>
          </w:rPr>
          <w:delText>4</w:delText>
        </w:r>
      </w:del>
      <w:ins w:id="1" w:author="Nathan Barrus" w:date="2025-05-28T16:04:00Z" w16du:dateUtc="2025-05-28T20:04:00Z">
        <w:r w:rsidR="00A66C5E">
          <w:rPr>
            <w:vertAlign w:val="superscript"/>
          </w:rPr>
          <w:t>3</w:t>
        </w:r>
      </w:ins>
      <w:r>
        <w:t xml:space="preserve">; </w:t>
      </w:r>
      <w:r>
        <w:rPr>
          <w:rStyle w:val="normaltextrun"/>
          <w:color w:val="000000"/>
          <w:shd w:val="clear" w:color="auto" w:fill="FFFFFF"/>
        </w:rPr>
        <w:t>ORCID: 0000-0001-7503-3120</w:t>
      </w:r>
    </w:p>
    <w:p w14:paraId="3BF9BB6E" w14:textId="51AA51B2" w:rsidR="00673700" w:rsidRPr="00524172" w:rsidRDefault="00673700" w:rsidP="00DA1243">
      <w:pPr>
        <w:pStyle w:val="NATESTYLE1CommonCollege"/>
      </w:pPr>
      <w:r w:rsidRPr="00524172">
        <w:t>M</w:t>
      </w:r>
      <w:r w:rsidR="007B357F">
        <w:t>ark</w:t>
      </w:r>
      <w:r>
        <w:t xml:space="preserve"> </w:t>
      </w:r>
      <w:r w:rsidRPr="00524172">
        <w:t>I. Cook</w:t>
      </w:r>
      <w:del w:id="2" w:author="Nathan Barrus" w:date="2025-05-28T16:04:00Z" w16du:dateUtc="2025-05-28T20:04:00Z">
        <w:r w:rsidDel="00A66C5E">
          <w:rPr>
            <w:vertAlign w:val="superscript"/>
          </w:rPr>
          <w:delText>3</w:delText>
        </w:r>
      </w:del>
      <w:ins w:id="3" w:author="Nathan Barrus" w:date="2025-05-28T16:04:00Z" w16du:dateUtc="2025-05-28T20:04:00Z">
        <w:r w:rsidR="00A66C5E">
          <w:rPr>
            <w:vertAlign w:val="superscript"/>
          </w:rPr>
          <w:t>4</w:t>
        </w:r>
      </w:ins>
      <w:r w:rsidRPr="00524172">
        <w:t>,</w:t>
      </w:r>
      <w:r w:rsidR="002F1FE5">
        <w:t xml:space="preserve"> </w:t>
      </w:r>
    </w:p>
    <w:p w14:paraId="769847CB" w14:textId="7260F6D3"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ins w:id="4" w:author="Nathan Barrus" w:date="2025-05-28T16:04:00Z" w16du:dateUtc="2025-05-28T20:04:00Z">
        <w:r w:rsidR="00A66C5E">
          <w:rPr>
            <w:vertAlign w:val="superscript"/>
          </w:rPr>
          <w:t>3</w:t>
        </w:r>
      </w:ins>
      <w:del w:id="5" w:author="Nathan Barrus" w:date="2025-05-28T16:04:00Z" w16du:dateUtc="2025-05-28T20:04:00Z">
        <w:r w:rsidRPr="008D2663" w:rsidDel="00A66C5E">
          <w:rPr>
            <w:vertAlign w:val="superscript"/>
          </w:rPr>
          <w:delText>4</w:delText>
        </w:r>
      </w:del>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594B9DCB" w:rsidR="00673700" w:rsidRPr="00524172" w:rsidRDefault="00673700" w:rsidP="00DA1243">
      <w:pPr>
        <w:pStyle w:val="NATESTYLE1CommonCollege"/>
      </w:pPr>
      <w:r>
        <w:rPr>
          <w:vertAlign w:val="superscript"/>
        </w:rPr>
        <w:t>3</w:t>
      </w:r>
      <w:r w:rsidRPr="00524172">
        <w:t xml:space="preserve"> </w:t>
      </w:r>
      <w:ins w:id="6" w:author="Nathan Barrus" w:date="2025-05-28T16:05:00Z" w16du:dateUtc="2025-05-28T20:05:00Z">
        <w:r w:rsidR="00C10480">
          <w:t>Department of Biological Sciences, Florida Atlant</w:t>
        </w:r>
      </w:ins>
      <w:ins w:id="7" w:author="Nathan Barrus" w:date="2025-05-28T16:06:00Z" w16du:dateUtc="2025-05-28T20:06:00Z">
        <w:r w:rsidR="00C10480">
          <w:t>ic University, Boca Raton, FL, USA</w:t>
        </w:r>
      </w:ins>
      <w:moveFromRangeStart w:id="8" w:author="Nathan Barrus" w:date="2025-05-28T16:05:00Z" w:name="move199340760"/>
      <w:moveFrom w:id="9" w:author="Nathan Barrus" w:date="2025-05-28T16:05:00Z" w16du:dateUtc="2025-05-28T20:05:00Z">
        <w:r w:rsidR="009522DB" w:rsidDel="00C10480">
          <w:t xml:space="preserve">Applied Sciences Bureau, </w:t>
        </w:r>
        <w:r w:rsidRPr="00524172" w:rsidDel="00C10480">
          <w:t>South Florida Water Management District</w:t>
        </w:r>
        <w:r w:rsidDel="00C10480">
          <w:t>. West Palm Beach, FL, USA</w:t>
        </w:r>
      </w:moveFrom>
      <w:moveFromRangeEnd w:id="8"/>
    </w:p>
    <w:p w14:paraId="21C90745" w14:textId="17CF329C" w:rsidR="00673700" w:rsidRPr="00524172" w:rsidDel="00C10480" w:rsidRDefault="00673700" w:rsidP="00DA1243">
      <w:pPr>
        <w:pStyle w:val="NATESTYLE1CommonCollege"/>
        <w:rPr>
          <w:del w:id="10" w:author="Nathan Barrus" w:date="2025-05-28T16:05:00Z" w16du:dateUtc="2025-05-28T20:05:00Z"/>
        </w:rPr>
      </w:pPr>
      <w:r>
        <w:rPr>
          <w:vertAlign w:val="superscript"/>
        </w:rPr>
        <w:t>4</w:t>
      </w:r>
      <w:r w:rsidRPr="00524172">
        <w:t xml:space="preserve"> </w:t>
      </w:r>
      <w:moveToRangeStart w:id="11" w:author="Nathan Barrus" w:date="2025-05-28T16:05:00Z" w:name="move199340760"/>
      <w:moveTo w:id="12" w:author="Nathan Barrus" w:date="2025-05-28T16:05:00Z" w16du:dateUtc="2025-05-28T20:05:00Z">
        <w:r w:rsidR="00C10480">
          <w:t xml:space="preserve">Applied Sciences Bureau, </w:t>
        </w:r>
        <w:r w:rsidR="00C10480" w:rsidRPr="00524172">
          <w:t>South Florida Water Management District</w:t>
        </w:r>
        <w:r w:rsidR="00C10480">
          <w:t>. West Palm Beach, FL, USA</w:t>
        </w:r>
      </w:moveTo>
      <w:moveToRangeEnd w:id="11"/>
      <w:ins w:id="13" w:author="Nathan Barrus" w:date="2025-05-28T16:05:00Z" w16du:dateUtc="2025-05-28T20:05:00Z">
        <w:r w:rsidR="00C10480" w:rsidRPr="00524172" w:rsidDel="00C10480">
          <w:t xml:space="preserve"> </w:t>
        </w:r>
      </w:ins>
      <w:del w:id="14" w:author="Nathan Barrus" w:date="2025-05-28T16:05:00Z" w16du:dateUtc="2025-05-28T20:05:00Z">
        <w:r w:rsidRPr="00524172" w:rsidDel="00C10480">
          <w:delText>Department of Biological Sciences, Florida Atlantic University</w:delText>
        </w:r>
        <w:r w:rsidDel="00C10480">
          <w:delText>, Boca Raton, FL, USA</w:delText>
        </w:r>
      </w:del>
    </w:p>
    <w:p w14:paraId="7C3B9AFA" w14:textId="1DF9B8B0" w:rsidR="00673700" w:rsidRDefault="00531A6F" w:rsidP="00C10480">
      <w:pPr>
        <w:pStyle w:val="NATESTYLE1CommonCollege"/>
      </w:pPr>
      <w:r>
        <w:t xml:space="preserve">Open Research </w:t>
      </w:r>
      <w:r w:rsidR="00000516">
        <w:t>S</w:t>
      </w:r>
      <w:r>
        <w:t>tatement</w:t>
      </w:r>
    </w:p>
    <w:p w14:paraId="7C8FA95E" w14:textId="37412296" w:rsidR="00673700" w:rsidRDefault="00673700" w:rsidP="00DA1243">
      <w:del w:id="15" w:author="Nathan Barrus" w:date="2025-06-06T14:20:00Z" w16du:dateUtc="2025-06-06T18:20:00Z">
        <w:r w:rsidDel="00492E24">
          <w:delText>Data associated with the manuscript will be archived in the Zenodo public repository should the manuscript be accepted. R scripts for analyses are archived in a Git Hub repository</w:delText>
        </w:r>
        <w:r w:rsidR="00374106" w:rsidDel="00492E24">
          <w:delText xml:space="preserve"> ()</w:delText>
        </w:r>
        <w:r w:rsidDel="00492E24">
          <w:delText>.</w:delText>
        </w:r>
      </w:del>
      <w:ins w:id="16" w:author="Nathan Barrus" w:date="2025-06-06T14:20:00Z" w16du:dateUtc="2025-06-06T18:20:00Z">
        <w:r w:rsidR="006B6E0E">
          <w:t xml:space="preserve">Upon acceptance, </w:t>
        </w:r>
        <w:r w:rsidR="00492E24">
          <w:t>all data and code associated with the manuscript will be provided via Zenodo.</w:t>
        </w:r>
      </w:ins>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24FB411F" w14:textId="497A6810" w:rsidR="00673700" w:rsidRPr="00524172"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 but the </w:t>
      </w:r>
      <w:del w:id="17" w:author="Nathan Barrus" w:date="2025-05-28T15:25:00Z" w16du:dateUtc="2025-05-28T19:25:00Z">
        <w:r w:rsidR="00D87850" w:rsidDel="006F1A37">
          <w:delText xml:space="preserve">combinatorial </w:delText>
        </w:r>
      </w:del>
      <w:ins w:id="18" w:author="Nathan Barrus" w:date="2025-05-28T15:25:00Z" w16du:dateUtc="2025-05-28T19:25:00Z">
        <w:r w:rsidR="006F1A37">
          <w:t xml:space="preserve">interactive </w:t>
        </w:r>
      </w:ins>
      <w:r w:rsidR="00D87850">
        <w:t>effect</w:t>
      </w:r>
      <w:ins w:id="19" w:author="Nathan Barrus" w:date="2025-05-28T15:25:00Z" w16du:dateUtc="2025-05-28T19:25:00Z">
        <w:r w:rsidR="003238A7">
          <w:t>s</w:t>
        </w:r>
      </w:ins>
      <w:r w:rsidR="00D87850">
        <w:t xml:space="preserve"> of juvenile growth and survival</w:t>
      </w:r>
      <w:r w:rsidR="00673700">
        <w:t xml:space="preserve"> </w:t>
      </w:r>
      <w:del w:id="20" w:author="Nathan Barrus" w:date="2025-05-28T15:25:00Z" w16du:dateUtc="2025-05-28T19:25:00Z">
        <w:r w:rsidR="00673700" w:rsidDel="003238A7">
          <w:delText xml:space="preserve">has </w:delText>
        </w:r>
        <w:r w:rsidR="006255E7" w:rsidDel="003238A7">
          <w:delText xml:space="preserve">not </w:delText>
        </w:r>
        <w:r w:rsidR="00673700" w:rsidDel="003238A7">
          <w:delText>been</w:delText>
        </w:r>
      </w:del>
      <w:ins w:id="21" w:author="Nathan Barrus" w:date="2025-05-28T15:25:00Z" w16du:dateUtc="2025-05-28T19:25:00Z">
        <w:r w:rsidR="003238A7">
          <w:t>are rarely</w:t>
        </w:r>
      </w:ins>
      <w:r w:rsidR="00673700">
        <w:t xml:space="preserve"> </w:t>
      </w:r>
      <w:r w:rsidR="00560AC9">
        <w:t>illustrated</w:t>
      </w:r>
      <w:r w:rsidR="00673700">
        <w:t xml:space="preserve"> </w:t>
      </w:r>
      <w:r w:rsidR="00810208">
        <w:t>theoretically,</w:t>
      </w:r>
      <w:r w:rsidR="00673700">
        <w:t xml:space="preserve"> </w:t>
      </w:r>
      <w:r w:rsidR="00AF49FC">
        <w:t xml:space="preserve">and most studies of </w:t>
      </w:r>
      <w:del w:id="22" w:author="Nathan Barrus" w:date="2025-05-28T15:26:00Z" w16du:dateUtc="2025-05-28T19:26:00Z">
        <w:r w:rsidR="00AF49FC" w:rsidDel="002078CC">
          <w:delText xml:space="preserve">the </w:delText>
        </w:r>
        <w:r w:rsidR="00D87850" w:rsidDel="002078CC">
          <w:delText>interaction</w:delText>
        </w:r>
      </w:del>
      <w:ins w:id="23" w:author="Nathan Barrus" w:date="2025-05-28T15:26:00Z" w16du:dateUtc="2025-05-28T19:26:00Z">
        <w:r w:rsidR="002078CC">
          <w:t>these concep</w:t>
        </w:r>
      </w:ins>
      <w:ins w:id="24" w:author="Nathan Barrus" w:date="2025-05-28T15:27:00Z" w16du:dateUtc="2025-05-28T19:27:00Z">
        <w:r w:rsidR="002078CC">
          <w:t>ts</w:t>
        </w:r>
      </w:ins>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del w:id="25" w:author="Nathan Barrus" w:date="2025-05-28T15:25:00Z" w16du:dateUtc="2025-05-28T19:25:00Z">
        <w:r w:rsidR="005C1E72" w:rsidDel="005E5BB9">
          <w:delText xml:space="preserve">combinatorial </w:delText>
        </w:r>
      </w:del>
      <w:ins w:id="26" w:author="Nathan Barrus" w:date="2025-05-28T15:25:00Z" w16du:dateUtc="2025-05-28T19:25:00Z">
        <w:r w:rsidR="005E5BB9">
          <w:t xml:space="preserve">interactive </w:t>
        </w:r>
      </w:ins>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proofErr w:type="spellStart"/>
      <w:r w:rsidR="005F4DA7" w:rsidRPr="00A019FF">
        <w:rPr>
          <w:i/>
          <w:iCs/>
        </w:rPr>
        <w:t>Pomacea</w:t>
      </w:r>
      <w:proofErr w:type="spellEnd"/>
      <w:r w:rsidR="005F4DA7" w:rsidRPr="00A019FF">
        <w:rPr>
          <w:i/>
          <w:iCs/>
        </w:rPr>
        <w:t xml:space="preserve">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 xml:space="preserve">Our </w:t>
      </w:r>
      <w:r w:rsidR="00677AB2">
        <w:lastRenderedPageBreak/>
        <w:t>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t xml:space="preserve">field 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78E23EBF"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w:t>
      </w:r>
      <w:del w:id="27" w:author="Nathan Dorn" w:date="2025-06-20T14:38:00Z" w16du:dateUtc="2025-06-20T18:38:00Z">
        <w:r w:rsidR="00FC424F" w:rsidDel="007C2825">
          <w:delText xml:space="preserve">mediation </w:delText>
        </w:r>
      </w:del>
      <w:ins w:id="28" w:author="Nathan Dorn" w:date="2025-06-20T14:38:00Z" w16du:dateUtc="2025-06-20T18:38:00Z">
        <w:r w:rsidR="007C2825">
          <w:t xml:space="preserve">interaction </w:t>
        </w:r>
      </w:ins>
      <w:r w:rsidR="00FC424F">
        <w:t xml:space="preserve">between </w:t>
      </w:r>
      <w:ins w:id="29" w:author="Nathan Barrus" w:date="2025-06-16T15:20:00Z" w16du:dateUtc="2025-06-16T19:20:00Z">
        <w:r w:rsidR="00452076">
          <w:t xml:space="preserve">individual </w:t>
        </w:r>
      </w:ins>
      <w:r w:rsidR="00FC424F">
        <w:t>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del w:id="30" w:author="Nathan Barrus" w:date="2025-06-06T10:35:00Z" w16du:dateUtc="2025-06-06T14:35:00Z">
        <w:r w:rsidR="00720495" w:rsidRPr="00D8273A" w:rsidDel="000663A7">
          <w:delText>Growth rates are known to mediate survival</w:delText>
        </w:r>
      </w:del>
      <w:ins w:id="31" w:author="Nathan Barrus" w:date="2025-06-06T10:35:00Z" w16du:dateUtc="2025-06-06T14:35:00Z">
        <w:r w:rsidR="000663A7">
          <w:t>Grow</w:t>
        </w:r>
      </w:ins>
      <w:ins w:id="32" w:author="Nathan Barrus" w:date="2025-06-06T10:36:00Z" w16du:dateUtc="2025-06-06T14:36:00Z">
        <w:r w:rsidR="000663A7">
          <w:t xml:space="preserve">th rates and </w:t>
        </w:r>
        <w:r w:rsidR="00F13AFE">
          <w:t xml:space="preserve">size-dependent </w:t>
        </w:r>
        <w:r w:rsidR="000663A7">
          <w:t xml:space="preserve">survival rates interact to determine the overall number of deaths </w:t>
        </w:r>
        <w:del w:id="33" w:author="Nathan Dorn" w:date="2025-06-20T14:39:00Z" w16du:dateUtc="2025-06-20T18:39:00Z">
          <w:r w:rsidR="000663A7" w:rsidDel="00156C83">
            <w:delText>within a population</w:delText>
          </w:r>
        </w:del>
      </w:ins>
      <w:ins w:id="34" w:author="Nathan Dorn" w:date="2025-06-20T14:39:00Z" w16du:dateUtc="2025-06-20T18:39:00Z">
        <w:r w:rsidR="00156C83">
          <w:t>for a cohort</w:t>
        </w:r>
      </w:ins>
      <w:del w:id="35" w:author="Nathan Barrus" w:date="2025-06-06T10:36:00Z" w16du:dateUtc="2025-06-06T14:36:00Z">
        <w:r w:rsidR="00720495" w:rsidRPr="00D8273A" w:rsidDel="000663A7">
          <w:delText xml:space="preserve"> rates</w:delText>
        </w:r>
      </w:del>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503376" w:rsidRPr="00D8273A">
        <w:t>determines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 xml:space="preserve">has been shown to be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136BA6" w:rsidRPr="00D8273A">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w:t>
      </w:r>
      <w:r w:rsidR="00F109B8">
        <w:lastRenderedPageBreak/>
        <w:t xml:space="preserve">growth 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recent</w:t>
      </w:r>
      <w:del w:id="36" w:author="Nathan Dorn" w:date="2025-06-12T12:47:00Z" w16du:dateUtc="2025-06-12T16:47:00Z">
        <w:r w:rsidR="00F765C6" w:rsidDel="00A229B3">
          <w:delText>ly</w:delText>
        </w:r>
      </w:del>
      <w:r w:rsidR="00F765C6">
        <w:t xml:space="preserve"> </w:t>
      </w:r>
      <w:r w:rsidR="002820A1">
        <w:t>studies of the interaction have</w:t>
      </w:r>
      <w:r w:rsidR="00C11925">
        <w:t xml:space="preserve"> focused on how individual growth rates</w:t>
      </w:r>
      <w:ins w:id="37" w:author="Nathan Dorn" w:date="2025-06-12T12:48:00Z" w16du:dateUtc="2025-06-12T16:48:00Z">
        <w:r w:rsidR="00D154DC">
          <w:t xml:space="preserve"> alone</w:t>
        </w:r>
      </w:ins>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del w:id="38" w:author="Nathan Dorn" w:date="2025-06-20T14:41:00Z" w16du:dateUtc="2025-06-20T18:41:00Z">
        <w:r w:rsidR="002820A1" w:rsidDel="00B54DD9">
          <w:delText xml:space="preserve">but </w:delText>
        </w:r>
      </w:del>
      <w:ins w:id="39" w:author="Nathan Dorn" w:date="2025-06-20T14:41:00Z" w16du:dateUtc="2025-06-20T18:41:00Z">
        <w:r w:rsidR="00B54DD9">
          <w:t xml:space="preserve">while </w:t>
        </w:r>
      </w:ins>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ins w:id="40" w:author="Nathan Dorn" w:date="2025-06-12T15:05:00Z" w16du:dateUtc="2025-06-12T19:05:00Z">
        <w:r w:rsidR="00B8334D">
          <w:t>effec</w:t>
        </w:r>
      </w:ins>
      <w:ins w:id="41" w:author="Nathan Dorn" w:date="2025-06-12T15:06:00Z" w16du:dateUtc="2025-06-12T19:06:00Z">
        <w:r w:rsidR="00B8334D">
          <w:t>ts of the interaction</w:t>
        </w:r>
      </w:ins>
      <w:del w:id="42" w:author="Nathan Dorn" w:date="2025-06-12T15:06:00Z" w16du:dateUtc="2025-06-12T19:06:00Z">
        <w:r w:rsidR="00B310EC" w:rsidDel="00B8334D">
          <w:delText xml:space="preserve">juvenile </w:delText>
        </w:r>
        <w:r w:rsidR="00296E1E" w:rsidDel="00B8334D">
          <w:delText>growth and mortality</w:delText>
        </w:r>
      </w:del>
      <w:ins w:id="43" w:author="Nathan Dorn" w:date="2025-06-12T15:06:00Z" w16du:dateUtc="2025-06-12T19:06:00Z">
        <w:r w:rsidR="00B8334D">
          <w:t xml:space="preserve"> between juvenile growth and </w:t>
        </w:r>
        <w:r w:rsidR="00923CA4">
          <w:t>survival</w:t>
        </w:r>
      </w:ins>
      <w:del w:id="44" w:author="Nathan Dorn" w:date="2025-06-12T15:06:00Z" w16du:dateUtc="2025-06-12T19:06:00Z">
        <w:r w:rsidR="00296E1E" w:rsidDel="00923CA4">
          <w:delText xml:space="preserve"> conditions</w:delText>
        </w:r>
      </w:del>
      <w:r w:rsidR="00296E1E">
        <w:t xml:space="preserve"> </w:t>
      </w:r>
      <w:r w:rsidR="00C444E4">
        <w:t>o</w:t>
      </w:r>
      <w:ins w:id="45" w:author="Nathan Dorn" w:date="2025-06-12T12:48:00Z" w16du:dateUtc="2025-06-12T16:48:00Z">
        <w:r w:rsidR="00D154DC">
          <w:t>n</w:t>
        </w:r>
      </w:ins>
      <w:del w:id="46" w:author="Nathan Dorn" w:date="2025-06-12T12:48:00Z" w16du:dateUtc="2025-06-12T16:48:00Z">
        <w:r w:rsidR="00C444E4" w:rsidDel="00D154DC">
          <w:delText>f</w:delText>
        </w:r>
      </w:del>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w:t>
      </w:r>
      <w:del w:id="47" w:author="Nathan Barrus" w:date="2025-06-18T12:24:00Z" w16du:dateUtc="2025-06-18T16:24:00Z">
        <w:r w:rsidR="00654A1E" w:rsidDel="0008070E">
          <w:delText xml:space="preserve">To </w:delText>
        </w:r>
        <w:r w:rsidR="000154FF" w:rsidDel="0008070E">
          <w:delText>our knowledge, e</w:delText>
        </w:r>
      </w:del>
      <w:ins w:id="48" w:author="Nathan Dorn" w:date="2025-06-20T14:41:00Z" w16du:dateUtc="2025-06-20T18:41:00Z">
        <w:r w:rsidR="002375E6">
          <w:t>E</w:t>
        </w:r>
      </w:ins>
      <w:r w:rsidR="000154FF">
        <w:t>xplicit theoretical predictions</w:t>
      </w:r>
      <w:r w:rsidR="007608D8">
        <w:t xml:space="preserve"> about population growth </w:t>
      </w:r>
      <w:del w:id="49" w:author="Nathan Barrus" w:date="2025-06-18T12:24:00Z" w16du:dateUtc="2025-06-18T16:24:00Z">
        <w:r w:rsidR="007608D8" w:rsidDel="00CD72E4">
          <w:delText>or declines</w:delText>
        </w:r>
      </w:del>
      <w:ins w:id="50" w:author="Nathan Barrus" w:date="2025-06-18T12:24:00Z" w16du:dateUtc="2025-06-18T16:24:00Z">
        <w:r w:rsidR="00CD72E4">
          <w:t>rates</w:t>
        </w:r>
      </w:ins>
      <w:r w:rsidR="000154FF">
        <w:t xml:space="preserve"> are </w:t>
      </w:r>
      <w:del w:id="51" w:author="Nathan Barrus" w:date="2025-06-18T12:24:00Z" w16du:dateUtc="2025-06-18T16:24:00Z">
        <w:r w:rsidR="000154FF" w:rsidDel="0008070E">
          <w:delText>lacking</w:delText>
        </w:r>
        <w:r w:rsidR="000636AE" w:rsidDel="0008070E">
          <w:delText xml:space="preserve"> </w:delText>
        </w:r>
      </w:del>
      <w:ins w:id="52" w:author="Nathan Barrus" w:date="2025-06-18T12:24:00Z" w16du:dateUtc="2025-06-18T16:24:00Z">
        <w:r w:rsidR="0008070E">
          <w:t xml:space="preserve">rare </w:t>
        </w:r>
      </w:ins>
      <w:r w:rsidR="000636AE">
        <w:t>and no effort has been made to use theoretical predictions to interpret</w:t>
      </w:r>
      <w:r w:rsidR="002820A1">
        <w:t xml:space="preserve"> the combinations of </w:t>
      </w:r>
      <w:del w:id="53" w:author="Nathan Dorn" w:date="2025-06-20T14:42:00Z" w16du:dateUtc="2025-06-20T18:42:00Z">
        <w:r w:rsidR="002820A1" w:rsidDel="002375E6">
          <w:delText>measured</w:delText>
        </w:r>
        <w:r w:rsidR="000636AE" w:rsidDel="002375E6">
          <w:delText xml:space="preserve"> </w:delText>
        </w:r>
      </w:del>
      <w:r w:rsidR="000636AE">
        <w:t>field</w:t>
      </w:r>
      <w:ins w:id="54" w:author="Nathan Dorn" w:date="2025-06-20T14:42:00Z" w16du:dateUtc="2025-06-20T18:42:00Z">
        <w:r w:rsidR="002375E6">
          <w:t>-measured</w:t>
        </w:r>
      </w:ins>
      <w:r w:rsidR="000636AE">
        <w:t xml:space="preserve"> demographic rates </w:t>
      </w:r>
      <w:r w:rsidR="009C1A0B">
        <w:t>on population growth.</w:t>
      </w:r>
    </w:p>
    <w:p w14:paraId="2BF39812" w14:textId="7B05312E" w:rsidR="00AE156C" w:rsidRDefault="00AE156C" w:rsidP="00841682">
      <w:pPr>
        <w:pStyle w:val="NATESTYLE1CommonCollege"/>
        <w:ind w:firstLine="720"/>
      </w:pPr>
      <w:r>
        <w:t>Size-indexed demographic models track size at age, combin</w:t>
      </w:r>
      <w:r w:rsidR="00DD0CBB">
        <w:t>ing</w:t>
      </w:r>
      <w:r>
        <w:t xml:space="preserve"> </w:t>
      </w:r>
      <w:ins w:id="55" w:author="Nathan Barrus" w:date="2025-06-18T12:44:00Z" w16du:dateUtc="2025-06-18T16:44:00Z">
        <w:r w:rsidR="00582C13">
          <w:t xml:space="preserve">juvenile </w:t>
        </w:r>
      </w:ins>
      <w:r>
        <w:t xml:space="preserve">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9A1A2A">
        <w:t xml:space="preserve"> </w:t>
      </w:r>
      <w:r w:rsidR="002820A1">
        <w:t>and 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797081">
        <w:t xml:space="preserve"> also be derived</w:t>
      </w:r>
      <w:r w:rsidR="00F31161">
        <w:t xml:space="preserve"> numerically</w:t>
      </w:r>
      <w:r w:rsidR="00797081">
        <w:t xml:space="preserve"> from demographic population models to identify parameter combinations producing zero population growth</w:t>
      </w:r>
      <w:r>
        <w:t xml:space="preserve">. </w:t>
      </w:r>
      <w:r w:rsidRPr="00435AB7">
        <w:t xml:space="preserve">To our knowledge this has not been done, but </w:t>
      </w:r>
      <w:ins w:id="56" w:author="Nathan Dorn" w:date="2025-06-20T14:43:00Z" w16du:dateUtc="2025-06-20T18:43:00Z">
        <w:r w:rsidR="004C5BF2">
          <w:t xml:space="preserve">demographic </w:t>
        </w:r>
      </w:ins>
      <w:r w:rsidRPr="00435AB7">
        <w:t xml:space="preserve">isoclines from demographic models </w:t>
      </w:r>
      <w:del w:id="57" w:author="Nathan Dorn" w:date="2025-06-12T15:07:00Z" w16du:dateUtc="2025-06-12T19:07:00Z">
        <w:r w:rsidRPr="00435AB7" w:rsidDel="00A61E5F">
          <w:delText xml:space="preserve">that include growth rates </w:delText>
        </w:r>
      </w:del>
      <w:r w:rsidRPr="00435AB7">
        <w:t xml:space="preserve">could offer quantitative maps for interpreting the </w:t>
      </w:r>
      <w:del w:id="58" w:author="Nathan Barrus" w:date="2025-05-28T15:45:00Z" w16du:dateUtc="2025-05-28T19:45:00Z">
        <w:r w:rsidRPr="00435AB7" w:rsidDel="00DB7317">
          <w:delText xml:space="preserve">combinatorial </w:delText>
        </w:r>
      </w:del>
      <w:ins w:id="59" w:author="Nathan Barrus" w:date="2025-05-28T15:45:00Z" w16du:dateUtc="2025-05-28T19:45:00Z">
        <w:r w:rsidR="00DB7317">
          <w:t>interactive</w:t>
        </w:r>
        <w:r w:rsidR="00DB7317" w:rsidRPr="00435AB7">
          <w:t xml:space="preserve"> </w:t>
        </w:r>
      </w:ins>
      <w:r w:rsidRPr="00435AB7">
        <w:t xml:space="preserve">effects of </w:t>
      </w:r>
      <w:ins w:id="60" w:author="Nathan Dorn" w:date="2025-06-12T15:07:00Z" w16du:dateUtc="2025-06-12T19:07:00Z">
        <w:del w:id="61" w:author="Nathan Barrus" w:date="2025-06-18T12:44:00Z" w16du:dateUtc="2025-06-18T16:44:00Z">
          <w:r w:rsidR="00D61235" w:rsidDel="00F30F32">
            <w:delText>individual</w:delText>
          </w:r>
        </w:del>
      </w:ins>
      <w:ins w:id="62" w:author="Nathan Barrus" w:date="2025-06-18T12:44:00Z" w16du:dateUtc="2025-06-18T16:44:00Z">
        <w:r w:rsidR="00F30F32">
          <w:t>juvenile</w:t>
        </w:r>
      </w:ins>
      <w:ins w:id="63" w:author="Nathan Dorn" w:date="2025-06-12T15:07:00Z" w16du:dateUtc="2025-06-12T19:07:00Z">
        <w:r w:rsidR="00D61235">
          <w:t xml:space="preserve"> </w:t>
        </w:r>
      </w:ins>
      <w:r w:rsidRPr="00435AB7">
        <w:t>survival and growth</w:t>
      </w:r>
      <w:r w:rsidR="00B72F1A">
        <w:t xml:space="preserve"> of a sensitive</w:t>
      </w:r>
      <w:ins w:id="64" w:author="Nathan Dorn" w:date="2025-06-20T14:43:00Z" w16du:dateUtc="2025-06-20T18:43:00Z">
        <w:r w:rsidR="004C5BF2">
          <w:t xml:space="preserve"> early life</w:t>
        </w:r>
      </w:ins>
      <w:r w:rsidR="00B72F1A">
        <w:t xml:space="preserve"> stage</w:t>
      </w:r>
      <w:r w:rsidRPr="00435AB7">
        <w:t xml:space="preserve"> on population growth. Field</w:t>
      </w:r>
      <w:r w:rsidR="00726039">
        <w:t xml:space="preserve"> </w:t>
      </w:r>
      <w:r w:rsidRPr="00435AB7">
        <w:lastRenderedPageBreak/>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t>eco</w:t>
      </w:r>
      <w:r w:rsidR="00BE0AB4" w:rsidRPr="00E90555">
        <w:t xml:space="preserve">systems </w:t>
      </w:r>
      <w:ins w:id="65" w:author="Nathan Barrus" w:date="2025-05-12T13:09:00Z" w16du:dateUtc="2025-05-12T17:09:00Z">
        <w:r w:rsidR="00552C7F">
          <w:t>that could</w:t>
        </w:r>
      </w:ins>
      <w:del w:id="66" w:author="Nathan Barrus" w:date="2025-05-12T13:08:00Z" w16du:dateUtc="2025-05-12T17:08:00Z">
        <w:r w:rsidR="00BE0AB4" w:rsidRPr="00E90555" w:rsidDel="00552C7F">
          <w:delText>that c</w:delText>
        </w:r>
        <w:r w:rsidR="00726039" w:rsidDel="00552C7F">
          <w:delText>an</w:delText>
        </w:r>
      </w:del>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w:t>
      </w:r>
      <w:del w:id="67" w:author="Nathan Dorn" w:date="2025-06-13T15:11:00Z" w16du:dateUtc="2025-06-13T19:11:00Z">
        <w:r w:rsidR="00BE0AB4" w:rsidRPr="00E90555" w:rsidDel="00862152">
          <w:delText>s</w:delText>
        </w:r>
      </w:del>
      <w:r w:rsidR="00BE0AB4" w:rsidRPr="00E90555">
        <w:t xml:space="preserv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10011102" w14:textId="79E4DB7C" w:rsidR="004C22F9" w:rsidRDefault="004C22F9" w:rsidP="004C22F9">
      <w:pPr>
        <w:pStyle w:val="NATESTYLE1CommonCollege"/>
        <w:ind w:firstLine="720"/>
        <w:rPr>
          <w:moveTo w:id="68" w:author="Nathan Barrus" w:date="2025-06-18T12:59:00Z" w16du:dateUtc="2025-06-18T16:59:00Z"/>
        </w:rPr>
      </w:pPr>
      <w:moveToRangeStart w:id="69" w:author="Nathan Barrus" w:date="2025-06-18T12:59:00Z" w:name="move201143991"/>
      <w:moveTo w:id="70" w:author="Nathan Barrus" w:date="2025-06-18T12:59:00Z" w16du:dateUtc="2025-06-18T16:59:00Z">
        <w:r>
          <w:t>A d</w:t>
        </w:r>
        <w:r w:rsidRPr="009D70E6">
          <w:t>emographic</w:t>
        </w:r>
        <w:del w:id="71" w:author="Nathan Dorn" w:date="2025-06-20T14:42:00Z" w16du:dateUtc="2025-06-20T18:42:00Z">
          <w:r w:rsidRPr="009D70E6" w:rsidDel="005B5971">
            <w:delText>-based</w:delText>
          </w:r>
        </w:del>
        <w:r w:rsidRPr="009D70E6">
          <w:t xml:space="preserve"> isocline can be created by </w:t>
        </w:r>
        <w:r>
          <w:t>identifying</w:t>
        </w:r>
        <w:r w:rsidRPr="009D70E6">
          <w:t xml:space="preserve"> specific combinations of</w:t>
        </w:r>
        <w:r>
          <w:t xml:space="preserve"> demographic rate parameters that</w:t>
        </w:r>
        <w:r w:rsidRPr="009D70E6">
          <w:t xml:space="preserve"> produce populations at </w:t>
        </w:r>
        <w:r>
          <w:t xml:space="preserve">dynamic </w:t>
        </w:r>
        <w:r w:rsidRPr="009D70E6">
          <w:t>equilibrium (λ = 1) and plotting the</w:t>
        </w:r>
        <w:r>
          <w:t xml:space="preserve"> rate</w:t>
        </w:r>
        <w:r w:rsidRPr="009D70E6">
          <w:t xml:space="preserve"> combinations </w:t>
        </w:r>
        <w:r>
          <w:t>in</w:t>
        </w:r>
        <w:r w:rsidRPr="009D70E6">
          <w:t xml:space="preserve"> demographic rate space</w:t>
        </w:r>
        <w:r>
          <w:t>. The two demographic parameters we use in this paper are juvenile survival which we define as the probability an individual of juvenile size will survive from one day to the next, and juvenile growth which we define as the daily change in size or mass</w:t>
        </w:r>
        <w:del w:id="72" w:author="Nathan Dorn" w:date="2025-06-20T14:44:00Z" w16du:dateUtc="2025-06-20T18:44:00Z">
          <w:r w:rsidDel="00AF0F9F">
            <w:delText xml:space="preserve"> of an individual of juvenile size</w:delText>
          </w:r>
        </w:del>
        <w:r>
          <w:t>.</w:t>
        </w:r>
      </w:moveTo>
      <w:ins w:id="73" w:author="Nathan Dorn" w:date="2025-06-20T14:44:00Z" w16du:dateUtc="2025-06-20T18:44:00Z">
        <w:r w:rsidR="00AF0F9F">
          <w:t xml:space="preserve"> </w:t>
        </w:r>
      </w:ins>
      <w:moveTo w:id="74" w:author="Nathan Barrus" w:date="2025-06-18T12:59:00Z" w16du:dateUtc="2025-06-18T16:59:00Z">
        <w:r>
          <w:t xml:space="preserve">In contrast to juvenile </w:t>
        </w:r>
        <w:proofErr w:type="gramStart"/>
        <w:r>
          <w:t>survival</w:t>
        </w:r>
        <w:proofErr w:type="gramEnd"/>
        <w:r>
          <w:t xml:space="preserve"> which is a daily rate,</w:t>
        </w:r>
        <w:r w:rsidRPr="00BE1D3F">
          <w:t xml:space="preserve"> </w:t>
        </w:r>
        <w:commentRangeStart w:id="75"/>
        <w:r>
          <w:t>cohort</w:t>
        </w:r>
      </w:moveTo>
      <w:commentRangeEnd w:id="75"/>
      <w:r w:rsidR="00C722DD">
        <w:rPr>
          <w:rStyle w:val="CommentReference"/>
          <w:rFonts w:cstheme="minorBidi"/>
        </w:rPr>
        <w:commentReference w:id="75"/>
      </w:r>
      <w:moveTo w:id="76" w:author="Nathan Barrus" w:date="2025-06-18T12:59:00Z" w16du:dateUtc="2025-06-18T16:59:00Z">
        <w:r>
          <w:t xml:space="preserve"> survival refers to the probability juveniles</w:t>
        </w:r>
      </w:moveTo>
      <w:ins w:id="77" w:author="Nathan Barrus" w:date="2025-06-23T10:40:00Z" w16du:dateUtc="2025-06-23T14:40:00Z">
        <w:r w:rsidR="00B04BB2">
          <w:t xml:space="preserve"> born in one year</w:t>
        </w:r>
      </w:ins>
      <w:moveTo w:id="78" w:author="Nathan Barrus" w:date="2025-06-18T12:59:00Z" w16du:dateUtc="2025-06-18T16:59:00Z">
        <w:r>
          <w:t xml:space="preserve"> survive to adulthood</w:t>
        </w:r>
      </w:moveTo>
      <w:ins w:id="79" w:author="Nathan Barrus" w:date="2025-06-23T10:40:00Z" w16du:dateUtc="2025-06-23T14:40:00Z">
        <w:r w:rsidR="00B04BB2">
          <w:t xml:space="preserve"> the next year</w:t>
        </w:r>
      </w:ins>
      <w:moveTo w:id="80" w:author="Nathan Barrus" w:date="2025-06-18T12:59:00Z" w16du:dateUtc="2025-06-18T16:59:00Z">
        <w:r>
          <w:t xml:space="preserve"> which is the product of the juvenile survival</w:t>
        </w:r>
      </w:moveTo>
      <w:ins w:id="81" w:author="Nathan Dorn" w:date="2025-06-20T14:45:00Z" w16du:dateUtc="2025-06-20T18:45:00Z">
        <w:r w:rsidR="00E56D07">
          <w:t xml:space="preserve"> </w:t>
        </w:r>
      </w:ins>
      <w:moveTo w:id="82" w:author="Nathan Barrus" w:date="2025-06-18T12:59:00Z" w16du:dateUtc="2025-06-18T16:59:00Z">
        <w:r>
          <w:t>and juvenile growth rate because juvenile growth rate</w:t>
        </w:r>
        <w:del w:id="83" w:author="Nathan Dorn" w:date="2025-06-20T14:47:00Z" w16du:dateUtc="2025-06-20T18:47:00Z">
          <w:r w:rsidDel="003F6C5A">
            <w:delText>s</w:delText>
          </w:r>
        </w:del>
        <w:r>
          <w:t xml:space="preserve"> determine</w:t>
        </w:r>
      </w:moveTo>
      <w:ins w:id="84" w:author="Nathan Dorn" w:date="2025-06-20T14:47:00Z" w16du:dateUtc="2025-06-20T18:47:00Z">
        <w:r w:rsidR="003F6C5A">
          <w:t>s</w:t>
        </w:r>
      </w:ins>
      <w:moveTo w:id="85" w:author="Nathan Barrus" w:date="2025-06-18T12:59:00Z" w16du:dateUtc="2025-06-18T16:59:00Z">
        <w:r>
          <w:t xml:space="preserve"> the number of days juveniles experience the </w:t>
        </w:r>
      </w:moveTo>
      <w:ins w:id="86" w:author="Nathan Dorn" w:date="2025-06-20T14:48:00Z" w16du:dateUtc="2025-06-20T18:48:00Z">
        <w:r w:rsidR="00B50402">
          <w:t xml:space="preserve">low </w:t>
        </w:r>
      </w:ins>
      <w:moveTo w:id="87" w:author="Nathan Barrus" w:date="2025-06-18T12:59:00Z" w16du:dateUtc="2025-06-18T16:59:00Z">
        <w:r>
          <w:t>daily survival rate</w:t>
        </w:r>
      </w:moveTo>
      <w:ins w:id="88" w:author="Nathan Dorn" w:date="2025-06-20T14:48:00Z" w16du:dateUtc="2025-06-20T18:48:00Z">
        <w:r w:rsidR="00B50402">
          <w:t xml:space="preserve"> in their sensitive stages</w:t>
        </w:r>
      </w:ins>
      <w:moveTo w:id="89" w:author="Nathan Barrus" w:date="2025-06-18T12:59:00Z" w16du:dateUtc="2025-06-18T16:59:00Z">
        <w:r>
          <w:t xml:space="preserve">. </w:t>
        </w:r>
        <w:r w:rsidDel="007E4B55">
          <w:t xml:space="preserve"> </w:t>
        </w:r>
        <w:r>
          <w:t>For a given life history, the hypothetical isocline in Figure 1A represents where births equal</w:t>
        </w:r>
        <w:del w:id="90" w:author="Nathan Barrus" w:date="2025-06-18T12:59:00Z" w16du:dateUtc="2025-06-18T16:59:00Z">
          <w:r w:rsidDel="004C22F9">
            <w:delText xml:space="preserve"> </w:delText>
          </w:r>
        </w:del>
        <w:r>
          <w:t xml:space="preserve"> the juvenile losses (λ = 1) attributed to the product of juvenile growth and survival rates (i.e., cohort survival)</w:t>
        </w:r>
        <w:del w:id="91" w:author="Nathan Dorn" w:date="2025-06-20T14:48:00Z" w16du:dateUtc="2025-06-20T18:48:00Z">
          <w:r w:rsidDel="00307EFB">
            <w:delText xml:space="preserve"> </w:delText>
          </w:r>
        </w:del>
        <w:r>
          <w:t>.</w:t>
        </w:r>
        <w:r w:rsidRPr="00A372AC">
          <w:t xml:space="preserve"> </w:t>
        </w:r>
        <w:r w:rsidRPr="009D70E6">
          <w:t>Populations grow (λ</w:t>
        </w:r>
        <w:r>
          <w:t xml:space="preserve"> </w:t>
        </w:r>
        <w:r w:rsidRPr="009D70E6">
          <w:t>&gt;</w:t>
        </w:r>
        <w:r>
          <w:t xml:space="preserve"> </w:t>
        </w:r>
        <w:r w:rsidRPr="009D70E6">
          <w:t xml:space="preserve">1) when </w:t>
        </w:r>
        <w:del w:id="92" w:author="Nathan Dorn" w:date="2025-06-20T14:49:00Z" w16du:dateUtc="2025-06-20T18:49:00Z">
          <w:r w:rsidDel="00307EFB">
            <w:delText>a population experiences</w:delText>
          </w:r>
          <w:r w:rsidRPr="009D70E6" w:rsidDel="00307EFB">
            <w:delText xml:space="preserve"> </w:delText>
          </w:r>
        </w:del>
        <w:r>
          <w:t>conditions produc</w:t>
        </w:r>
      </w:moveTo>
      <w:ins w:id="93" w:author="Nathan Dorn" w:date="2025-06-20T14:49:00Z" w16du:dateUtc="2025-06-20T18:49:00Z">
        <w:r w:rsidR="00307EFB">
          <w:t>e</w:t>
        </w:r>
      </w:ins>
      <w:moveTo w:id="94" w:author="Nathan Barrus" w:date="2025-06-18T12:59:00Z" w16du:dateUtc="2025-06-18T16:59:00Z">
        <w:del w:id="95" w:author="Nathan Dorn" w:date="2025-06-20T14:49:00Z" w16du:dateUtc="2025-06-20T18:49:00Z">
          <w:r w:rsidDel="00307EFB">
            <w:delText>ing</w:delText>
          </w:r>
        </w:del>
        <w:r>
          <w:t xml:space="preserve"> </w:t>
        </w:r>
        <w:r w:rsidRPr="009D70E6">
          <w:t xml:space="preserve">demographic </w:t>
        </w:r>
        <w:r>
          <w:t>rates</w:t>
        </w:r>
        <w:r w:rsidRPr="009D70E6">
          <w:t xml:space="preserve"> above and to the right of the isocline</w:t>
        </w:r>
        <w:r>
          <w:t xml:space="preserve"> and decline </w:t>
        </w:r>
        <w:r w:rsidRPr="009D70E6">
          <w:t>(λ</w:t>
        </w:r>
        <w:r>
          <w:t xml:space="preserve"> ˂ </w:t>
        </w:r>
        <w:r w:rsidRPr="009D70E6">
          <w:t>1</w:t>
        </w:r>
        <w:r>
          <w:t xml:space="preserve">) when </w:t>
        </w:r>
        <w:del w:id="96" w:author="Nathan Dorn" w:date="2025-06-20T14:49:00Z" w16du:dateUtc="2025-06-20T18:49:00Z">
          <w:r w:rsidDel="00307EFB">
            <w:delText xml:space="preserve">experiencing </w:delText>
          </w:r>
        </w:del>
        <w:r>
          <w:t xml:space="preserve">average rate combinations </w:t>
        </w:r>
      </w:moveTo>
      <w:ins w:id="97" w:author="Nathan Dorn" w:date="2025-06-20T14:49:00Z" w16du:dateUtc="2025-06-20T18:49:00Z">
        <w:r w:rsidR="00307EFB">
          <w:t xml:space="preserve">fall </w:t>
        </w:r>
      </w:ins>
      <w:moveTo w:id="98" w:author="Nathan Barrus" w:date="2025-06-18T12:59:00Z" w16du:dateUtc="2025-06-18T16:59:00Z">
        <w:r>
          <w:t xml:space="preserve">below and to the left. </w:t>
        </w:r>
        <w:r w:rsidRPr="009D70E6">
          <w:t>The exact shape (i.e., steepness, linear</w:t>
        </w:r>
        <w:r>
          <w:t>ity</w:t>
        </w:r>
        <w:r w:rsidRPr="009D70E6">
          <w:t xml:space="preserve">) of the isocline will depend on life history </w:t>
        </w:r>
        <w:r>
          <w:t xml:space="preserve">characteristics like longevity, adult survival, and fertility/reproductive rates that could be mediated by the environment or density-dependence. The stability of the isocline would depend on the relative constancy of the other life </w:t>
        </w:r>
        <w:proofErr w:type="gramStart"/>
        <w:r>
          <w:t>history</w:t>
        </w:r>
        <w:proofErr w:type="gramEnd"/>
        <w:r>
          <w:t xml:space="preserve"> characteristics of the </w:t>
        </w:r>
        <w:del w:id="99" w:author="Nathan Dorn" w:date="2025-06-20T14:50:00Z" w16du:dateUtc="2025-06-20T18:50:00Z">
          <w:r w:rsidDel="00307EFB">
            <w:delText>species</w:delText>
          </w:r>
        </w:del>
      </w:moveTo>
      <w:ins w:id="100" w:author="Nathan Dorn" w:date="2025-06-20T14:50:00Z" w16du:dateUtc="2025-06-20T18:50:00Z">
        <w:r w:rsidR="00307EFB">
          <w:t>population</w:t>
        </w:r>
      </w:ins>
      <w:moveTo w:id="101" w:author="Nathan Barrus" w:date="2025-06-18T12:59:00Z" w16du:dateUtc="2025-06-18T16:59:00Z">
        <w:r>
          <w:t xml:space="preserve">. If juveniles can escape </w:t>
        </w:r>
        <w:r>
          <w:lastRenderedPageBreak/>
          <w:t xml:space="preserve">vulnerable sizes through faster growth rates, then a negative slope would be expected </w:t>
        </w:r>
        <w:r w:rsidRPr="009D70E6">
          <w:t>(</w:t>
        </w:r>
        <w:r>
          <w:t xml:space="preserve">Figure 1A). In natural settings, spatiotemporal environmental factors that influence juvenile survival and growth will combine to mediate where the population </w:t>
        </w:r>
        <w:del w:id="102" w:author="Nathan Dorn" w:date="2025-06-20T14:50:00Z" w16du:dateUtc="2025-06-20T18:50:00Z">
          <w:r w:rsidDel="00307EFB">
            <w:delText>falls</w:delText>
          </w:r>
        </w:del>
      </w:moveTo>
      <w:ins w:id="103" w:author="Nathan Dorn" w:date="2025-06-20T14:50:00Z" w16du:dateUtc="2025-06-20T18:50:00Z">
        <w:r w:rsidR="00307EFB">
          <w:t>exists</w:t>
        </w:r>
      </w:ins>
      <w:moveTo w:id="104" w:author="Nathan Barrus" w:date="2025-06-18T12:59:00Z" w16du:dateUtc="2025-06-18T16:59:00Z">
        <w:r>
          <w:t xml:space="preserve"> in demographic rate space </w:t>
        </w:r>
        <w:r>
          <w:fldChar w:fldCharType="begin"/>
        </w:r>
        <w:r>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1911D4">
          <w:t>(Craig et al. 2006, Davidson and Dorn 2018, Davidson et al. 2021, Ma et al. 2021, Nunes et al. 2021, Meehan et al. 2022)</w:t>
        </w:r>
        <w:r>
          <w:fldChar w:fldCharType="end"/>
        </w:r>
        <w:r>
          <w:t xml:space="preserve">. We emphasize that the isocline is theoretical and identifies parameter values producing λ=1 from </w:t>
        </w:r>
      </w:moveTo>
      <w:ins w:id="105" w:author="Nathan Dorn" w:date="2025-06-20T14:50:00Z" w16du:dateUtc="2025-06-20T18:50:00Z">
        <w:r w:rsidR="00307EFB">
          <w:t>a</w:t>
        </w:r>
      </w:ins>
      <w:ins w:id="106" w:author="Nathan Dorn" w:date="2025-06-20T14:51:00Z" w16du:dateUtc="2025-06-20T18:51:00Z">
        <w:r w:rsidR="00307EFB">
          <w:t xml:space="preserve"> </w:t>
        </w:r>
      </w:ins>
      <w:moveTo w:id="107" w:author="Nathan Barrus" w:date="2025-06-18T12:59:00Z" w16du:dateUtc="2025-06-18T16:59:00Z">
        <w:r>
          <w:t xml:space="preserve">size-indexed demographic model with other life stage parameters held constant.  Density dependence in a real population could act at the juvenile stage and produce rates </w:t>
        </w:r>
        <w:del w:id="108" w:author="Nathan Dorn" w:date="2025-06-20T14:51:00Z" w16du:dateUtc="2025-06-20T18:51:00Z">
          <w:r w:rsidDel="00307EFB">
            <w:delText xml:space="preserve">falling </w:delText>
          </w:r>
        </w:del>
        <w:r>
          <w:t xml:space="preserve">on the </w:t>
        </w:r>
        <w:proofErr w:type="gramStart"/>
        <w:r>
          <w:t>isocline, but</w:t>
        </w:r>
        <w:proofErr w:type="gramEnd"/>
        <w:r>
          <w:t xml:space="preserve"> should not fundamentally change the isocline. I</w:t>
        </w:r>
      </w:moveTo>
      <w:ins w:id="109" w:author="Nathan Dorn" w:date="2025-06-20T14:51:00Z" w16du:dateUtc="2025-06-20T18:51:00Z">
        <w:r w:rsidR="00307EFB">
          <w:t>n contrast, if</w:t>
        </w:r>
      </w:ins>
      <w:moveTo w:id="110" w:author="Nathan Barrus" w:date="2025-06-18T12:59:00Z" w16du:dateUtc="2025-06-18T16:59:00Z">
        <w:del w:id="111" w:author="Nathan Dorn" w:date="2025-06-20T14:51:00Z" w16du:dateUtc="2025-06-20T18:51:00Z">
          <w:r w:rsidDel="00307EFB">
            <w:delText>f</w:delText>
          </w:r>
        </w:del>
        <w:r>
          <w:t xml:space="preserve"> density-dependence acts on the adult stages it would conceivably affect the isocline (</w:t>
        </w:r>
      </w:moveTo>
      <w:proofErr w:type="spellStart"/>
      <w:ins w:id="112" w:author="Nathan Dorn" w:date="2025-06-20T14:51:00Z" w16du:dateUtc="2025-06-20T18:51:00Z">
        <w:r w:rsidR="00307EFB">
          <w:t>i</w:t>
        </w:r>
      </w:ins>
      <w:ins w:id="113" w:author="Nathan Dorn" w:date="2025-06-20T14:52:00Z" w16du:dateUtc="2025-06-20T18:52:00Z">
        <w:r w:rsidR="00307EFB">
          <w:t>.e</w:t>
        </w:r>
        <w:proofErr w:type="spellEnd"/>
        <w:r w:rsidR="00307EFB">
          <w:t xml:space="preserve">, </w:t>
        </w:r>
      </w:ins>
      <w:moveTo w:id="114" w:author="Nathan Barrus" w:date="2025-06-18T12:59:00Z" w16du:dateUtc="2025-06-18T16:59:00Z">
        <w:del w:id="115" w:author="Nathan Dorn" w:date="2025-06-20T14:52:00Z" w16du:dateUtc="2025-06-20T18:52:00Z">
          <w:r w:rsidDel="00307EFB">
            <w:delText>chang</w:delText>
          </w:r>
        </w:del>
      </w:moveTo>
      <w:ins w:id="116" w:author="Nathan Dorn" w:date="2025-06-20T14:52:00Z" w16du:dateUtc="2025-06-20T18:52:00Z">
        <w:r w:rsidR="00307EFB">
          <w:t>alter</w:t>
        </w:r>
      </w:ins>
      <w:moveTo w:id="117" w:author="Nathan Barrus" w:date="2025-06-18T12:59:00Z" w16du:dateUtc="2025-06-18T16:59:00Z">
        <w:r>
          <w:t>ing reproductive rates) and we discuss this in ou</w:t>
        </w:r>
      </w:moveTo>
      <w:ins w:id="118" w:author="Nathan Dorn" w:date="2025-06-20T14:52:00Z" w16du:dateUtc="2025-06-20T18:52:00Z">
        <w:r w:rsidR="00307EFB">
          <w:t>r</w:t>
        </w:r>
      </w:ins>
      <w:moveTo w:id="119" w:author="Nathan Barrus" w:date="2025-06-18T12:59:00Z" w16du:dateUtc="2025-06-18T16:59:00Z">
        <w:r>
          <w:t xml:space="preserve"> case study, but do not explore the details </w:t>
        </w:r>
      </w:moveTo>
      <w:ins w:id="120" w:author="Nathan Dorn" w:date="2025-06-20T14:52:00Z" w16du:dateUtc="2025-06-20T18:52:00Z">
        <w:r w:rsidR="00307EFB">
          <w:t xml:space="preserve">further </w:t>
        </w:r>
      </w:ins>
      <w:moveTo w:id="121" w:author="Nathan Barrus" w:date="2025-06-18T12:59:00Z" w16du:dateUtc="2025-06-18T16:59:00Z">
        <w:r>
          <w:t xml:space="preserve">here.  If most of the variation in juvenile survival can be attributed to predators (Werner and Gilliam 1984) then the </w:t>
        </w:r>
        <w:del w:id="122" w:author="Nathan Dorn" w:date="2025-06-20T14:52:00Z" w16du:dateUtc="2025-06-20T18:52:00Z">
          <w:r w:rsidDel="00307EFB">
            <w:delText xml:space="preserve">rate </w:delText>
          </w:r>
        </w:del>
        <w:r>
          <w:t xml:space="preserve">locations </w:t>
        </w:r>
      </w:moveTo>
      <w:ins w:id="123" w:author="Nathan Dorn" w:date="2025-06-20T14:52:00Z" w16du:dateUtc="2025-06-20T18:52:00Z">
        <w:r w:rsidR="00307EFB">
          <w:t xml:space="preserve">of the rates </w:t>
        </w:r>
      </w:ins>
      <w:moveTo w:id="124" w:author="Nathan Barrus" w:date="2025-06-18T12:59:00Z" w16du:dateUtc="2025-06-18T16:59:00Z">
        <w:r>
          <w:t xml:space="preserve">in demographic state space indicate the degree of consumer control on the population and environmental mediation of such top-down control (Figure 1B-D). </w:t>
        </w:r>
      </w:moveTo>
    </w:p>
    <w:p w14:paraId="4BD230EE" w14:textId="1A69E332" w:rsidR="00D1255F" w:rsidDel="004C22F9" w:rsidRDefault="00C964CF" w:rsidP="00DE0421">
      <w:pPr>
        <w:pStyle w:val="NATESTYLE1CommonCollege"/>
        <w:ind w:firstLine="720"/>
        <w:rPr>
          <w:moveFrom w:id="125" w:author="Nathan Barrus" w:date="2025-06-18T12:59:00Z" w16du:dateUtc="2025-06-18T16:59:00Z"/>
        </w:rPr>
      </w:pPr>
      <w:moveFromRangeStart w:id="126" w:author="Nathan Barrus" w:date="2025-06-18T12:59:00Z" w:name="move201143991"/>
      <w:moveToRangeEnd w:id="69"/>
      <w:moveFrom w:id="127" w:author="Nathan Barrus" w:date="2025-06-18T12:59:00Z" w16du:dateUtc="2025-06-18T16:59:00Z">
        <w:r w:rsidDel="004C22F9">
          <w:t>A d</w:t>
        </w:r>
        <w:r w:rsidR="00421FDC" w:rsidRPr="009D70E6" w:rsidDel="004C22F9">
          <w:t xml:space="preserve">emographic-based </w:t>
        </w:r>
        <w:r w:rsidR="004C19AB" w:rsidRPr="009D70E6" w:rsidDel="004C22F9">
          <w:t xml:space="preserve">isocline </w:t>
        </w:r>
        <w:r w:rsidR="001F148F" w:rsidRPr="009D70E6" w:rsidDel="004C22F9">
          <w:t>can be created</w:t>
        </w:r>
        <w:r w:rsidR="004A6AEF" w:rsidRPr="009D70E6" w:rsidDel="004C22F9">
          <w:t xml:space="preserve"> </w:t>
        </w:r>
        <w:r w:rsidR="004C19AB" w:rsidRPr="009D70E6" w:rsidDel="004C22F9">
          <w:t>by</w:t>
        </w:r>
        <w:r w:rsidR="00B163C7" w:rsidRPr="009D70E6" w:rsidDel="004C22F9">
          <w:t xml:space="preserve"> </w:t>
        </w:r>
        <w:r w:rsidR="00726039" w:rsidDel="004C22F9">
          <w:t>identifying</w:t>
        </w:r>
        <w:r w:rsidR="00726039" w:rsidRPr="009D70E6" w:rsidDel="004C22F9">
          <w:t xml:space="preserve"> </w:t>
        </w:r>
        <w:r w:rsidR="00B163C7" w:rsidRPr="009D70E6" w:rsidDel="004C22F9">
          <w:t>specific combinations of</w:t>
        </w:r>
        <w:r w:rsidR="003B058A" w:rsidDel="004C22F9">
          <w:t xml:space="preserve"> </w:t>
        </w:r>
        <w:r w:rsidR="00451373" w:rsidDel="004C22F9">
          <w:t xml:space="preserve">demographic </w:t>
        </w:r>
        <w:r w:rsidR="00795642" w:rsidDel="004C22F9">
          <w:t xml:space="preserve">rate </w:t>
        </w:r>
        <w:r w:rsidR="000820C4" w:rsidDel="004C22F9">
          <w:t>parameters that</w:t>
        </w:r>
        <w:r w:rsidR="00B163C7" w:rsidRPr="009D70E6" w:rsidDel="004C22F9">
          <w:t xml:space="preserve"> produce populations at </w:t>
        </w:r>
        <w:r w:rsidR="00726039" w:rsidDel="004C22F9">
          <w:t xml:space="preserve">dynamic </w:t>
        </w:r>
        <w:r w:rsidR="00B163C7" w:rsidRPr="009D70E6" w:rsidDel="004C22F9">
          <w:t>equilibrium (λ = 1</w:t>
        </w:r>
        <w:r w:rsidR="005B342F" w:rsidRPr="009D70E6" w:rsidDel="004C22F9">
          <w:t>) and</w:t>
        </w:r>
        <w:r w:rsidR="00726039" w:rsidRPr="009D70E6" w:rsidDel="004C22F9">
          <w:t xml:space="preserve"> </w:t>
        </w:r>
        <w:r w:rsidR="00B163C7" w:rsidRPr="009D70E6" w:rsidDel="004C22F9">
          <w:t>plotting the</w:t>
        </w:r>
        <w:r w:rsidR="0088341C" w:rsidDel="004C22F9">
          <w:t xml:space="preserve"> rate</w:t>
        </w:r>
        <w:r w:rsidR="00B163C7" w:rsidRPr="009D70E6" w:rsidDel="004C22F9">
          <w:t xml:space="preserve"> combinations </w:t>
        </w:r>
        <w:r w:rsidR="00671107" w:rsidDel="004C22F9">
          <w:t>in</w:t>
        </w:r>
        <w:r w:rsidR="00B163C7" w:rsidRPr="009D70E6" w:rsidDel="004C22F9">
          <w:t xml:space="preserve"> demographic rate space</w:t>
        </w:r>
        <w:r w:rsidR="00E46AD2" w:rsidDel="004C22F9">
          <w:t xml:space="preserve">. </w:t>
        </w:r>
        <w:r w:rsidR="003E2BE3" w:rsidDel="004C22F9">
          <w:t xml:space="preserve">The two demographic </w:t>
        </w:r>
        <w:r w:rsidR="00CE48A1" w:rsidDel="004C22F9">
          <w:t>parameters we</w:t>
        </w:r>
        <w:r w:rsidR="003E2BE3" w:rsidDel="004C22F9">
          <w:t xml:space="preserve"> use in this paper are </w:t>
        </w:r>
        <w:r w:rsidR="00CE60EE" w:rsidDel="004C22F9">
          <w:t xml:space="preserve">juvenile </w:t>
        </w:r>
        <w:r w:rsidR="00451373" w:rsidDel="004C22F9">
          <w:t>survival</w:t>
        </w:r>
        <w:r w:rsidR="00CE60EE" w:rsidDel="004C22F9">
          <w:t xml:space="preserve"> which we define as </w:t>
        </w:r>
        <w:r w:rsidR="0060135D" w:rsidDel="004C22F9">
          <w:t>the probability a</w:t>
        </w:r>
        <w:r w:rsidR="009E2236" w:rsidDel="004C22F9">
          <w:t xml:space="preserve">n individual of juvenile size </w:t>
        </w:r>
        <w:r w:rsidR="0060135D" w:rsidDel="004C22F9">
          <w:t xml:space="preserve">will survive from one day to the next, and juvenile </w:t>
        </w:r>
        <w:r w:rsidR="004B3AE4" w:rsidDel="004C22F9">
          <w:t>growth</w:t>
        </w:r>
        <w:r w:rsidR="0060135D" w:rsidDel="004C22F9">
          <w:t xml:space="preserve"> which we define as </w:t>
        </w:r>
        <w:r w:rsidR="004B3AE4" w:rsidDel="004C22F9">
          <w:t>the daily change in size or mass of a</w:t>
        </w:r>
        <w:r w:rsidR="009E2236" w:rsidDel="004C22F9">
          <w:t>n individual of</w:t>
        </w:r>
        <w:r w:rsidR="004B3AE4" w:rsidDel="004C22F9">
          <w:t xml:space="preserve"> juv</w:t>
        </w:r>
        <w:r w:rsidR="002F009F" w:rsidDel="004C22F9">
          <w:t>enile</w:t>
        </w:r>
        <w:r w:rsidR="009E2236" w:rsidDel="004C22F9">
          <w:t xml:space="preserve"> size.</w:t>
        </w:r>
        <w:r w:rsidR="00BA6FCC" w:rsidDel="004C22F9">
          <w:t xml:space="preserve">In contrast to </w:t>
        </w:r>
        <w:r w:rsidR="00BE2A6F" w:rsidDel="004C22F9">
          <w:t xml:space="preserve">juvenile </w:t>
        </w:r>
        <w:r w:rsidR="00BA6FCC" w:rsidDel="004C22F9">
          <w:t>survival</w:t>
        </w:r>
        <w:r w:rsidR="00297123" w:rsidDel="004C22F9">
          <w:t xml:space="preserve"> which is a daily rate</w:t>
        </w:r>
        <w:r w:rsidR="00BA6FCC" w:rsidDel="004C22F9">
          <w:t>,</w:t>
        </w:r>
        <w:r w:rsidR="00BE1D3F" w:rsidRPr="00BE1D3F" w:rsidDel="004C22F9">
          <w:t xml:space="preserve"> </w:t>
        </w:r>
        <w:r w:rsidR="00BE1D3F" w:rsidDel="004C22F9">
          <w:t xml:space="preserve">cohort survival </w:t>
        </w:r>
        <w:r w:rsidR="00EE7EC0" w:rsidDel="004C22F9">
          <w:t xml:space="preserve">refers to the </w:t>
        </w:r>
        <w:r w:rsidR="002B6869" w:rsidDel="004C22F9">
          <w:t xml:space="preserve">probability juveniles survive to adulthood which is </w:t>
        </w:r>
        <w:r w:rsidR="00BE1D3F" w:rsidDel="004C22F9">
          <w:t xml:space="preserve">the product of the </w:t>
        </w:r>
        <w:r w:rsidR="00271D23" w:rsidDel="004C22F9">
          <w:t>juvenil</w:t>
        </w:r>
        <w:r w:rsidR="003A0CB1" w:rsidDel="004C22F9">
          <w:t>e</w:t>
        </w:r>
        <w:r w:rsidR="00271D23" w:rsidDel="004C22F9">
          <w:t xml:space="preserve"> </w:t>
        </w:r>
        <w:r w:rsidR="00BE1D3F" w:rsidDel="004C22F9">
          <w:t>survivaland</w:t>
        </w:r>
        <w:r w:rsidR="004A6FE4" w:rsidDel="004C22F9">
          <w:t xml:space="preserve"> </w:t>
        </w:r>
        <w:r w:rsidR="00271D23" w:rsidDel="004C22F9">
          <w:t xml:space="preserve">juvenile </w:t>
        </w:r>
        <w:r w:rsidR="004A6FE4" w:rsidDel="004C22F9">
          <w:t>growth rate</w:t>
        </w:r>
        <w:r w:rsidR="00DF5BA3" w:rsidDel="004C22F9">
          <w:t xml:space="preserve"> </w:t>
        </w:r>
        <w:r w:rsidR="00271D23" w:rsidDel="004C22F9">
          <w:t xml:space="preserve">because </w:t>
        </w:r>
        <w:r w:rsidR="003A0CB1" w:rsidDel="004C22F9">
          <w:t>juvenile growth rates determine the</w:t>
        </w:r>
        <w:r w:rsidR="00B03C57" w:rsidDel="004C22F9">
          <w:t xml:space="preserve"> number of days juveniles experience the </w:t>
        </w:r>
        <w:r w:rsidR="007E4B55" w:rsidDel="004C22F9">
          <w:t xml:space="preserve">daily </w:t>
        </w:r>
        <w:r w:rsidR="00B03C57" w:rsidDel="004C22F9">
          <w:t>survival rate</w:t>
        </w:r>
        <w:r w:rsidR="00704ABF" w:rsidDel="004C22F9">
          <w:t>.</w:t>
        </w:r>
        <w:r w:rsidR="004A6FE4" w:rsidDel="004C22F9">
          <w:t xml:space="preserve"> </w:t>
        </w:r>
        <w:r w:rsidR="007E4B55" w:rsidDel="004C22F9">
          <w:t xml:space="preserve"> </w:t>
        </w:r>
        <w:r w:rsidR="003C0C9D" w:rsidDel="004C22F9">
          <w:t xml:space="preserve">For a given life </w:t>
        </w:r>
        <w:r w:rsidR="003C0C9D" w:rsidDel="004C22F9">
          <w:lastRenderedPageBreak/>
          <w:t>history, the</w:t>
        </w:r>
        <w:r w:rsidR="007332EA" w:rsidDel="004C22F9">
          <w:t xml:space="preserve"> </w:t>
        </w:r>
        <w:r w:rsidR="005C7AE2" w:rsidDel="004C22F9">
          <w:t>hypothetical isocline in Figure 1A</w:t>
        </w:r>
        <w:r w:rsidR="007332EA" w:rsidDel="004C22F9">
          <w:t xml:space="preserve"> represent</w:t>
        </w:r>
        <w:r w:rsidR="00395CC1" w:rsidDel="004C22F9">
          <w:t>s</w:t>
        </w:r>
        <w:r w:rsidR="007332EA" w:rsidDel="004C22F9">
          <w:t xml:space="preserve"> </w:t>
        </w:r>
        <w:r w:rsidR="00AE3C34" w:rsidDel="004C22F9">
          <w:t xml:space="preserve">where births </w:t>
        </w:r>
        <w:r w:rsidR="00E54BD8" w:rsidDel="004C22F9">
          <w:t>equal</w:t>
        </w:r>
        <w:r w:rsidR="00AE3C34" w:rsidDel="004C22F9">
          <w:t xml:space="preserve"> </w:t>
        </w:r>
        <w:r w:rsidR="00380082" w:rsidDel="004C22F9">
          <w:t xml:space="preserve"> the juvenile losses</w:t>
        </w:r>
        <w:r w:rsidR="006D6FAC" w:rsidDel="004C22F9">
          <w:t xml:space="preserve"> (λ = 1)</w:t>
        </w:r>
        <w:r w:rsidR="00380082" w:rsidDel="004C22F9">
          <w:t xml:space="preserve"> </w:t>
        </w:r>
        <w:r w:rsidR="005535B0" w:rsidDel="004C22F9">
          <w:t>attributed to</w:t>
        </w:r>
        <w:r w:rsidR="00380082" w:rsidDel="004C22F9">
          <w:t xml:space="preserve"> </w:t>
        </w:r>
        <w:r w:rsidR="004050C7" w:rsidDel="004C22F9">
          <w:t>the product of juvenile growth and survival rates (i.e., cohort survival)</w:t>
        </w:r>
        <w:r w:rsidR="001D1723" w:rsidDel="004C22F9">
          <w:t xml:space="preserve"> .</w:t>
        </w:r>
        <w:r w:rsidR="00A372AC" w:rsidRPr="00A372AC" w:rsidDel="004C22F9">
          <w:t xml:space="preserve"> </w:t>
        </w:r>
        <w:r w:rsidR="00A372AC" w:rsidRPr="009D70E6" w:rsidDel="004C22F9">
          <w:t>Populations grow (λ</w:t>
        </w:r>
        <w:r w:rsidR="00A372AC" w:rsidDel="004C22F9">
          <w:t xml:space="preserve"> </w:t>
        </w:r>
        <w:r w:rsidR="00A372AC" w:rsidRPr="009D70E6" w:rsidDel="004C22F9">
          <w:t>&gt;</w:t>
        </w:r>
        <w:r w:rsidR="00A372AC" w:rsidDel="004C22F9">
          <w:t xml:space="preserve"> </w:t>
        </w:r>
        <w:r w:rsidR="00A372AC" w:rsidRPr="009D70E6" w:rsidDel="004C22F9">
          <w:t xml:space="preserve">1) when </w:t>
        </w:r>
        <w:r w:rsidR="00A372AC" w:rsidDel="004C22F9">
          <w:t>a population experiences</w:t>
        </w:r>
        <w:r w:rsidR="00A372AC" w:rsidRPr="009D70E6" w:rsidDel="004C22F9">
          <w:t xml:space="preserve"> </w:t>
        </w:r>
        <w:r w:rsidR="00A372AC" w:rsidDel="004C22F9">
          <w:t xml:space="preserve">conditions producing </w:t>
        </w:r>
        <w:r w:rsidR="00A372AC" w:rsidRPr="009D70E6" w:rsidDel="004C22F9">
          <w:t xml:space="preserve">demographic </w:t>
        </w:r>
        <w:r w:rsidR="00A372AC" w:rsidDel="004C22F9">
          <w:t>rates</w:t>
        </w:r>
        <w:r w:rsidR="00A372AC" w:rsidRPr="009D70E6" w:rsidDel="004C22F9">
          <w:t xml:space="preserve"> above and to the right of the isocline</w:t>
        </w:r>
        <w:r w:rsidR="00A372AC" w:rsidDel="004C22F9">
          <w:t xml:space="preserve"> and decline </w:t>
        </w:r>
        <w:r w:rsidR="00A372AC" w:rsidRPr="009D70E6" w:rsidDel="004C22F9">
          <w:t>(λ</w:t>
        </w:r>
        <w:r w:rsidR="00A372AC" w:rsidDel="004C22F9">
          <w:t xml:space="preserve"> ˂ </w:t>
        </w:r>
        <w:r w:rsidR="00A372AC" w:rsidRPr="009D70E6" w:rsidDel="004C22F9">
          <w:t>1</w:t>
        </w:r>
        <w:r w:rsidR="00A372AC" w:rsidDel="004C22F9">
          <w:t>) when experiencing average rate combinations below and to the left.</w:t>
        </w:r>
        <w:r w:rsidR="00AE0179" w:rsidDel="004C22F9">
          <w:t xml:space="preserve"> </w:t>
        </w:r>
        <w:r w:rsidR="00DE3ADA" w:rsidRPr="009D70E6" w:rsidDel="004C22F9">
          <w:t>The</w:t>
        </w:r>
        <w:r w:rsidR="00421FDC" w:rsidRPr="009D70E6" w:rsidDel="004C22F9">
          <w:t xml:space="preserve"> exact </w:t>
        </w:r>
        <w:r w:rsidR="00681C7E" w:rsidRPr="009D70E6" w:rsidDel="004C22F9">
          <w:t>shape</w:t>
        </w:r>
        <w:r w:rsidR="00421FDC" w:rsidRPr="009D70E6" w:rsidDel="004C22F9">
          <w:t xml:space="preserve"> </w:t>
        </w:r>
        <w:r w:rsidR="00DE3ADA" w:rsidRPr="009D70E6" w:rsidDel="004C22F9">
          <w:t>(</w:t>
        </w:r>
        <w:r w:rsidR="00681C7E" w:rsidRPr="009D70E6" w:rsidDel="004C22F9">
          <w:t xml:space="preserve">i.e., </w:t>
        </w:r>
        <w:r w:rsidR="00DE3ADA" w:rsidRPr="009D70E6" w:rsidDel="004C22F9">
          <w:t xml:space="preserve">steepness, </w:t>
        </w:r>
        <w:r w:rsidR="00681C7E" w:rsidRPr="009D70E6" w:rsidDel="004C22F9">
          <w:t>linear</w:t>
        </w:r>
        <w:r w:rsidR="0088341C" w:rsidDel="004C22F9">
          <w:t>ity</w:t>
        </w:r>
        <w:r w:rsidR="00681C7E" w:rsidRPr="009D70E6" w:rsidDel="004C22F9">
          <w:t>)</w:t>
        </w:r>
        <w:r w:rsidR="00421FDC" w:rsidRPr="009D70E6" w:rsidDel="004C22F9">
          <w:t xml:space="preserve"> </w:t>
        </w:r>
        <w:r w:rsidR="00CB161B" w:rsidRPr="009D70E6" w:rsidDel="004C22F9">
          <w:t xml:space="preserve">of the isocline </w:t>
        </w:r>
        <w:r w:rsidR="00421FDC" w:rsidRPr="009D70E6" w:rsidDel="004C22F9">
          <w:t xml:space="preserve">will depend on life history </w:t>
        </w:r>
        <w:r w:rsidR="00CB0515" w:rsidDel="004C22F9">
          <w:t xml:space="preserve">characteristics like longevity, </w:t>
        </w:r>
        <w:r w:rsidR="003C1FA7" w:rsidDel="004C22F9">
          <w:t xml:space="preserve">adult survival, </w:t>
        </w:r>
        <w:r w:rsidR="005977A9" w:rsidDel="004C22F9">
          <w:t xml:space="preserve">and </w:t>
        </w:r>
        <w:r w:rsidR="00E23A37" w:rsidDel="004C22F9">
          <w:t>fertility/</w:t>
        </w:r>
        <w:r w:rsidR="00CB0515" w:rsidDel="004C22F9">
          <w:t>reproductive rates</w:t>
        </w:r>
        <w:r w:rsidR="005977A9" w:rsidDel="004C22F9">
          <w:t xml:space="preserve"> that could be mediated by the environment or density-dependence.</w:t>
        </w:r>
        <w:r w:rsidR="00AE0179" w:rsidDel="004C22F9">
          <w:t xml:space="preserve"> </w:t>
        </w:r>
        <w:r w:rsidR="009C2D57" w:rsidDel="004C22F9">
          <w:t>The stability of the isocline would depend</w:t>
        </w:r>
        <w:r w:rsidR="00DC15C7" w:rsidDel="004C22F9">
          <w:t xml:space="preserve"> on the</w:t>
        </w:r>
        <w:r w:rsidR="00646730" w:rsidDel="004C22F9">
          <w:t xml:space="preserve"> relative constancy </w:t>
        </w:r>
        <w:r w:rsidR="000733C8" w:rsidDel="004C22F9">
          <w:t>of the</w:t>
        </w:r>
        <w:r w:rsidR="00646730" w:rsidDel="004C22F9">
          <w:t xml:space="preserve"> other life history </w:t>
        </w:r>
        <w:r w:rsidR="007603B4" w:rsidDel="004C22F9">
          <w:t>characteristics of the species</w:t>
        </w:r>
        <w:r w:rsidR="00BF7184" w:rsidDel="004C22F9">
          <w:t xml:space="preserve">. </w:t>
        </w:r>
        <w:r w:rsidR="0057387B" w:rsidDel="004C22F9">
          <w:t>If juveniles can escape vulnerable sizes</w:t>
        </w:r>
        <w:r w:rsidR="00342171" w:rsidDel="004C22F9">
          <w:t xml:space="preserve"> through faster growth rates, then a</w:t>
        </w:r>
        <w:r w:rsidR="00E14D40" w:rsidDel="004C22F9">
          <w:t xml:space="preserve"> </w:t>
        </w:r>
        <w:r w:rsidR="00421FDC" w:rsidDel="004C22F9">
          <w:t>negative slope</w:t>
        </w:r>
        <w:r w:rsidR="00DC3FD2" w:rsidDel="004C22F9">
          <w:t xml:space="preserve"> would be expected </w:t>
        </w:r>
        <w:r w:rsidR="0057596B" w:rsidRPr="009D70E6" w:rsidDel="004C22F9">
          <w:t>(</w:t>
        </w:r>
        <w:r w:rsidR="005E612F" w:rsidDel="004C22F9">
          <w:t>Figure 1A).</w:t>
        </w:r>
        <w:r w:rsidR="000015EE" w:rsidDel="004C22F9">
          <w:t xml:space="preserve"> In natural settings, spatiotemporal environmental factors that influence</w:t>
        </w:r>
        <w:r w:rsidR="007650C5" w:rsidDel="004C22F9">
          <w:t xml:space="preserve"> </w:t>
        </w:r>
        <w:r w:rsidR="00393A80" w:rsidDel="004C22F9">
          <w:t xml:space="preserve">juvenile </w:t>
        </w:r>
        <w:r w:rsidR="000015EE" w:rsidDel="004C22F9">
          <w:t>survival</w:t>
        </w:r>
        <w:r w:rsidR="000678A8" w:rsidDel="004C22F9">
          <w:t xml:space="preserve"> and</w:t>
        </w:r>
        <w:r w:rsidR="000015EE" w:rsidDel="004C22F9">
          <w:t xml:space="preserve"> growth </w:t>
        </w:r>
        <w:r w:rsidR="000678A8" w:rsidDel="004C22F9">
          <w:t xml:space="preserve">will combine to </w:t>
        </w:r>
        <w:r w:rsidR="000015EE" w:rsidDel="004C22F9">
          <w:t xml:space="preserve">mediate where </w:t>
        </w:r>
        <w:r w:rsidR="000678A8" w:rsidDel="004C22F9">
          <w:t xml:space="preserve">the </w:t>
        </w:r>
        <w:r w:rsidR="000015EE" w:rsidDel="004C22F9">
          <w:t xml:space="preserve">population falls in demographic </w:t>
        </w:r>
        <w:r w:rsidR="000B219A" w:rsidDel="004C22F9">
          <w:t xml:space="preserve">rate </w:t>
        </w:r>
        <w:r w:rsidR="000015EE" w:rsidDel="004C22F9">
          <w:t xml:space="preserve">space </w:t>
        </w:r>
        <w:r w:rsidR="000015EE" w:rsidDel="004C22F9">
          <w:fldChar w:fldCharType="begin"/>
        </w:r>
        <w:r w:rsidR="000015EE" w:rsidDel="004C22F9">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0015EE" w:rsidDel="004C22F9">
          <w:fldChar w:fldCharType="separate"/>
        </w:r>
        <w:r w:rsidR="000015EE" w:rsidRPr="001911D4" w:rsidDel="004C22F9">
          <w:t>(Craig et al. 2006, Davidson and Dorn 2018, Davidson et al. 2021, Ma et al. 2021, Nunes et al. 2021, Meehan et al. 2022)</w:t>
        </w:r>
        <w:r w:rsidR="000015EE" w:rsidDel="004C22F9">
          <w:fldChar w:fldCharType="end"/>
        </w:r>
        <w:r w:rsidR="000015EE" w:rsidDel="004C22F9">
          <w:t xml:space="preserve">. </w:t>
        </w:r>
        <w:r w:rsidR="00742712" w:rsidDel="004C22F9">
          <w:t>We emphasize that</w:t>
        </w:r>
        <w:r w:rsidR="001A5F43" w:rsidDel="004C22F9">
          <w:t xml:space="preserve"> the isocline</w:t>
        </w:r>
        <w:r w:rsidR="008B5F43" w:rsidDel="004C22F9">
          <w:t xml:space="preserve"> </w:t>
        </w:r>
        <w:r w:rsidR="003D304A" w:rsidDel="004C22F9">
          <w:t>is theoretical and identifies</w:t>
        </w:r>
        <w:r w:rsidR="008B5F43" w:rsidDel="004C22F9">
          <w:t xml:space="preserve"> </w:t>
        </w:r>
        <w:r w:rsidR="003D304A" w:rsidDel="004C22F9">
          <w:t xml:space="preserve">parameter values </w:t>
        </w:r>
        <w:r w:rsidR="008B5F43" w:rsidDel="004C22F9">
          <w:t xml:space="preserve">producing </w:t>
        </w:r>
        <w:r w:rsidR="003D304A" w:rsidDel="004C22F9">
          <w:t xml:space="preserve">λ=1 from </w:t>
        </w:r>
        <w:r w:rsidR="001A5F43" w:rsidDel="004C22F9">
          <w:t xml:space="preserve">size-indexed </w:t>
        </w:r>
        <w:r w:rsidR="008B5F43" w:rsidDel="004C22F9">
          <w:t xml:space="preserve">demographic </w:t>
        </w:r>
        <w:r w:rsidR="001A5F43" w:rsidDel="004C22F9">
          <w:t>model</w:t>
        </w:r>
        <w:r w:rsidR="00742712" w:rsidDel="004C22F9">
          <w:t xml:space="preserve"> with </w:t>
        </w:r>
        <w:r w:rsidR="00AC3B54" w:rsidDel="004C22F9">
          <w:t>other life stage parameters</w:t>
        </w:r>
        <w:r w:rsidR="00742712" w:rsidDel="004C22F9">
          <w:t xml:space="preserve"> </w:t>
        </w:r>
        <w:r w:rsidR="00AC3B54" w:rsidDel="004C22F9">
          <w:t>held constant</w:t>
        </w:r>
        <w:r w:rsidR="00742712" w:rsidDel="004C22F9">
          <w:t>.  D</w:t>
        </w:r>
        <w:r w:rsidR="00D04912" w:rsidDel="004C22F9">
          <w:t xml:space="preserve">ensity dependence </w:t>
        </w:r>
        <w:r w:rsidR="002504FE" w:rsidDel="004C22F9">
          <w:t>in a real population could act at the juvenile stage and produce rates falling on the isocline, but</w:t>
        </w:r>
        <w:r w:rsidR="003E6FBC" w:rsidDel="004C22F9">
          <w:t xml:space="preserve"> </w:t>
        </w:r>
        <w:r w:rsidR="004D0B9C" w:rsidDel="004C22F9">
          <w:t xml:space="preserve">should not </w:t>
        </w:r>
        <w:r w:rsidR="00832BF7" w:rsidDel="004C22F9">
          <w:t>fundamentally change the isocline</w:t>
        </w:r>
        <w:r w:rsidR="002504FE" w:rsidDel="004C22F9">
          <w:t xml:space="preserve">. If </w:t>
        </w:r>
        <w:r w:rsidR="007B4666" w:rsidDel="004C22F9">
          <w:t>density-dependence acts on the adult stages it would conceivably affect the isocline (changing reproductive rates) and we discuss this in</w:t>
        </w:r>
        <w:r w:rsidR="008E4A58" w:rsidDel="004C22F9">
          <w:t xml:space="preserve"> ou</w:t>
        </w:r>
        <w:r w:rsidR="007B4666" w:rsidDel="004C22F9">
          <w:t xml:space="preserve"> case study</w:t>
        </w:r>
        <w:r w:rsidR="00507B5C" w:rsidDel="004C22F9">
          <w:t>,</w:t>
        </w:r>
        <w:r w:rsidR="007B4666" w:rsidDel="004C22F9">
          <w:t xml:space="preserve"> but do not explore the details here.</w:t>
        </w:r>
        <w:r w:rsidR="00D04912" w:rsidDel="004C22F9">
          <w:t xml:space="preserve">  </w:t>
        </w:r>
        <w:r w:rsidR="00A375E3" w:rsidDel="004C22F9">
          <w:t xml:space="preserve">If most of the </w:t>
        </w:r>
        <w:r w:rsidR="000D2D50" w:rsidDel="004C22F9">
          <w:t xml:space="preserve">variation in </w:t>
        </w:r>
        <w:r w:rsidR="00FF6E47" w:rsidDel="004C22F9">
          <w:t xml:space="preserve">juvenile </w:t>
        </w:r>
        <w:r w:rsidR="002B51CF" w:rsidDel="004C22F9">
          <w:t>survival</w:t>
        </w:r>
        <w:r w:rsidR="00A375E3" w:rsidDel="004C22F9">
          <w:t xml:space="preserve"> can be attributed to </w:t>
        </w:r>
        <w:r w:rsidR="00507B5C" w:rsidDel="004C22F9">
          <w:t>predators</w:t>
        </w:r>
        <w:r w:rsidR="00A375E3" w:rsidDel="004C22F9">
          <w:t xml:space="preserve"> (Werner and Gilliam 1984) then the </w:t>
        </w:r>
        <w:r w:rsidR="000D2D50" w:rsidDel="004C22F9">
          <w:t xml:space="preserve">rate </w:t>
        </w:r>
        <w:r w:rsidR="00471A26" w:rsidDel="004C22F9">
          <w:t>location</w:t>
        </w:r>
        <w:r w:rsidR="000D2D50" w:rsidDel="004C22F9">
          <w:t>s</w:t>
        </w:r>
        <w:r w:rsidR="00471A26" w:rsidDel="004C22F9">
          <w:t xml:space="preserve"> in demographic state </w:t>
        </w:r>
        <w:r w:rsidR="00CE28CA" w:rsidDel="004C22F9">
          <w:t>space</w:t>
        </w:r>
        <w:r w:rsidR="00471A26" w:rsidDel="004C22F9">
          <w:t xml:space="preserve"> </w:t>
        </w:r>
        <w:r w:rsidR="0048268C" w:rsidDel="004C22F9">
          <w:t>indicate</w:t>
        </w:r>
        <w:r w:rsidR="00471A26" w:rsidDel="004C22F9">
          <w:t xml:space="preserve"> the degree of consumer control on the population</w:t>
        </w:r>
        <w:r w:rsidR="00F0207B" w:rsidDel="004C22F9">
          <w:t xml:space="preserve"> and </w:t>
        </w:r>
        <w:r w:rsidR="00233F65" w:rsidDel="004C22F9">
          <w:t>environmental mediation of such top-down control (Figure 1B-D)</w:t>
        </w:r>
        <w:r w:rsidR="00471A26" w:rsidDel="004C22F9">
          <w:t>.</w:t>
        </w:r>
        <w:r w:rsidR="00603A5C" w:rsidDel="004C22F9">
          <w:t xml:space="preserve"> </w:t>
        </w:r>
      </w:moveFrom>
    </w:p>
    <w:p w14:paraId="7B27E58F" w14:textId="699B3AAC" w:rsidR="000015EE" w:rsidRDefault="00241061" w:rsidP="00DE0421">
      <w:pPr>
        <w:pStyle w:val="NATESTYLE1CommonCollege"/>
        <w:ind w:firstLine="720"/>
      </w:pPr>
      <w:moveFromRangeStart w:id="128" w:author="Nathan Barrus" w:date="2025-06-18T13:00:00Z" w:name="move201144035"/>
      <w:moveFromRangeEnd w:id="126"/>
      <w:moveFrom w:id="129" w:author="Nathan Barrus" w:date="2025-06-18T13:00:00Z" w16du:dateUtc="2025-06-18T17:00:00Z">
        <w:r w:rsidDel="004C22F9">
          <w:t>The</w:t>
        </w:r>
        <w:r w:rsidR="009C5C44" w:rsidDel="004C22F9">
          <w:t xml:space="preserve"> isocline approach</w:t>
        </w:r>
        <w:r w:rsidR="000015EE" w:rsidDel="004C22F9">
          <w:t xml:space="preserve"> </w:t>
        </w:r>
        <w:r w:rsidDel="004C22F9">
          <w:t>could be of potential general interest</w:t>
        </w:r>
        <w:r w:rsidR="004F7637" w:rsidDel="004C22F9">
          <w:t>,</w:t>
        </w:r>
        <w:r w:rsidDel="004C22F9">
          <w:t xml:space="preserve"> particularly in its application</w:t>
        </w:r>
        <w:r w:rsidR="004F7637" w:rsidDel="004C22F9">
          <w:t xml:space="preserve"> to populations with high recruitment variation</w:t>
        </w:r>
        <w:r w:rsidDel="004C22F9">
          <w:t xml:space="preserve">. </w:t>
        </w:r>
        <w:r w:rsidR="00EC2C68" w:rsidDel="004C22F9">
          <w:t xml:space="preserve">The potential utility of demographic isoclines </w:t>
        </w:r>
        <w:r w:rsidR="00F61EA2" w:rsidDel="004C22F9">
          <w:t>is</w:t>
        </w:r>
        <w:r w:rsidR="00EC2C68" w:rsidDel="004C22F9">
          <w:t xml:space="preserve"> </w:t>
        </w:r>
        <w:r w:rsidR="00767965" w:rsidDel="004C22F9">
          <w:lastRenderedPageBreak/>
          <w:t xml:space="preserve">demonstrated </w:t>
        </w:r>
        <w:r w:rsidR="00CB3D69" w:rsidDel="004C22F9">
          <w:t xml:space="preserve">here </w:t>
        </w:r>
        <w:r w:rsidR="00767965" w:rsidDel="004C22F9">
          <w:t>by depicting</w:t>
        </w:r>
        <w:r w:rsidR="00EC2C68" w:rsidDel="004C22F9">
          <w:t xml:space="preserve"> </w:t>
        </w:r>
        <w:r w:rsidR="00287F17" w:rsidDel="004C22F9">
          <w:t>hypothetical isoclines</w:t>
        </w:r>
        <w:r w:rsidR="007D3D72" w:rsidDel="004C22F9">
          <w:t xml:space="preserve"> for </w:t>
        </w:r>
        <w:r w:rsidR="002F6FE0" w:rsidDel="004C22F9">
          <w:t>three</w:t>
        </w:r>
        <w:r w:rsidR="007D3D72" w:rsidDel="004C22F9">
          <w:t xml:space="preserve"> </w:t>
        </w:r>
        <w:r w:rsidR="004302D4" w:rsidDel="004C22F9">
          <w:t>taxa</w:t>
        </w:r>
        <w:r w:rsidR="007D3D72" w:rsidDel="004C22F9">
          <w:t xml:space="preserve"> of conservation</w:t>
        </w:r>
        <w:r w:rsidR="004302D4" w:rsidDel="004C22F9">
          <w:t xml:space="preserve"> or management</w:t>
        </w:r>
        <w:r w:rsidR="007D3D72" w:rsidDel="004C22F9">
          <w:t xml:space="preserve"> concern that span terrestrial, marine, and freshwater ecosystems where</w:t>
        </w:r>
        <w:r w:rsidR="00EC2C68" w:rsidDel="004C22F9">
          <w:t xml:space="preserve"> </w:t>
        </w:r>
        <w:r w:rsidR="007D3D72" w:rsidDel="004C22F9">
          <w:t xml:space="preserve">the details of recruitment have been sufficiently described </w:t>
        </w:r>
        <w:r w:rsidR="00767965" w:rsidDel="004C22F9">
          <w:t>(Figure 1</w:t>
        </w:r>
        <w:r w:rsidR="00D952A3" w:rsidDel="004C22F9">
          <w:t>B-D</w:t>
        </w:r>
        <w:r w:rsidR="00767965" w:rsidDel="004C22F9">
          <w:t>)</w:t>
        </w:r>
        <w:r w:rsidR="0035590D" w:rsidDel="004C22F9">
          <w:t>.</w:t>
        </w:r>
        <w:r w:rsidR="00B71524" w:rsidDel="004C22F9">
          <w:t xml:space="preserve"> </w:t>
        </w:r>
        <w:r w:rsidR="00EB02D9" w:rsidDel="004C22F9">
          <w:t xml:space="preserve"> </w:t>
        </w:r>
        <w:r w:rsidR="004A6400" w:rsidDel="004C22F9">
          <w:t xml:space="preserve"> </w:t>
        </w:r>
        <w:r w:rsidR="00717626" w:rsidDel="004C22F9">
          <w:t>In all three cases</w:t>
        </w:r>
        <w:r w:rsidR="004F2B1E" w:rsidDel="004C22F9">
          <w:t xml:space="preserve">, </w:t>
        </w:r>
        <w:r w:rsidR="00CF2684" w:rsidDel="004C22F9">
          <w:t xml:space="preserve">consumption is the </w:t>
        </w:r>
        <w:r w:rsidR="004F2B1E" w:rsidDel="004C22F9">
          <w:t xml:space="preserve">primary mechanism </w:t>
        </w:r>
        <w:r w:rsidR="004B7771" w:rsidDel="004C22F9">
          <w:t>driving</w:t>
        </w:r>
        <w:r w:rsidR="004F2B1E" w:rsidDel="004C22F9">
          <w:t xml:space="preserve"> </w:t>
        </w:r>
        <w:r w:rsidR="00E77022" w:rsidDel="004C22F9">
          <w:t>survival</w:t>
        </w:r>
        <w:r w:rsidR="00EE1DEF" w:rsidDel="004C22F9">
          <w:t xml:space="preserve"> of juvenile stages</w:t>
        </w:r>
        <w:r w:rsidR="004F2B1E" w:rsidDel="004C22F9">
          <w:t>,</w:t>
        </w:r>
        <w:r w:rsidR="00474AE8" w:rsidDel="004C22F9">
          <w:t xml:space="preserve"> and</w:t>
        </w:r>
        <w:r w:rsidR="004F2B1E" w:rsidDel="004C22F9">
          <w:t xml:space="preserve"> the</w:t>
        </w:r>
        <w:r w:rsidR="00717626" w:rsidDel="004C22F9">
          <w:t xml:space="preserve"> </w:t>
        </w:r>
        <w:r w:rsidR="0067155B" w:rsidDel="004C22F9">
          <w:t xml:space="preserve">demographic </w:t>
        </w:r>
        <w:r w:rsidR="004C14D4" w:rsidDel="004C22F9">
          <w:t xml:space="preserve">parameters </w:t>
        </w:r>
        <w:r w:rsidR="004A6400" w:rsidDel="004C22F9">
          <w:t>relate</w:t>
        </w:r>
        <w:r w:rsidR="00717626" w:rsidDel="004C22F9">
          <w:t>d</w:t>
        </w:r>
        <w:r w:rsidR="004A6400" w:rsidDel="004C22F9">
          <w:t xml:space="preserve"> to</w:t>
        </w:r>
        <w:r w:rsidR="002417D4" w:rsidDel="004C22F9">
          <w:t xml:space="preserve"> </w:t>
        </w:r>
        <w:r w:rsidR="004A6400" w:rsidDel="004C22F9">
          <w:t>environmental</w:t>
        </w:r>
        <w:r w:rsidR="00E2759E" w:rsidDel="004C22F9">
          <w:t xml:space="preserve"> </w:t>
        </w:r>
        <w:r w:rsidR="002417D4" w:rsidDel="004C22F9">
          <w:t>gradient</w:t>
        </w:r>
        <w:r w:rsidR="004C14D4" w:rsidDel="004C22F9">
          <w:t>s</w:t>
        </w:r>
        <w:r w:rsidR="004A6400" w:rsidDel="004C22F9">
          <w:t xml:space="preserve"> </w:t>
        </w:r>
        <w:r w:rsidR="00C36F86" w:rsidDel="004C22F9">
          <w:t>have been</w:t>
        </w:r>
        <w:r w:rsidR="000420B7" w:rsidDel="004C22F9">
          <w:t xml:space="preserve"> well</w:t>
        </w:r>
        <w:r w:rsidR="004A6400" w:rsidDel="004C22F9">
          <w:t xml:space="preserve"> </w:t>
        </w:r>
        <w:r w:rsidR="002417D4" w:rsidDel="004C22F9">
          <w:t>studied</w:t>
        </w:r>
        <w:r w:rsidR="00474AE8" w:rsidDel="004C22F9">
          <w:t xml:space="preserve">. </w:t>
        </w:r>
        <w:r w:rsidR="00E77022" w:rsidDel="004C22F9">
          <w:t>T</w:t>
        </w:r>
        <w:r w:rsidR="00474AE8" w:rsidDel="004C22F9">
          <w:t>hus</w:t>
        </w:r>
        <w:r w:rsidR="00FF2030" w:rsidDel="004C22F9">
          <w:t>,</w:t>
        </w:r>
        <w:r w:rsidR="004A6400" w:rsidDel="004C22F9">
          <w:t>the qualitative predictions about where conditions fall</w:t>
        </w:r>
        <w:r w:rsidR="00FF2030" w:rsidDel="004C22F9">
          <w:t xml:space="preserve"> </w:t>
        </w:r>
        <w:r w:rsidR="003227FB" w:rsidDel="004C22F9">
          <w:t>relative to the</w:t>
        </w:r>
        <w:r w:rsidR="00FF2030" w:rsidDel="004C22F9">
          <w:t xml:space="preserve"> isocline</w:t>
        </w:r>
        <w:r w:rsidR="004A6400" w:rsidDel="004C22F9">
          <w:t xml:space="preserve"> </w:t>
        </w:r>
        <w:r w:rsidR="00C91562" w:rsidDel="004C22F9">
          <w:t>can</w:t>
        </w:r>
        <w:r w:rsidR="00FF2030" w:rsidDel="004C22F9">
          <w:t xml:space="preserve"> </w:t>
        </w:r>
        <w:r w:rsidR="004A6400" w:rsidDel="004C22F9">
          <w:t xml:space="preserve">be </w:t>
        </w:r>
        <w:r w:rsidR="000015EE" w:rsidDel="004C22F9">
          <w:t xml:space="preserve">reasonably </w:t>
        </w:r>
        <w:r w:rsidR="00C573E8" w:rsidDel="004C22F9">
          <w:t xml:space="preserve">inferred </w:t>
        </w:r>
        <w:r w:rsidR="00421FDC" w:rsidDel="004C22F9">
          <w:t>(Figures 1B-</w:t>
        </w:r>
        <w:r w:rsidR="00C84D7F" w:rsidDel="004C22F9">
          <w:t>D</w:t>
        </w:r>
        <w:r w:rsidR="000015EE" w:rsidDel="004C22F9">
          <w:t>)</w:t>
        </w:r>
        <w:r w:rsidR="004A6400" w:rsidDel="004C22F9">
          <w:t>.</w:t>
        </w:r>
        <w:r w:rsidR="000015EE" w:rsidDel="004C22F9">
          <w:t xml:space="preserve"> </w:t>
        </w:r>
      </w:moveFrom>
      <w:moveFromRangeEnd w:id="128"/>
      <w:moveToRangeStart w:id="130" w:author="Nathan Barrus" w:date="2025-06-18T13:00:00Z" w:name="move201144035"/>
      <w:moveTo w:id="131" w:author="Nathan Barrus" w:date="2025-06-18T13:00:00Z" w16du:dateUtc="2025-06-18T17:00:00Z">
        <w:r w:rsidR="004C22F9">
          <w:t>The isocline approach could be of potential general interest, particularly in its application to populations with high recruitment variation. The potential utility of demographic isoclines is demonstrated here by depicting hypothetical isoclines for three taxa of conservation or management concern that span terrestrial, marine, and freshwater ecosystems where the details of recruitment have been sufficiently described (Figure 1B-D).   In all three cases, consumption is the primary mechanism driving survival of</w:t>
        </w:r>
      </w:moveTo>
      <w:ins w:id="132" w:author="Nathan Dorn" w:date="2025-06-20T14:53:00Z" w16du:dateUtc="2025-06-20T18:53:00Z">
        <w:r w:rsidR="00067200">
          <w:t xml:space="preserve"> individuals in</w:t>
        </w:r>
      </w:ins>
      <w:moveTo w:id="133" w:author="Nathan Barrus" w:date="2025-06-18T13:00:00Z" w16du:dateUtc="2025-06-18T17:00:00Z">
        <w:r w:rsidR="004C22F9">
          <w:t xml:space="preserve"> juvenile stages, and the demographic parameters related to environmental gradients have been well studied. Thus,</w:t>
        </w:r>
      </w:moveTo>
      <w:ins w:id="134" w:author="Nathan Dorn" w:date="2025-06-20T14:53:00Z" w16du:dateUtc="2025-06-20T18:53:00Z">
        <w:r w:rsidR="00067200">
          <w:t xml:space="preserve"> </w:t>
        </w:r>
      </w:ins>
      <w:moveTo w:id="135" w:author="Nathan Barrus" w:date="2025-06-18T13:00:00Z" w16du:dateUtc="2025-06-18T17:00:00Z">
        <w:r w:rsidR="004C22F9">
          <w:t xml:space="preserve">the qualitative predictions about where conditions fall relative to the isocline can be reasonably inferred (Figures 1B-D). </w:t>
        </w:r>
      </w:moveTo>
      <w:moveToRangeEnd w:id="130"/>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ins w:id="136" w:author="Nathan Dorn" w:date="2025-06-12T13:26:00Z" w16du:dateUtc="2025-06-12T17:26:00Z">
        <w:r w:rsidR="006E499B">
          <w:t xml:space="preserve">the </w:t>
        </w:r>
      </w:ins>
      <w:r w:rsidR="009D1DFF">
        <w:t xml:space="preserve">published literature </w:t>
      </w:r>
      <w:r w:rsidR="00A03493">
        <w:t xml:space="preserve">under the same framework we do not </w:t>
      </w:r>
      <w:r w:rsidR="00C36F86">
        <w:t xml:space="preserve">intend </w:t>
      </w:r>
      <w:r w:rsidR="00A03493">
        <w:t>to over-simplify the ecological details of recruitment</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425E61F2"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 xml:space="preserve">Aedes </w:t>
      </w:r>
      <w:proofErr w:type="spellStart"/>
      <w:r w:rsidR="00C15302" w:rsidRPr="00C15302">
        <w:rPr>
          <w:i/>
          <w:iCs/>
        </w:rPr>
        <w:t>atropalpus</w:t>
      </w:r>
      <w:proofErr w:type="spellEnd"/>
      <w:r w:rsidR="00C15302">
        <w:t>)</w:t>
      </w:r>
      <w:r w:rsidR="00DF4D1D">
        <w:t xml:space="preserve"> and </w:t>
      </w:r>
      <w:r w:rsidR="000015EE">
        <w:t>their survival with dragonfly (</w:t>
      </w:r>
      <w:proofErr w:type="spellStart"/>
      <w:r w:rsidR="000015EE" w:rsidRPr="00DF4D1D">
        <w:rPr>
          <w:i/>
          <w:iCs/>
        </w:rPr>
        <w:t>Pantala</w:t>
      </w:r>
      <w:proofErr w:type="spellEnd"/>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 xml:space="preserve">he net effect of both rate changes was </w:t>
      </w:r>
      <w:r w:rsidR="000015EE">
        <w:lastRenderedPageBreak/>
        <w:t>su</w:t>
      </w:r>
      <w:r w:rsidR="0023572C">
        <w:t xml:space="preserve">ch that at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1534A7">
        <w:t xml:space="preserve">; rate combinations </w:t>
      </w:r>
      <w:del w:id="137" w:author="Nathan Dorn" w:date="2025-06-12T13:27:00Z" w16du:dateUtc="2025-06-12T17:27:00Z">
        <w:r w:rsidR="001534A7" w:rsidDel="005202A3">
          <w:delText xml:space="preserve">were </w:delText>
        </w:r>
      </w:del>
      <w:ins w:id="138" w:author="Nathan Dorn" w:date="2025-06-12T13:27:00Z" w16du:dateUtc="2025-06-12T17:27:00Z">
        <w:r w:rsidR="005202A3">
          <w:t xml:space="preserve">would be </w:t>
        </w:r>
      </w:ins>
      <w:r w:rsidR="00112270">
        <w:t xml:space="preserve">below and left of </w:t>
      </w:r>
      <w:r w:rsidR="00305AD4">
        <w:t xml:space="preserve">the </w:t>
      </w:r>
      <w:r w:rsidR="00112270">
        <w:t>isocline</w:t>
      </w:r>
      <w:r w:rsidR="00F36B51">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1534A7">
        <w:t>;</w:t>
      </w:r>
      <w:r w:rsidR="004D1521">
        <w:t xml:space="preserve"> </w:t>
      </w:r>
      <w:r w:rsidR="00F36B51">
        <w:t xml:space="preserve">joint rates moved down, but also to the right </w:t>
      </w:r>
      <w:r w:rsidR="00B26FD9">
        <w:t>of</w:t>
      </w:r>
      <w:r w:rsidR="00112270">
        <w:t xml:space="preserve"> </w:t>
      </w:r>
      <w:r w:rsidR="001675B8">
        <w:t xml:space="preserve">the </w:t>
      </w:r>
      <w:r w:rsidR="00112270">
        <w:t>isocline</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6F233ED9"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 xml:space="preserve">elk numbers and environmental variation </w:t>
      </w:r>
      <w:r w:rsidR="00D27A46">
        <w:t>(Figure 1C</w:t>
      </w:r>
      <w:r w:rsidR="002A53AF">
        <w:t xml:space="preserve">; </w:t>
      </w:r>
      <w:r w:rsidR="004A3CE1">
        <w:fldChar w:fldCharType="begin"/>
      </w:r>
      <w:r w:rsidR="00B871C2">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 xml:space="preserve">Canus </w:t>
      </w:r>
      <w:proofErr w:type="spellStart"/>
      <w:r w:rsidR="0077234A" w:rsidRPr="0077234A">
        <w:rPr>
          <w:i/>
          <w:iCs/>
        </w:rPr>
        <w:t>lupis</w:t>
      </w:r>
      <w:proofErr w:type="spellEnd"/>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FC040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allowing aspen 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BB5D9B">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t>
      </w:r>
      <w:r>
        <w:lastRenderedPageBreak/>
        <w:t>was proposed by Kauffman et al. (2010) and the work by Brice et al. (2024) confirm</w:t>
      </w:r>
      <w:ins w:id="139" w:author="Nathan Dorn" w:date="2025-06-12T13:29:00Z" w16du:dateUtc="2025-06-12T17:29:00Z">
        <w:r w:rsidR="00C80428">
          <w:t>ed</w:t>
        </w:r>
      </w:ins>
      <w:del w:id="140" w:author="Nathan Dorn" w:date="2025-06-12T13:29:00Z" w16du:dateUtc="2025-06-12T17:29:00Z">
        <w:r w:rsidR="00CA5A54" w:rsidDel="00C80428">
          <w:delText>s</w:delText>
        </w:r>
      </w:del>
      <w:r>
        <w:t xml:space="preserve"> the importance of </w:t>
      </w:r>
      <w:proofErr w:type="gramStart"/>
      <w:r w:rsidR="008D2DFC">
        <w:t>the interaction</w:t>
      </w:r>
      <w:proofErr w:type="gramEnd"/>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ins w:id="141" w:author="Nathan Barrus" w:date="2025-06-06T11:30:00Z" w16du:dateUtc="2025-06-06T15:30:00Z">
        <w:r w:rsidR="003522F0">
          <w:t xml:space="preserve"> interactive effects of the</w:t>
        </w:r>
      </w:ins>
      <w:r w:rsidR="005F3FD3">
        <w:t xml:space="preserve"> two rates </w:t>
      </w:r>
      <w:del w:id="142" w:author="Nathan Dorn" w:date="2025-06-12T13:29:00Z" w16du:dateUtc="2025-06-12T17:29:00Z">
        <w:r w:rsidR="002406ED" w:rsidDel="00C80428">
          <w:delText xml:space="preserve">in combination </w:delText>
        </w:r>
      </w:del>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02C6FC5F"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del w:id="143" w:author="Nathan Barrus" w:date="2025-06-06T11:31:00Z" w16du:dateUtc="2025-06-06T15:31:00Z">
        <w:r w:rsidR="00B23DCC" w:rsidDel="00874BDA">
          <w:delText xml:space="preserve">in </w:delText>
        </w:r>
        <w:r w:rsidR="00DF693B" w:rsidDel="00874BDA">
          <w:delText xml:space="preserve">an estuary </w:delText>
        </w:r>
      </w:del>
      <w:r w:rsidR="00DF693B">
        <w:t>was</w:t>
      </w:r>
      <w:r w:rsidR="00B23DCC">
        <w:t xml:space="preserve"> </w:t>
      </w:r>
      <w:r w:rsidR="00A52ECD">
        <w:t>observed by Kimbro et al. (2013</w:t>
      </w:r>
      <w:r w:rsidR="003F7A73">
        <w:t>)</w:t>
      </w:r>
      <w:ins w:id="144" w:author="Nathan Barrus" w:date="2025-06-06T11:31:00Z" w16du:dateUtc="2025-06-06T15:31:00Z">
        <w:r w:rsidR="00874BDA">
          <w:t xml:space="preserve"> in an</w:t>
        </w:r>
      </w:ins>
      <w:ins w:id="145" w:author="Nathan Barrus" w:date="2025-06-06T11:32:00Z" w16du:dateUtc="2025-06-06T15:32:00Z">
        <w:r w:rsidR="00637F7C">
          <w:t xml:space="preserve"> estuary</w:t>
        </w:r>
      </w:ins>
      <w:r w:rsidR="00140306">
        <w:t xml:space="preserve">. </w:t>
      </w:r>
    </w:p>
    <w:p w14:paraId="1D109D87" w14:textId="705A17F0"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ins w:id="146" w:author="Nathan Barrus" w:date="2025-06-06T08:45:00Z" w16du:dateUtc="2025-06-06T12:45:00Z">
        <w:r w:rsidR="00DE11D0">
          <w:t xml:space="preserve"> (i.e., negative slope)</w:t>
        </w:r>
      </w:ins>
      <w:r>
        <w:t xml:space="preserve"> to any species with high mortality</w:t>
      </w:r>
      <w:r w:rsidR="00855A8F">
        <w:t xml:space="preserve"> from</w:t>
      </w:r>
      <w:r>
        <w:t xml:space="preserve"> stage- or size-dependent </w:t>
      </w:r>
      <w:ins w:id="147" w:author="Nathan Dorn" w:date="2025-06-12T13:31:00Z" w16du:dateUtc="2025-06-12T17:31:00Z">
        <w:r w:rsidR="00930AEA">
          <w:t xml:space="preserve">juvenile </w:t>
        </w:r>
      </w:ins>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proofErr w:type="spellStart"/>
      <w:r w:rsidR="0064034E" w:rsidRPr="006C7E08">
        <w:rPr>
          <w:i/>
          <w:iCs/>
        </w:rPr>
        <w:t>Pomacea</w:t>
      </w:r>
      <w:proofErr w:type="spellEnd"/>
      <w:r w:rsidR="0064034E" w:rsidRPr="006C7E08">
        <w:rPr>
          <w:i/>
          <w:iCs/>
        </w:rPr>
        <w:t xml:space="preserve">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del w:id="148" w:author="Nathan Dorn" w:date="2025-06-20T14:55:00Z" w16du:dateUtc="2025-06-20T18:55:00Z">
        <w:r w:rsidR="00345DFB" w:rsidDel="00256E95">
          <w:delText>-</w:delText>
        </w:r>
        <w:r w:rsidR="00CE23C8" w:rsidDel="00256E95">
          <w:delText>based</w:delText>
        </w:r>
        <w:r w:rsidR="00CE23C8" w:rsidDel="007F3F3B">
          <w:delText xml:space="preserve"> zero population growth</w:delText>
        </w:r>
      </w:del>
      <w:r w:rsidR="00CE23C8">
        <w:t xml:space="preserve">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w:t>
      </w:r>
      <w:ins w:id="149" w:author="Nathan Dorn" w:date="2025-06-20T14:55:00Z" w16du:dateUtc="2025-06-20T18:55:00Z">
        <w:r w:rsidR="007F3F3B">
          <w:t xml:space="preserve">size-indexed </w:t>
        </w:r>
        <w:r w:rsidR="00F40EC8">
          <w:t>demographic</w:t>
        </w:r>
      </w:ins>
      <w:del w:id="150" w:author="Nathan Dorn" w:date="2025-06-20T14:55:00Z" w16du:dateUtc="2025-06-20T18:55:00Z">
        <w:r w:rsidR="00673700" w:rsidDel="00F40EC8">
          <w:delText>age-structured</w:delText>
        </w:r>
      </w:del>
      <w:r w:rsidR="00673700">
        <w:t xml:space="preserve">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w:t>
      </w:r>
      <w:ins w:id="151" w:author="Nathan Barrus" w:date="2025-06-18T12:35:00Z" w16du:dateUtc="2025-06-18T16:35:00Z">
        <w:r w:rsidR="00EB14FC">
          <w:t xml:space="preserve">juvenile </w:t>
        </w:r>
      </w:ins>
      <w:r w:rsidR="00673700">
        <w:t xml:space="preserve">growth </w:t>
      </w:r>
      <w:r w:rsidR="002C335D">
        <w:t xml:space="preserve">rates </w:t>
      </w:r>
      <w:r w:rsidR="00673700">
        <w:t>in the field to</w:t>
      </w:r>
      <w:r w:rsidR="00D15375">
        <w:t xml:space="preserve"> </w:t>
      </w:r>
      <w:r w:rsidR="00D15375">
        <w:lastRenderedPageBreak/>
        <w:t>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population growth</w:t>
      </w:r>
      <w:del w:id="152" w:author="Nathan Dorn" w:date="2025-06-20T14:57:00Z" w16du:dateUtc="2025-06-20T18:57:00Z">
        <w:r w:rsidR="00673700" w:rsidDel="00F40EC8">
          <w:delText xml:space="preserve"> during the annual recruitment period</w:delText>
        </w:r>
      </w:del>
      <w:r w:rsidR="00673700">
        <w:t xml:space="preserve">.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673700">
        <w:t>dynamic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153" w:name="_Toc92806943"/>
      <w:r>
        <w:t>System and study species</w:t>
      </w:r>
    </w:p>
    <w:p w14:paraId="2705B95A" w14:textId="3F9B6876"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A26C41">
        <w:t>.</w:t>
      </w:r>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t>D</w:t>
      </w:r>
      <w:r w:rsidRPr="00524172">
        <w:t>rainage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Sloughs are interspersed with higher elevation ridges dominated by sawgrass (</w:t>
      </w:r>
      <w:proofErr w:type="spellStart"/>
      <w:r w:rsidRPr="00524172">
        <w:rPr>
          <w:i/>
          <w:iCs/>
        </w:rPr>
        <w:t>Cladium</w:t>
      </w:r>
      <w:proofErr w:type="spellEnd"/>
      <w:r w:rsidRPr="00524172">
        <w:rPr>
          <w:i/>
          <w:iCs/>
        </w:rPr>
        <w:t xml:space="preserve"> </w:t>
      </w:r>
      <w:proofErr w:type="spellStart"/>
      <w:r w:rsidRPr="00524172">
        <w:rPr>
          <w:i/>
          <w:iCs/>
        </w:rPr>
        <w:t>jamaicense</w:t>
      </w:r>
      <w:proofErr w:type="spellEnd"/>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 xml:space="preserve">(Zweig and </w:t>
      </w:r>
      <w:r w:rsidR="00D94B9B" w:rsidRPr="00D94B9B">
        <w:lastRenderedPageBreak/>
        <w:t>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14293D8D"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proofErr w:type="spellStart"/>
      <w:r w:rsidR="00A77DE6" w:rsidRPr="008D75C3">
        <w:rPr>
          <w:rStyle w:val="normaltextrun"/>
          <w:i/>
          <w:iCs/>
          <w:color w:val="000000"/>
          <w:shd w:val="clear" w:color="auto" w:fill="FFFFFF"/>
        </w:rPr>
        <w:t>Rostrhamus</w:t>
      </w:r>
      <w:proofErr w:type="spellEnd"/>
      <w:r w:rsidR="00A77DE6" w:rsidRPr="008D75C3">
        <w:rPr>
          <w:rStyle w:val="normaltextrun"/>
          <w:i/>
          <w:iCs/>
          <w:color w:val="000000"/>
          <w:shd w:val="clear" w:color="auto" w:fill="FFFFFF"/>
        </w:rPr>
        <w:t xml:space="preserve"> </w:t>
      </w:r>
      <w:proofErr w:type="spellStart"/>
      <w:r w:rsidR="00A77DE6" w:rsidRPr="008D75C3">
        <w:rPr>
          <w:rStyle w:val="normaltextrun"/>
          <w:i/>
          <w:iCs/>
          <w:color w:val="000000"/>
          <w:shd w:val="clear" w:color="auto" w:fill="FFFFFF"/>
        </w:rPr>
        <w:t>sociabilis</w:t>
      </w:r>
      <w:proofErr w:type="spellEnd"/>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proofErr w:type="spellStart"/>
      <w:r w:rsidRPr="00D601BB">
        <w:t>spp</w:t>
      </w:r>
      <w:proofErr w:type="spellEnd"/>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proofErr w:type="spellStart"/>
      <w:r w:rsidRPr="0085088C">
        <w:rPr>
          <w:i/>
          <w:iCs/>
        </w:rPr>
        <w:t>Fundulus</w:t>
      </w:r>
      <w:proofErr w:type="spellEnd"/>
      <w:r w:rsidRPr="0085088C">
        <w:rPr>
          <w:i/>
          <w:iCs/>
        </w:rPr>
        <w:t xml:space="preserve"> </w:t>
      </w:r>
      <w:proofErr w:type="spellStart"/>
      <w:r w:rsidRPr="0085088C">
        <w:rPr>
          <w:i/>
          <w:iCs/>
        </w:rPr>
        <w:t>seminolis</w:t>
      </w:r>
      <w:proofErr w:type="spellEnd"/>
      <w:r>
        <w:t>), g</w:t>
      </w:r>
      <w:r w:rsidRPr="00524172">
        <w:t xml:space="preserve">reater </w:t>
      </w:r>
      <w:r>
        <w:t>s</w:t>
      </w:r>
      <w:r w:rsidRPr="00524172">
        <w:t>iren</w:t>
      </w:r>
      <w:r w:rsidR="0085088C">
        <w:t xml:space="preserve"> (</w:t>
      </w:r>
      <w:r w:rsidR="0085088C" w:rsidRPr="0085088C">
        <w:rPr>
          <w:i/>
          <w:iCs/>
        </w:rPr>
        <w:t xml:space="preserve">Siren </w:t>
      </w:r>
      <w:proofErr w:type="spellStart"/>
      <w:r w:rsidR="0085088C" w:rsidRPr="0085088C">
        <w:rPr>
          <w:i/>
          <w:iCs/>
        </w:rPr>
        <w:t>lacertina</w:t>
      </w:r>
      <w:proofErr w:type="spellEnd"/>
      <w:r w:rsidR="0085088C">
        <w:t>)</w:t>
      </w:r>
      <w:r w:rsidRPr="00524172">
        <w:t xml:space="preserve">, and </w:t>
      </w:r>
      <w:r>
        <w:t>t</w:t>
      </w:r>
      <w:r w:rsidRPr="00524172">
        <w:t>urtles</w:t>
      </w:r>
      <w:r w:rsidR="0085088C">
        <w:t xml:space="preserve"> (e.g., </w:t>
      </w:r>
      <w:proofErr w:type="spellStart"/>
      <w:r w:rsidR="0085088C" w:rsidRPr="0085088C">
        <w:rPr>
          <w:i/>
          <w:iCs/>
        </w:rPr>
        <w:t>Kinosternon</w:t>
      </w:r>
      <w:proofErr w:type="spellEnd"/>
      <w:r w:rsidR="0085088C" w:rsidRPr="0085088C">
        <w:rPr>
          <w:i/>
          <w:iCs/>
        </w:rPr>
        <w:t xml:space="preserve">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w:t>
      </w:r>
      <w:proofErr w:type="spellStart"/>
      <w:r w:rsidRPr="00524172">
        <w:t>Belostomatidae</w:t>
      </w:r>
      <w:proofErr w:type="spellEnd"/>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 xml:space="preserve">are known to eat snails but </w:t>
      </w:r>
      <w:del w:id="154" w:author="Nathan Barrus" w:date="2025-05-12T13:18:00Z" w16du:dateUtc="2025-05-12T17:18:00Z">
        <w:r w:rsidR="00D15375" w:rsidDel="005677A2">
          <w:delText xml:space="preserve">had </w:delText>
        </w:r>
      </w:del>
      <w:ins w:id="155" w:author="Nathan Barrus" w:date="2025-05-12T13:18:00Z" w16du:dateUtc="2025-05-12T17:18:00Z">
        <w:r w:rsidR="005677A2">
          <w:t xml:space="preserve">have </w:t>
        </w:r>
      </w:ins>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156" w:name="_Hlk98946915"/>
      <w:bookmarkStart w:id="157" w:name="_Toc92806946"/>
      <w:bookmarkEnd w:id="153"/>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after hatching</w:t>
      </w:r>
      <w:r w:rsidR="001F5C14">
        <w:t xml:space="preserve"> or the population-dynamic impacts</w:t>
      </w:r>
      <w:r w:rsidR="00AF34B7">
        <w:t xml:space="preserve"> </w:t>
      </w:r>
      <w:ins w:id="158" w:author="Nathan Dorn" w:date="2025-06-20T15:43:00Z" w16du:dateUtc="2025-06-20T19:43:00Z">
        <w:r w:rsidR="007B3ACA">
          <w:t xml:space="preserve">of cohort survival </w:t>
        </w:r>
      </w:ins>
      <w:r w:rsidR="0082366D">
        <w:t xml:space="preserve">within natural </w:t>
      </w:r>
      <w:del w:id="159" w:author="Nathan Dorn" w:date="2025-06-20T15:43:00Z" w16du:dateUtc="2025-06-20T19:43:00Z">
        <w:r w:rsidR="0082366D" w:rsidDel="007B3ACA">
          <w:delText>system</w:delText>
        </w:r>
        <w:r w:rsidR="002D4BE6" w:rsidDel="007B3ACA">
          <w:delText>s</w:delText>
        </w:r>
        <w:r w:rsidR="0082366D" w:rsidDel="007B3ACA">
          <w:delText xml:space="preserve"> </w:delText>
        </w:r>
      </w:del>
      <w:ins w:id="160" w:author="Nathan Dorn" w:date="2025-06-20T15:43:00Z" w16du:dateUtc="2025-06-20T19:43:00Z">
        <w:r w:rsidR="007B3ACA">
          <w:t xml:space="preserve">wetlands </w:t>
        </w:r>
      </w:ins>
      <w:del w:id="161" w:author="Nathan Dorn" w:date="2025-06-20T15:43:00Z" w16du:dateUtc="2025-06-20T19:43:00Z">
        <w:r w:rsidR="0082366D" w:rsidDel="007B3ACA">
          <w:delText xml:space="preserve">partly </w:delText>
        </w:r>
      </w:del>
      <w:ins w:id="162" w:author="Nathan Dorn" w:date="2025-06-20T15:43:00Z" w16du:dateUtc="2025-06-20T19:43:00Z">
        <w:r w:rsidR="007B3ACA">
          <w:t xml:space="preserve">mostly </w:t>
        </w:r>
      </w:ins>
      <w:r w:rsidR="0082366D">
        <w:t>because t</w:t>
      </w:r>
      <w:r w:rsidR="004F35FA">
        <w:t xml:space="preserve">racking cohorts of </w:t>
      </w:r>
      <w:r w:rsidR="000C7817">
        <w:t xml:space="preserve">small </w:t>
      </w:r>
      <w:r w:rsidR="004F35FA">
        <w:t xml:space="preserve">juvenile snails is </w:t>
      </w:r>
      <w:r w:rsidR="00F86C41">
        <w:t>logistically infeasible</w:t>
      </w:r>
      <w:r w:rsidR="0082366D">
        <w:t xml:space="preserve">, </w:t>
      </w:r>
      <w:r w:rsidR="002D4BE6">
        <w:t xml:space="preserve">thus we </w:t>
      </w:r>
      <w:r w:rsidR="002D4BE6">
        <w:lastRenderedPageBreak/>
        <w:t xml:space="preserve">developed </w:t>
      </w:r>
      <w:r w:rsidR="003D7456">
        <w:t>an isocline approach to investigate</w:t>
      </w:r>
      <w:r w:rsidR="004B353E">
        <w:t xml:space="preserve"> </w:t>
      </w:r>
      <w:r w:rsidR="00F86C41">
        <w:t xml:space="preserve">spatiotemporal variation in </w:t>
      </w:r>
      <w:del w:id="163" w:author="Nathan Barrus" w:date="2025-06-18T12:43:00Z" w16du:dateUtc="2025-06-18T16:43:00Z">
        <w:r w:rsidR="00F86C41" w:rsidDel="004808B1">
          <w:delText xml:space="preserve">mortality and </w:delText>
        </w:r>
      </w:del>
      <w:ins w:id="164" w:author="Nathan Barrus" w:date="2025-06-18T12:43:00Z" w16du:dateUtc="2025-06-18T16:43:00Z">
        <w:r w:rsidR="004808B1">
          <w:t xml:space="preserve">juvenile </w:t>
        </w:r>
      </w:ins>
      <w:r w:rsidR="00F86C41">
        <w:t>growth</w:t>
      </w:r>
      <w:ins w:id="165" w:author="Nathan Barrus" w:date="2025-06-18T12:43:00Z" w16du:dateUtc="2025-06-18T16:43:00Z">
        <w:r w:rsidR="004808B1">
          <w:t xml:space="preserve"> and survival</w:t>
        </w:r>
        <w:del w:id="166" w:author="Nathan Dorn" w:date="2025-06-20T14:57:00Z" w16du:dateUtc="2025-06-20T18:57:00Z">
          <w:r w:rsidR="004808B1" w:rsidDel="00F40EC8">
            <w:delText xml:space="preserve"> </w:delText>
          </w:r>
        </w:del>
      </w:ins>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3E1F924A" w14:textId="1A9749EF" w:rsidR="00673700" w:rsidRPr="000B3146" w:rsidDel="001F54A4" w:rsidRDefault="00673700" w:rsidP="001F54A4">
      <w:pPr>
        <w:pStyle w:val="NATESTYLE1CommonCollege"/>
        <w:ind w:firstLine="720"/>
        <w:rPr>
          <w:del w:id="167" w:author="Nathan Barrus" w:date="2025-06-18T13:01:00Z" w16du:dateUtc="2025-06-18T17:01:00Z"/>
          <w:rStyle w:val="CommentReference"/>
          <w:sz w:val="24"/>
          <w:szCs w:val="24"/>
        </w:rPr>
      </w:pPr>
      <w:del w:id="168" w:author="Nathan Barrus" w:date="2025-06-18T13:01:00Z" w16du:dateUtc="2025-06-18T17:01:00Z">
        <w:r w:rsidRPr="000B3146" w:rsidDel="001F54A4">
          <w:delText xml:space="preserve">We used a published </w:delText>
        </w:r>
        <w:r w:rsidR="00CE2C57" w:rsidDel="001F54A4">
          <w:delText>size</w:delText>
        </w:r>
        <w:r w:rsidRPr="000B3146" w:rsidDel="001F54A4">
          <w:delText>-</w:delText>
        </w:r>
        <w:r w:rsidR="00CE2C57" w:rsidDel="001F54A4">
          <w:delText>indexed</w:delText>
        </w:r>
        <w:r w:rsidRPr="000B3146" w:rsidDel="001F54A4">
          <w:delText xml:space="preserve"> population model</w:delText>
        </w:r>
        <w:r w:rsidR="001D04BD" w:rsidDel="001F54A4">
          <w:delText xml:space="preserve"> </w:delText>
        </w:r>
        <w:r w:rsidR="001D04BD" w:rsidDel="001F54A4">
          <w:fldChar w:fldCharType="begin"/>
        </w:r>
        <w:r w:rsidR="001D04BD" w:rsidDel="001F54A4">
          <w:del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delInstrText>
        </w:r>
        <w:r w:rsidR="001D04BD" w:rsidDel="001F54A4">
          <w:fldChar w:fldCharType="separate"/>
        </w:r>
        <w:r w:rsidR="001D04BD" w:rsidRPr="001D04BD" w:rsidDel="001F54A4">
          <w:delText>(Darby et al. 2015)</w:delText>
        </w:r>
        <w:r w:rsidR="001D04BD" w:rsidDel="001F54A4">
          <w:fldChar w:fldCharType="end"/>
        </w:r>
        <w:r w:rsidRPr="000B3146" w:rsidDel="001F54A4">
          <w:delText xml:space="preserve"> to create zero-population growth isoclines from theoretical combinations of two parameters, juvenile growth and survival (FAS &lt; 10 mm SL) holding all other variables stable (details in </w:delText>
        </w:r>
        <w:r w:rsidR="001530F1" w:rsidDel="001F54A4">
          <w:delText>Appendix S1</w:delText>
        </w:r>
        <w:r w:rsidRPr="000B3146" w:rsidDel="001F54A4">
          <w:delText xml:space="preserve">). </w:delText>
        </w:r>
        <w:r w:rsidR="00246D65" w:rsidDel="001F54A4">
          <w:delText>The model</w:delText>
        </w:r>
        <w:r w:rsidR="005A1245" w:rsidDel="001F54A4">
          <w:delText xml:space="preserve"> is a</w:delText>
        </w:r>
        <w:r w:rsidR="00000804" w:rsidDel="001F54A4">
          <w:delText>n age</w:delText>
        </w:r>
        <w:r w:rsidR="00A67316" w:rsidDel="001F54A4">
          <w:delText xml:space="preserve">-structured </w:delText>
        </w:r>
        <w:r w:rsidR="005A1245" w:rsidDel="001F54A4">
          <w:delText>matrix model (</w:delText>
        </w:r>
        <w:r w:rsidR="00A314FD" w:rsidDel="001F54A4">
          <w:delText>i.e.,</w:delText>
        </w:r>
        <w:r w:rsidR="005A1245" w:rsidDel="001F54A4">
          <w:delText xml:space="preserve"> Leslie Matrix) that</w:delText>
        </w:r>
        <w:r w:rsidR="00246D65" w:rsidDel="001F54A4">
          <w:delText xml:space="preserve"> </w:delText>
        </w:r>
        <w:r w:rsidR="00586A3C" w:rsidDel="001F54A4">
          <w:delText xml:space="preserve">tracks </w:delText>
        </w:r>
        <w:r w:rsidR="00EE72C1" w:rsidDel="001F54A4">
          <w:delText xml:space="preserve">annual </w:delText>
        </w:r>
        <w:r w:rsidR="00586A3C" w:rsidDel="001F54A4">
          <w:delText>cohorts on daily time steps</w:delText>
        </w:r>
        <w:r w:rsidR="00CE2369" w:rsidDel="001F54A4">
          <w:delText xml:space="preserve">, but </w:delText>
        </w:r>
        <w:r w:rsidR="00CF7E42" w:rsidDel="001F54A4">
          <w:delText xml:space="preserve">model </w:delText>
        </w:r>
        <w:r w:rsidR="004E0FAA" w:rsidDel="001F54A4">
          <w:delText xml:space="preserve">structure </w:delText>
        </w:r>
        <w:r w:rsidR="00CF7E42" w:rsidDel="001F54A4">
          <w:delText>provides the</w:delText>
        </w:r>
        <w:r w:rsidR="004E0FAA" w:rsidDel="001F54A4">
          <w:delText xml:space="preserve"> </w:delText>
        </w:r>
        <w:r w:rsidR="00DA0510" w:rsidDel="001F54A4">
          <w:delText xml:space="preserve"> </w:delText>
        </w:r>
        <w:r w:rsidR="00CE2369" w:rsidDel="001F54A4">
          <w:delText>index</w:delText>
        </w:r>
        <w:r w:rsidR="00DA0510" w:rsidDel="001F54A4">
          <w:delText xml:space="preserve"> </w:delText>
        </w:r>
        <w:r w:rsidR="00CF7E42" w:rsidDel="001F54A4">
          <w:delText xml:space="preserve">for size </w:delText>
        </w:r>
        <w:r w:rsidR="001D782D" w:rsidDel="001F54A4">
          <w:delText>using an</w:delText>
        </w:r>
        <w:r w:rsidR="00050B3E" w:rsidDel="001F54A4">
          <w:delText xml:space="preserve"> equation </w:delText>
        </w:r>
        <w:r w:rsidR="00AD64EA" w:rsidDel="001F54A4">
          <w:delText>that describes</w:delText>
        </w:r>
        <w:r w:rsidR="00702817" w:rsidDel="001F54A4">
          <w:delText xml:space="preserve"> size at age</w:delText>
        </w:r>
        <w:r w:rsidR="002B762B" w:rsidDel="001F54A4">
          <w:delText>.</w:delText>
        </w:r>
        <w:r w:rsidR="00362822" w:rsidDel="001F54A4">
          <w:delText xml:space="preserve"> </w:delText>
        </w:r>
        <w:r w:rsidR="006A3895" w:rsidDel="001F54A4">
          <w:delText>S</w:delText>
        </w:r>
        <w:r w:rsidR="00F87D4D" w:rsidDel="001F54A4">
          <w:delText xml:space="preserve">urvival </w:delText>
        </w:r>
        <w:r w:rsidR="00647853" w:rsidDel="001F54A4">
          <w:delText xml:space="preserve">and fecundity </w:delText>
        </w:r>
        <w:r w:rsidR="00F87D4D" w:rsidDel="001F54A4">
          <w:delText xml:space="preserve">rates are determined by </w:delText>
        </w:r>
        <w:r w:rsidR="00647853" w:rsidDel="001F54A4">
          <w:delText>the size-structure.</w:delText>
        </w:r>
        <w:r w:rsidR="00362822" w:rsidDel="001F54A4">
          <w:delText xml:space="preserve"> C</w:delText>
        </w:r>
        <w:r w:rsidR="00EE72C1" w:rsidDel="001F54A4">
          <w:delText xml:space="preserve">ohorts </w:delText>
        </w:r>
        <w:r w:rsidR="00362822" w:rsidDel="001F54A4">
          <w:delText xml:space="preserve">are </w:delText>
        </w:r>
        <w:r w:rsidR="00EE72C1" w:rsidDel="001F54A4">
          <w:delText xml:space="preserve">produced </w:delText>
        </w:r>
        <w:r w:rsidR="00AA67A5" w:rsidDel="001F54A4">
          <w:delText>through fecundity rates</w:delText>
        </w:r>
        <w:r w:rsidR="00CB483C" w:rsidDel="001F54A4">
          <w:delText xml:space="preserve"> that are a function of </w:delText>
        </w:r>
        <w:r w:rsidR="00455E28" w:rsidDel="001F54A4">
          <w:delText>reproductive season (i.e,  spring or summer) and water depths</w:delText>
        </w:r>
        <w:r w:rsidR="000F4277" w:rsidDel="001F54A4">
          <w:delText xml:space="preserve">. </w:delText>
        </w:r>
        <w:r w:rsidR="00107B78" w:rsidDel="001F54A4">
          <w:delText xml:space="preserve">The model was </w:delText>
        </w:r>
        <w:r w:rsidR="005F4936" w:rsidDel="001F54A4">
          <w:delText>originally developed to provide ecological assessment of hydrologic restoration (tied to water depths) in the Everglades for FAS, but</w:delText>
        </w:r>
        <w:r w:rsidR="005F4936" w:rsidDel="001F54A4">
          <w:rPr>
            <w:rStyle w:val="CommentReference"/>
            <w:sz w:val="24"/>
            <w:szCs w:val="24"/>
          </w:rPr>
          <w:delText>we</w:delText>
        </w:r>
        <w:r w:rsidRPr="000B3146" w:rsidDel="001F54A4">
          <w:rPr>
            <w:rStyle w:val="CommentReference"/>
            <w:sz w:val="24"/>
            <w:szCs w:val="24"/>
          </w:rPr>
          <w:delText xml:space="preserve"> </w:delText>
        </w:r>
        <w:r w:rsidR="0068741F" w:rsidDel="001F54A4">
          <w:rPr>
            <w:rStyle w:val="CommentReference"/>
            <w:sz w:val="24"/>
            <w:szCs w:val="24"/>
          </w:rPr>
          <w:delText>re-</w:delText>
        </w:r>
        <w:r w:rsidRPr="000B3146" w:rsidDel="001F54A4">
          <w:rPr>
            <w:rStyle w:val="CommentReference"/>
            <w:sz w:val="24"/>
            <w:szCs w:val="24"/>
          </w:rPr>
          <w:delText xml:space="preserve">coded </w:delText>
        </w:r>
        <w:r w:rsidR="004F3BEF" w:rsidDel="001F54A4">
          <w:rPr>
            <w:rStyle w:val="CommentReference"/>
            <w:sz w:val="24"/>
            <w:szCs w:val="24"/>
          </w:rPr>
          <w:delText>the model in</w:delText>
        </w:r>
        <w:r w:rsidR="004F3BEF" w:rsidRPr="000B3146" w:rsidDel="001F54A4">
          <w:rPr>
            <w:rStyle w:val="CommentReference"/>
            <w:sz w:val="24"/>
            <w:szCs w:val="24"/>
          </w:rPr>
          <w:delText xml:space="preserve"> </w:delText>
        </w:r>
        <w:r w:rsidRPr="000B3146" w:rsidDel="001F54A4">
          <w:rPr>
            <w:rStyle w:val="CommentReference"/>
            <w:sz w:val="24"/>
            <w:szCs w:val="24"/>
          </w:rPr>
          <w:delText>R</w:delText>
        </w:r>
        <w:r w:rsidR="004F3BEF" w:rsidDel="001F54A4">
          <w:rPr>
            <w:rStyle w:val="CommentReference"/>
            <w:sz w:val="24"/>
            <w:szCs w:val="24"/>
          </w:rPr>
          <w:delText xml:space="preserve">.  We used </w:delText>
        </w:r>
        <w:r w:rsidR="00C27B3E" w:rsidDel="001F54A4">
          <w:rPr>
            <w:rStyle w:val="CommentReference"/>
            <w:sz w:val="24"/>
            <w:szCs w:val="24"/>
          </w:rPr>
          <w:delText>most of</w:delText>
        </w:r>
        <w:r w:rsidRPr="000B3146" w:rsidDel="001F54A4">
          <w:rPr>
            <w:rStyle w:val="CommentReference"/>
            <w:sz w:val="24"/>
            <w:szCs w:val="24"/>
          </w:rPr>
          <w:delText xml:space="preserve"> the original parameters</w:delText>
        </w:r>
        <w:r w:rsidR="00B20C2E" w:rsidDel="001F54A4">
          <w:rPr>
            <w:rStyle w:val="CommentReference"/>
            <w:sz w:val="24"/>
            <w:szCs w:val="24"/>
          </w:rPr>
          <w:delText xml:space="preserve"> </w:delText>
        </w:r>
        <w:r w:rsidR="000C7817" w:rsidDel="001F54A4">
          <w:rPr>
            <w:rStyle w:val="CommentReference"/>
            <w:sz w:val="24"/>
            <w:szCs w:val="24"/>
          </w:rPr>
          <w:delText xml:space="preserve">from </w:delText>
        </w:r>
        <w:r w:rsidR="00B20C2E" w:rsidDel="001F54A4">
          <w:rPr>
            <w:rStyle w:val="CommentReference"/>
            <w:sz w:val="24"/>
            <w:szCs w:val="24"/>
          </w:rPr>
          <w:delText xml:space="preserve">Darby et al. </w:delText>
        </w:r>
        <w:r w:rsidR="000C7817" w:rsidDel="001F54A4">
          <w:rPr>
            <w:rStyle w:val="CommentReference"/>
            <w:sz w:val="24"/>
            <w:szCs w:val="24"/>
          </w:rPr>
          <w:delText>(</w:delText>
        </w:r>
        <w:r w:rsidR="00B20C2E" w:rsidDel="001F54A4">
          <w:rPr>
            <w:rStyle w:val="CommentReference"/>
            <w:sz w:val="24"/>
            <w:szCs w:val="24"/>
          </w:rPr>
          <w:delText>2015</w:delText>
        </w:r>
        <w:r w:rsidR="00BD187B" w:rsidDel="001F54A4">
          <w:rPr>
            <w:rStyle w:val="CommentReference"/>
            <w:sz w:val="24"/>
            <w:szCs w:val="24"/>
          </w:rPr>
          <w:delText>) but</w:delText>
        </w:r>
        <w:r w:rsidRPr="000B3146" w:rsidDel="001F54A4">
          <w:rPr>
            <w:rStyle w:val="CommentReference"/>
            <w:sz w:val="24"/>
            <w:szCs w:val="24"/>
          </w:rPr>
          <w:delText xml:space="preserve"> </w:delText>
        </w:r>
        <w:r w:rsidR="00C27B3E" w:rsidDel="001F54A4">
          <w:rPr>
            <w:rStyle w:val="CommentReference"/>
            <w:sz w:val="24"/>
            <w:szCs w:val="24"/>
          </w:rPr>
          <w:delText xml:space="preserve">excluded carrying capacity and included </w:delText>
        </w:r>
        <w:r w:rsidRPr="000B3146" w:rsidDel="001F54A4">
          <w:rPr>
            <w:rStyle w:val="CommentReference"/>
            <w:sz w:val="24"/>
            <w:szCs w:val="24"/>
          </w:rPr>
          <w:delText xml:space="preserve">a few </w:delText>
        </w:r>
        <w:r w:rsidR="00C27B3E" w:rsidDel="001F54A4">
          <w:rPr>
            <w:rStyle w:val="CommentReference"/>
            <w:sz w:val="24"/>
            <w:szCs w:val="24"/>
          </w:rPr>
          <w:delText>adjusted</w:delText>
        </w:r>
        <w:r w:rsidR="00C27B3E" w:rsidRPr="000B3146" w:rsidDel="001F54A4">
          <w:rPr>
            <w:rStyle w:val="CommentReference"/>
            <w:sz w:val="24"/>
            <w:szCs w:val="24"/>
          </w:rPr>
          <w:delText xml:space="preserve"> </w:delText>
        </w:r>
        <w:r w:rsidRPr="000B3146" w:rsidDel="001F54A4">
          <w:rPr>
            <w:rStyle w:val="CommentReference"/>
            <w:sz w:val="24"/>
            <w:szCs w:val="24"/>
          </w:rPr>
          <w:delText xml:space="preserve">parameters to reflect recent changes in </w:delText>
        </w:r>
        <w:r w:rsidR="00C27B3E" w:rsidDel="001F54A4">
          <w:rPr>
            <w:rStyle w:val="CommentReference"/>
            <w:sz w:val="24"/>
            <w:szCs w:val="24"/>
          </w:rPr>
          <w:delText xml:space="preserve">the </w:delText>
        </w:r>
        <w:r w:rsidRPr="000B3146" w:rsidDel="001F54A4">
          <w:rPr>
            <w:rStyle w:val="CommentReference"/>
            <w:sz w:val="24"/>
            <w:szCs w:val="24"/>
          </w:rPr>
          <w:delText xml:space="preserve">understanding of FAS life </w:delText>
        </w:r>
        <w:r w:rsidR="003A26DB" w:rsidRPr="000B3146" w:rsidDel="001F54A4">
          <w:rPr>
            <w:rStyle w:val="CommentReference"/>
            <w:sz w:val="24"/>
            <w:szCs w:val="24"/>
          </w:rPr>
          <w:delText>history</w:delText>
        </w:r>
        <w:r w:rsidR="00C27B3E" w:rsidDel="001F54A4">
          <w:rPr>
            <w:rStyle w:val="CommentReference"/>
            <w:sz w:val="24"/>
            <w:szCs w:val="24"/>
          </w:rPr>
          <w:delText xml:space="preserve"> </w:delText>
        </w:r>
        <w:r w:rsidR="00AB01FE" w:rsidDel="001F54A4">
          <w:rPr>
            <w:rStyle w:val="CommentReference"/>
            <w:sz w:val="24"/>
            <w:szCs w:val="24"/>
          </w:rPr>
          <w:delText>(</w:delText>
        </w:r>
        <w:r w:rsidR="0068741F" w:rsidDel="001F54A4">
          <w:rPr>
            <w:rStyle w:val="CommentReference"/>
            <w:sz w:val="24"/>
            <w:szCs w:val="24"/>
          </w:rPr>
          <w:delText xml:space="preserve">see </w:delText>
        </w:r>
        <w:r w:rsidR="00FA7FE9" w:rsidDel="001F54A4">
          <w:rPr>
            <w:rStyle w:val="CommentReference"/>
            <w:sz w:val="24"/>
            <w:szCs w:val="24"/>
          </w:rPr>
          <w:delText>Appendix S1:</w:delText>
        </w:r>
        <w:r w:rsidR="00B57E2A" w:rsidDel="001F54A4">
          <w:rPr>
            <w:rStyle w:val="CommentReference"/>
            <w:sz w:val="24"/>
            <w:szCs w:val="24"/>
          </w:rPr>
          <w:delText xml:space="preserve"> </w:delText>
        </w:r>
        <w:r w:rsidR="00AB01FE" w:rsidDel="001F54A4">
          <w:rPr>
            <w:rStyle w:val="CommentReference"/>
            <w:sz w:val="24"/>
            <w:szCs w:val="24"/>
          </w:rPr>
          <w:delText>Table</w:delText>
        </w:r>
        <w:r w:rsidR="00352109" w:rsidDel="001F54A4">
          <w:rPr>
            <w:rStyle w:val="CommentReference"/>
            <w:sz w:val="24"/>
            <w:szCs w:val="24"/>
          </w:rPr>
          <w:delText xml:space="preserve"> S1</w:delText>
        </w:r>
        <w:r w:rsidR="0068741F" w:rsidDel="001F54A4">
          <w:rPr>
            <w:rStyle w:val="CommentReference"/>
            <w:sz w:val="24"/>
            <w:szCs w:val="24"/>
          </w:rPr>
          <w:delText>).</w:delText>
        </w:r>
        <w:r w:rsidR="007A5AA9" w:rsidDel="001F54A4">
          <w:rPr>
            <w:rStyle w:val="CommentReference"/>
            <w:sz w:val="24"/>
            <w:szCs w:val="24"/>
          </w:rPr>
          <w:delText xml:space="preserve"> </w:delText>
        </w:r>
        <w:r w:rsidR="005F0099" w:rsidDel="001F54A4">
          <w:rPr>
            <w:rStyle w:val="CommentReference"/>
            <w:sz w:val="24"/>
            <w:szCs w:val="24"/>
          </w:rPr>
          <w:delText xml:space="preserve"> Numerical simulations were used to construct z</w:delText>
        </w:r>
        <w:r w:rsidR="00B57E2A" w:rsidDel="001F54A4">
          <w:rPr>
            <w:rStyle w:val="CommentReference"/>
            <w:sz w:val="24"/>
            <w:szCs w:val="24"/>
          </w:rPr>
          <w:delText>ero population growth i</w:delText>
        </w:r>
        <w:r w:rsidRPr="000B3146" w:rsidDel="001F54A4">
          <w:rPr>
            <w:rStyle w:val="CommentReference"/>
            <w:sz w:val="24"/>
            <w:szCs w:val="24"/>
          </w:rPr>
          <w:delText xml:space="preserve">soclines </w:delText>
        </w:r>
        <w:r w:rsidR="005F0099" w:rsidDel="001F54A4">
          <w:rPr>
            <w:rStyle w:val="CommentReference"/>
            <w:sz w:val="24"/>
            <w:szCs w:val="24"/>
          </w:rPr>
          <w:delText>from</w:delText>
        </w:r>
        <w:r w:rsidR="0033231B" w:rsidDel="001F54A4">
          <w:rPr>
            <w:rStyle w:val="CommentReference"/>
            <w:sz w:val="24"/>
            <w:szCs w:val="24"/>
          </w:rPr>
          <w:delText xml:space="preserve"> </w:delText>
        </w:r>
        <w:r w:rsidR="000A1276" w:rsidDel="001F54A4">
          <w:rPr>
            <w:rStyle w:val="CommentReference"/>
            <w:sz w:val="24"/>
            <w:szCs w:val="24"/>
          </w:rPr>
          <w:delText xml:space="preserve">combinations of </w:delText>
        </w:r>
        <w:r w:rsidR="0090505A" w:rsidDel="001F54A4">
          <w:rPr>
            <w:rStyle w:val="CommentReference"/>
            <w:sz w:val="24"/>
            <w:szCs w:val="24"/>
          </w:rPr>
          <w:delText xml:space="preserve">the parameters for </w:delText>
        </w:r>
        <w:r w:rsidR="0033231B" w:rsidDel="001F54A4">
          <w:rPr>
            <w:rStyle w:val="CommentReference"/>
            <w:sz w:val="24"/>
            <w:szCs w:val="24"/>
          </w:rPr>
          <w:delText xml:space="preserve">juvenile </w:delText>
        </w:r>
        <w:r w:rsidR="0090505A" w:rsidDel="001F54A4">
          <w:rPr>
            <w:rStyle w:val="CommentReference"/>
            <w:sz w:val="24"/>
            <w:szCs w:val="24"/>
          </w:rPr>
          <w:delText xml:space="preserve">survival </w:delText>
        </w:r>
        <w:r w:rsidR="00B57E2A" w:rsidDel="001F54A4">
          <w:rPr>
            <w:rStyle w:val="CommentReference"/>
            <w:sz w:val="24"/>
            <w:szCs w:val="24"/>
          </w:rPr>
          <w:delText xml:space="preserve">and </w:delText>
        </w:r>
        <w:r w:rsidR="0090505A" w:rsidDel="001F54A4">
          <w:rPr>
            <w:rStyle w:val="CommentReference"/>
            <w:sz w:val="24"/>
            <w:szCs w:val="24"/>
          </w:rPr>
          <w:delText>grow</w:delText>
        </w:r>
        <w:r w:rsidR="00C03E96" w:rsidDel="001F54A4">
          <w:rPr>
            <w:rStyle w:val="CommentReference"/>
            <w:sz w:val="24"/>
            <w:szCs w:val="24"/>
          </w:rPr>
          <w:delText>th under</w:delText>
        </w:r>
        <w:r w:rsidRPr="000B3146" w:rsidDel="001F54A4">
          <w:rPr>
            <w:rStyle w:val="CommentReference"/>
            <w:sz w:val="24"/>
            <w:szCs w:val="24"/>
          </w:rPr>
          <w:delText xml:space="preserve"> two</w:delText>
        </w:r>
        <w:r w:rsidR="00962401" w:rsidDel="001F54A4">
          <w:rPr>
            <w:rStyle w:val="CommentReference"/>
            <w:sz w:val="24"/>
            <w:szCs w:val="24"/>
          </w:rPr>
          <w:delText xml:space="preserve"> different</w:delText>
        </w:r>
        <w:r w:rsidRPr="000B3146" w:rsidDel="001F54A4">
          <w:rPr>
            <w:rStyle w:val="CommentReference"/>
            <w:sz w:val="24"/>
            <w:szCs w:val="24"/>
          </w:rPr>
          <w:delText xml:space="preserve"> </w:delText>
        </w:r>
        <w:r w:rsidR="00362822" w:rsidDel="001F54A4">
          <w:rPr>
            <w:rStyle w:val="CommentReference"/>
            <w:sz w:val="24"/>
            <w:szCs w:val="24"/>
          </w:rPr>
          <w:delText xml:space="preserve">hydrologic </w:delText>
        </w:r>
        <w:r w:rsidR="00362822" w:rsidRPr="000B3146" w:rsidDel="001F54A4">
          <w:rPr>
            <w:rStyle w:val="CommentReference"/>
            <w:sz w:val="24"/>
            <w:szCs w:val="24"/>
          </w:rPr>
          <w:delText>conditions</w:delText>
        </w:r>
        <w:r w:rsidRPr="000B3146" w:rsidDel="001F54A4">
          <w:rPr>
            <w:rStyle w:val="CommentReference"/>
            <w:sz w:val="24"/>
            <w:szCs w:val="24"/>
          </w:rPr>
          <w:delText xml:space="preserve"> which </w:delText>
        </w:r>
        <w:r w:rsidR="00691974" w:rsidDel="001F54A4">
          <w:rPr>
            <w:rStyle w:val="CommentReference"/>
            <w:sz w:val="24"/>
            <w:szCs w:val="24"/>
          </w:rPr>
          <w:delText xml:space="preserve">produced depth-dependent differences in reproduction </w:delText>
        </w:r>
        <w:r w:rsidRPr="000B3146" w:rsidDel="001F54A4">
          <w:delText>(</w:delText>
        </w:r>
        <w:r w:rsidR="00C93090" w:rsidDel="001F54A4">
          <w:delText xml:space="preserve">i.e., </w:delText>
        </w:r>
        <w:r w:rsidRPr="000B3146" w:rsidDel="001F54A4">
          <w:delText>“Good Reproduction” or “Poor Reproduction”</w:delText>
        </w:r>
        <w:r w:rsidR="007A5AA9" w:rsidDel="001F54A4">
          <w:delText>; Appendix</w:delText>
        </w:r>
        <w:r w:rsidR="00A2440A" w:rsidDel="001F54A4">
          <w:delText xml:space="preserve"> S1</w:delText>
        </w:r>
        <w:r w:rsidRPr="000B3146" w:rsidDel="001F54A4">
          <w:delText>).</w:delText>
        </w:r>
        <w:r w:rsidR="00EC6A6B" w:rsidDel="001F54A4">
          <w:delText xml:space="preserve"> </w:delText>
        </w:r>
        <w:r w:rsidR="00804070" w:rsidDel="001F54A4">
          <w:delText xml:space="preserve">For each </w:delText>
        </w:r>
        <w:r w:rsidR="0049552F" w:rsidDel="001F54A4">
          <w:delText>simulation</w:delText>
        </w:r>
        <w:r w:rsidR="00AA4ECB" w:rsidDel="001F54A4">
          <w:delText>,</w:delText>
        </w:r>
        <w:r w:rsidR="0049552F" w:rsidDel="001F54A4">
          <w:delText xml:space="preserve"> </w:delText>
        </w:r>
        <w:r w:rsidR="00804070" w:rsidDel="001F54A4">
          <w:delText xml:space="preserve">we </w:delText>
        </w:r>
        <w:r w:rsidR="00FA49A8" w:rsidDel="001F54A4">
          <w:delText xml:space="preserve">used one </w:delText>
        </w:r>
        <w:r w:rsidR="00CD36B6" w:rsidDel="001F54A4">
          <w:delText xml:space="preserve">juvenile </w:delText>
        </w:r>
        <w:r w:rsidR="00FA49A8" w:rsidDel="001F54A4">
          <w:delText xml:space="preserve">growth rate, one </w:delText>
        </w:r>
        <w:r w:rsidR="00CD36B6" w:rsidDel="001F54A4">
          <w:delText xml:space="preserve">juvenile </w:delText>
        </w:r>
        <w:r w:rsidR="00FA49A8" w:rsidDel="001F54A4">
          <w:delText>survival rate, and one hydrologic condition</w:delText>
        </w:r>
        <w:r w:rsidR="00400BDB" w:rsidDel="001F54A4">
          <w:delText xml:space="preserve">, then </w:delText>
        </w:r>
        <w:r w:rsidR="00FA49A8" w:rsidDel="001F54A4">
          <w:delText xml:space="preserve">we allowed the population to reach a stable size </w:delText>
        </w:r>
        <w:r w:rsidR="001B230C" w:rsidDel="001F54A4">
          <w:delText>distribution</w:delText>
        </w:r>
        <w:r w:rsidR="00400BDB" w:rsidDel="001F54A4">
          <w:delText xml:space="preserve">.  </w:delText>
        </w:r>
        <w:r w:rsidR="001B230C" w:rsidDel="001F54A4">
          <w:delText xml:space="preserve">After a stable size distribution was </w:delText>
        </w:r>
        <w:r w:rsidR="00CF3076" w:rsidDel="001F54A4">
          <w:delText>achieved,</w:delText>
        </w:r>
        <w:r w:rsidR="001B230C" w:rsidDel="001F54A4">
          <w:delText xml:space="preserve"> we calculated </w:delText>
        </w:r>
        <w:r w:rsidR="00385020" w:rsidDel="001F54A4">
          <w:delText>the population</w:delText>
        </w:r>
        <w:r w:rsidR="00EA135A" w:rsidDel="001F54A4">
          <w:delText xml:space="preserve"> growth rate</w:delText>
        </w:r>
        <w:r w:rsidR="00556ACB" w:rsidDel="001F54A4">
          <w:delText xml:space="preserve"> </w:delText>
        </w:r>
        <w:r w:rsidR="00173AF2" w:rsidDel="001F54A4">
          <w:delText>(</w:delText>
        </w:r>
        <w:r w:rsidR="009A0CC9" w:rsidDel="001F54A4">
          <w:delText>λ</w:delText>
        </w:r>
        <w:r w:rsidR="006A065A" w:rsidDel="001F54A4">
          <w:delText>)</w:delText>
        </w:r>
        <w:r w:rsidR="001B230C" w:rsidDel="001F54A4">
          <w:delText>.</w:delText>
        </w:r>
        <w:r w:rsidR="00556ACB" w:rsidDel="001F54A4">
          <w:delText xml:space="preserve">. </w:delText>
        </w:r>
        <w:r w:rsidR="00EB448F" w:rsidDel="001F54A4">
          <w:delText>After r</w:delText>
        </w:r>
        <w:r w:rsidR="001B230C" w:rsidDel="001F54A4">
          <w:delText xml:space="preserve">epeating this for </w:delText>
        </w:r>
        <w:r w:rsidR="007B7FCB" w:rsidDel="001F54A4">
          <w:delText xml:space="preserve">1666 different </w:delText>
        </w:r>
        <w:r w:rsidR="00C93090" w:rsidDel="001F54A4">
          <w:delText>juvenile growth</w:delText>
        </w:r>
        <w:r w:rsidR="00EB448F" w:rsidDel="001F54A4">
          <w:delText>,</w:delText>
        </w:r>
        <w:r w:rsidR="00C93090" w:rsidDel="001F54A4">
          <w:delText xml:space="preserve"> mortality </w:delText>
        </w:r>
        <w:r w:rsidR="00EB448F" w:rsidDel="001F54A4">
          <w:delText xml:space="preserve">and hydrologic </w:delText>
        </w:r>
        <w:r w:rsidR="001F54A4" w:rsidDel="001F54A4">
          <w:delText>conditions</w:delText>
        </w:r>
        <w:r w:rsidR="00EB448F" w:rsidDel="001F54A4">
          <w:delText>, we identified the parameters where</w:delText>
        </w:r>
        <w:r w:rsidR="00556ACB" w:rsidDel="001F54A4">
          <w:delText xml:space="preserve"> population g</w:delText>
        </w:r>
        <w:r w:rsidR="00173AF2" w:rsidDel="001F54A4">
          <w:delText>rowth was constant (</w:delText>
        </w:r>
        <w:r w:rsidR="009A0CC9" w:rsidDel="001F54A4">
          <w:delText>λ</w:delText>
        </w:r>
        <w:r w:rsidR="00173AF2" w:rsidDel="001F54A4">
          <w:delText xml:space="preserve"> = </w:delText>
        </w:r>
        <w:r w:rsidR="009A0CC9" w:rsidDel="001F54A4">
          <w:delText>1</w:delText>
        </w:r>
        <w:r w:rsidR="00173AF2" w:rsidDel="001F54A4">
          <w:delText>)</w:delText>
        </w:r>
        <w:r w:rsidR="00EB448F" w:rsidDel="001F54A4">
          <w:delText xml:space="preserve">.  </w:delText>
        </w:r>
        <w:r w:rsidR="001C4B31" w:rsidDel="001F54A4">
          <w:delText>We</w:delText>
        </w:r>
        <w:r w:rsidR="001F54A4" w:rsidDel="001F54A4">
          <w:delText xml:space="preserve"> </w:delText>
        </w:r>
        <w:r w:rsidR="00173AF2" w:rsidDel="001F54A4">
          <w:delText>plotted</w:delText>
        </w:r>
        <w:r w:rsidR="001C4B31" w:rsidDel="001F54A4">
          <w:delText xml:space="preserve"> these values</w:delText>
        </w:r>
        <w:r w:rsidR="00CB6C57" w:rsidDel="001F54A4">
          <w:delText xml:space="preserve"> </w:delText>
        </w:r>
        <w:r w:rsidR="00CB6C57" w:rsidDel="001F54A4">
          <w:lastRenderedPageBreak/>
          <w:delText>as an isocline</w:delText>
        </w:r>
        <w:r w:rsidR="00962401" w:rsidDel="001F54A4">
          <w:delText xml:space="preserve"> for each hydrologic scenario</w:delText>
        </w:r>
        <w:r w:rsidR="007576C4" w:rsidDel="001F54A4">
          <w:delText xml:space="preserve"> (For further details see Appendix S1)</w:delText>
        </w:r>
        <w:r w:rsidR="00CB6C57" w:rsidDel="001F54A4">
          <w:delText>.</w:delText>
        </w:r>
        <w:r w:rsidR="007576C4" w:rsidDel="001F54A4">
          <w:delText xml:space="preserve"> </w:delText>
        </w:r>
        <w:r w:rsidR="00CB6C57" w:rsidDel="001F54A4">
          <w:delText xml:space="preserve"> </w:delText>
        </w:r>
        <w:r w:rsidR="00914E2B" w:rsidDel="001F54A4">
          <w:delText xml:space="preserve"> </w:delText>
        </w:r>
      </w:del>
      <w:ins w:id="169" w:author="Nathan Barrus" w:date="2025-06-18T13:01:00Z" w16du:dateUtc="2025-06-18T17:01:00Z">
        <w:r w:rsidR="001F54A4" w:rsidRPr="000B3146">
          <w:t xml:space="preserve">We used a published </w:t>
        </w:r>
        <w:r w:rsidR="001F54A4">
          <w:t>size</w:t>
        </w:r>
        <w:r w:rsidR="001F54A4" w:rsidRPr="000B3146">
          <w:t>-</w:t>
        </w:r>
        <w:r w:rsidR="001F54A4">
          <w:t>indexed</w:t>
        </w:r>
        <w:r w:rsidR="001F54A4" w:rsidRPr="000B3146">
          <w:t xml:space="preserve"> </w:t>
        </w:r>
      </w:ins>
      <w:ins w:id="170" w:author="Nathan Dorn" w:date="2025-06-20T15:44:00Z" w16du:dateUtc="2025-06-20T19:44:00Z">
        <w:r w:rsidR="007B3ACA">
          <w:t xml:space="preserve">demographic </w:t>
        </w:r>
      </w:ins>
      <w:ins w:id="171" w:author="Nathan Barrus" w:date="2025-06-18T13:01:00Z" w16du:dateUtc="2025-06-18T17:01:00Z">
        <w:r w:rsidR="001F54A4" w:rsidRPr="000B3146">
          <w:t>population model</w:t>
        </w:r>
        <w:r w:rsidR="001F54A4">
          <w:t xml:space="preserve"> </w:t>
        </w:r>
        <w:r w:rsidR="001F54A4">
          <w:fldChar w:fldCharType="begin"/>
        </w:r>
        <w:r w:rsidR="001F54A4">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1F54A4">
          <w:fldChar w:fldCharType="separate"/>
        </w:r>
        <w:r w:rsidR="001F54A4" w:rsidRPr="001D04BD">
          <w:t>(Darby et al. 2015)</w:t>
        </w:r>
        <w:r w:rsidR="001F54A4">
          <w:fldChar w:fldCharType="end"/>
        </w:r>
        <w:r w:rsidR="001F54A4" w:rsidRPr="000B3146">
          <w:t xml:space="preserve"> to create zero-population growth isoclines from theoretical combinations of two parameters, juvenile growth and survival (FAS &lt; 10 mm SL) holding all other variables stable (details in </w:t>
        </w:r>
        <w:r w:rsidR="001F54A4">
          <w:t>Appendix S1</w:t>
        </w:r>
        <w:r w:rsidR="001F54A4" w:rsidRPr="000B3146">
          <w:t xml:space="preserve">). </w:t>
        </w:r>
        <w:r w:rsidR="001F54A4">
          <w:t xml:space="preserve">The model is an age-structured matrix model (i.e., Leslie Matrix) that tracks annual cohorts on daily time steps, but </w:t>
        </w:r>
      </w:ins>
      <w:ins w:id="172" w:author="Nathan Dorn" w:date="2025-06-20T15:46:00Z" w16du:dateUtc="2025-06-20T19:46:00Z">
        <w:r w:rsidR="00A112F6">
          <w:t xml:space="preserve">the </w:t>
        </w:r>
      </w:ins>
      <w:ins w:id="173" w:author="Nathan Barrus" w:date="2025-06-18T13:01:00Z" w16du:dateUtc="2025-06-18T17:01:00Z">
        <w:r w:rsidR="001F54A4">
          <w:t xml:space="preserve">model structure </w:t>
        </w:r>
      </w:ins>
      <w:proofErr w:type="spellStart"/>
      <w:ins w:id="174" w:author="Nathan Dorn" w:date="2025-06-20T15:46:00Z" w16du:dateUtc="2025-06-20T19:46:00Z">
        <w:r w:rsidR="00A112F6">
          <w:t>also</w:t>
        </w:r>
      </w:ins>
      <w:ins w:id="175" w:author="Nathan Barrus" w:date="2025-06-18T13:01:00Z" w16du:dateUtc="2025-06-18T17:01:00Z">
        <w:del w:id="176" w:author="Nathan Dorn" w:date="2025-06-20T15:45:00Z" w16du:dateUtc="2025-06-20T19:45:00Z">
          <w:r w:rsidR="001F54A4" w:rsidDel="0032717A">
            <w:delText>provides the</w:delText>
          </w:r>
        </w:del>
      </w:ins>
      <w:ins w:id="177" w:author="Nathan Dorn" w:date="2025-06-20T15:45:00Z" w16du:dateUtc="2025-06-20T19:45:00Z">
        <w:r w:rsidR="0032717A">
          <w:t>tracks</w:t>
        </w:r>
        <w:proofErr w:type="spellEnd"/>
        <w:r w:rsidR="0032717A">
          <w:t xml:space="preserve"> size on a daily step</w:t>
        </w:r>
      </w:ins>
      <w:ins w:id="178" w:author="Nathan Barrus" w:date="2025-06-18T13:01:00Z" w16du:dateUtc="2025-06-18T17:01:00Z">
        <w:del w:id="179" w:author="Nathan Dorn" w:date="2025-06-20T15:45:00Z" w16du:dateUtc="2025-06-20T19:45:00Z">
          <w:r w:rsidR="001F54A4" w:rsidDel="0032717A">
            <w:delText xml:space="preserve"> index for size</w:delText>
          </w:r>
        </w:del>
        <w:r w:rsidR="001F54A4">
          <w:t xml:space="preserve"> </w:t>
        </w:r>
        <w:del w:id="180" w:author="Nathan Dorn" w:date="2025-06-20T15:45:00Z" w16du:dateUtc="2025-06-20T19:45:00Z">
          <w:r w:rsidR="001F54A4" w:rsidDel="0032717A">
            <w:delText>using</w:delText>
          </w:r>
        </w:del>
      </w:ins>
      <w:ins w:id="181" w:author="Nathan Dorn" w:date="2025-06-20T15:45:00Z" w16du:dateUtc="2025-06-20T19:45:00Z">
        <w:r w:rsidR="0032717A">
          <w:t>with</w:t>
        </w:r>
      </w:ins>
      <w:ins w:id="182" w:author="Nathan Barrus" w:date="2025-06-18T13:01:00Z" w16du:dateUtc="2025-06-18T17:01:00Z">
        <w:r w:rsidR="001F54A4">
          <w:t xml:space="preserve"> an equation that describes size at age. Survival and fecundity rates are determined by the size-structure. Cohorts </w:t>
        </w:r>
      </w:ins>
      <w:ins w:id="183" w:author="Nathan Barrus" w:date="2025-06-23T10:46:00Z" w16du:dateUtc="2025-06-23T14:46:00Z">
        <w:r w:rsidR="00B04BB2">
          <w:t>of juveniles are produced during the repro</w:t>
        </w:r>
      </w:ins>
      <w:ins w:id="184" w:author="Nathan Barrus" w:date="2025-06-18T13:01:00Z" w16du:dateUtc="2025-06-18T17:01:00Z">
        <w:r w:rsidR="001F54A4">
          <w:t>ductive season (i.e</w:t>
        </w:r>
      </w:ins>
      <w:ins w:id="185" w:author="Nathan Dorn" w:date="2025-06-20T15:47:00Z" w16du:dateUtc="2025-06-20T19:47:00Z">
        <w:r w:rsidR="00C504CF">
          <w:t>.</w:t>
        </w:r>
      </w:ins>
      <w:ins w:id="186" w:author="Nathan Barrus" w:date="2025-06-18T13:01:00Z" w16du:dateUtc="2025-06-18T17:01:00Z">
        <w:del w:id="187" w:author="Nathan Dorn" w:date="2025-06-20T15:47:00Z" w16du:dateUtc="2025-06-20T19:47:00Z">
          <w:r w:rsidR="001F54A4" w:rsidDel="00C504CF">
            <w:delText>,</w:delText>
          </w:r>
        </w:del>
        <w:r w:rsidR="001F54A4">
          <w:t>, spring or summer)</w:t>
        </w:r>
      </w:ins>
      <w:ins w:id="188" w:author="Nathan Barrus" w:date="2025-06-23T10:47:00Z" w16du:dateUtc="2025-06-23T14:47:00Z">
        <w:r w:rsidR="00B04BB2">
          <w:t xml:space="preserve"> as a function of fecundity rates</w:t>
        </w:r>
      </w:ins>
      <w:ins w:id="189" w:author="Nathan Barrus" w:date="2025-06-18T13:01:00Z" w16du:dateUtc="2025-06-18T17:01:00Z">
        <w:r w:rsidR="001F54A4">
          <w:t xml:space="preserve"> and water depths</w:t>
        </w:r>
      </w:ins>
      <w:ins w:id="190" w:author="Nathan Barrus" w:date="2025-06-23T10:47:00Z" w16du:dateUtc="2025-06-23T14:47:00Z">
        <w:r w:rsidR="00B04BB2">
          <w:t xml:space="preserve"> (i.e.</w:t>
        </w:r>
        <w:proofErr w:type="gramStart"/>
        <w:r w:rsidR="00B04BB2">
          <w:t>, depth</w:t>
        </w:r>
        <w:proofErr w:type="gramEnd"/>
        <w:r w:rsidR="00B04BB2">
          <w:t xml:space="preserve"> dependent egg laying rates)</w:t>
        </w:r>
      </w:ins>
      <w:ins w:id="191" w:author="Nathan Barrus" w:date="2025-06-18T13:01:00Z" w16du:dateUtc="2025-06-18T17:01:00Z">
        <w:r w:rsidR="001F54A4">
          <w:t>. The model was originally developed to provide ecological assessment</w:t>
        </w:r>
      </w:ins>
      <w:ins w:id="192" w:author="Nathan Dorn" w:date="2025-06-20T15:50:00Z" w16du:dateUtc="2025-06-20T19:50:00Z">
        <w:r w:rsidR="00302823">
          <w:t>s</w:t>
        </w:r>
      </w:ins>
      <w:ins w:id="193" w:author="Nathan Barrus" w:date="2025-06-18T13:01:00Z" w16du:dateUtc="2025-06-18T17:01:00Z">
        <w:r w:rsidR="001F54A4">
          <w:t xml:space="preserve"> of hydrologic restoration </w:t>
        </w:r>
        <w:del w:id="194" w:author="Nathan Dorn" w:date="2025-06-20T15:50:00Z" w16du:dateUtc="2025-06-20T19:50:00Z">
          <w:r w:rsidR="001F54A4" w:rsidDel="00302823">
            <w:delText>(tied to water depths) in</w:delText>
          </w:r>
        </w:del>
        <w:r w:rsidR="001F54A4">
          <w:t xml:space="preserve"> </w:t>
        </w:r>
        <w:del w:id="195" w:author="Nathan Dorn" w:date="2025-06-20T15:50:00Z" w16du:dateUtc="2025-06-20T19:50:00Z">
          <w:r w:rsidR="001F54A4" w:rsidDel="00302823">
            <w:delText xml:space="preserve">the Everglades for FAS, </w:delText>
          </w:r>
        </w:del>
        <w:r w:rsidR="001F54A4">
          <w:t>but</w:t>
        </w:r>
      </w:ins>
      <w:ins w:id="196" w:author="Nathan Dorn" w:date="2025-06-20T15:50:00Z" w16du:dateUtc="2025-06-20T19:50:00Z">
        <w:r w:rsidR="00302823">
          <w:t xml:space="preserve"> </w:t>
        </w:r>
      </w:ins>
      <w:ins w:id="197" w:author="Nathan Barrus" w:date="2025-06-18T13:01:00Z" w16du:dateUtc="2025-06-18T17:01:00Z">
        <w:r w:rsidR="001F54A4">
          <w:rPr>
            <w:rStyle w:val="CommentReference"/>
            <w:sz w:val="24"/>
            <w:szCs w:val="24"/>
          </w:rPr>
          <w:t>we</w:t>
        </w:r>
        <w:r w:rsidR="001F54A4" w:rsidRPr="000B3146">
          <w:rPr>
            <w:rStyle w:val="CommentReference"/>
            <w:sz w:val="24"/>
            <w:szCs w:val="24"/>
          </w:rPr>
          <w:t xml:space="preserve"> </w:t>
        </w:r>
        <w:r w:rsidR="001F54A4">
          <w:rPr>
            <w:rStyle w:val="CommentReference"/>
            <w:sz w:val="24"/>
            <w:szCs w:val="24"/>
          </w:rPr>
          <w:t>re-</w:t>
        </w:r>
        <w:r w:rsidR="001F54A4" w:rsidRPr="000B3146">
          <w:rPr>
            <w:rStyle w:val="CommentReference"/>
            <w:sz w:val="24"/>
            <w:szCs w:val="24"/>
          </w:rPr>
          <w:t xml:space="preserve">coded </w:t>
        </w:r>
        <w:r w:rsidR="001F54A4">
          <w:rPr>
            <w:rStyle w:val="CommentReference"/>
            <w:sz w:val="24"/>
            <w:szCs w:val="24"/>
          </w:rPr>
          <w:t xml:space="preserve">the model </w:t>
        </w:r>
        <w:del w:id="198" w:author="Nathan Dorn" w:date="2025-06-20T15:51:00Z" w16du:dateUtc="2025-06-20T19:51:00Z">
          <w:r w:rsidR="001F54A4" w:rsidDel="00302823">
            <w:rPr>
              <w:rStyle w:val="CommentReference"/>
              <w:sz w:val="24"/>
              <w:szCs w:val="24"/>
            </w:rPr>
            <w:delText>in</w:delText>
          </w:r>
        </w:del>
      </w:ins>
      <w:ins w:id="199" w:author="Nathan Dorn" w:date="2025-06-20T15:51:00Z" w16du:dateUtc="2025-06-20T19:51:00Z">
        <w:r w:rsidR="00302823">
          <w:rPr>
            <w:rStyle w:val="CommentReference"/>
            <w:sz w:val="24"/>
            <w:szCs w:val="24"/>
          </w:rPr>
          <w:t>using</w:t>
        </w:r>
      </w:ins>
      <w:ins w:id="200" w:author="Nathan Barrus" w:date="2025-06-18T13:01:00Z" w16du:dateUtc="2025-06-18T17:01:00Z">
        <w:r w:rsidR="001F54A4" w:rsidRPr="000B3146">
          <w:rPr>
            <w:rStyle w:val="CommentReference"/>
            <w:sz w:val="24"/>
            <w:szCs w:val="24"/>
          </w:rPr>
          <w:t xml:space="preserve"> R</w:t>
        </w:r>
      </w:ins>
      <w:ins w:id="201" w:author="Nathan Dorn" w:date="2025-06-20T15:51:00Z" w16du:dateUtc="2025-06-20T19:51:00Z">
        <w:r w:rsidR="00302823">
          <w:rPr>
            <w:rStyle w:val="CommentReference"/>
            <w:sz w:val="24"/>
            <w:szCs w:val="24"/>
          </w:rPr>
          <w:t xml:space="preserve"> for our research application</w:t>
        </w:r>
      </w:ins>
      <w:ins w:id="202" w:author="Nathan Barrus" w:date="2025-06-18T13:01:00Z" w16du:dateUtc="2025-06-18T17:01:00Z">
        <w:r w:rsidR="001F54A4">
          <w:rPr>
            <w:rStyle w:val="CommentReference"/>
            <w:sz w:val="24"/>
            <w:szCs w:val="24"/>
          </w:rPr>
          <w:t>.  We used most of</w:t>
        </w:r>
        <w:r w:rsidR="001F54A4" w:rsidRPr="000B3146">
          <w:rPr>
            <w:rStyle w:val="CommentReference"/>
            <w:sz w:val="24"/>
            <w:szCs w:val="24"/>
          </w:rPr>
          <w:t xml:space="preserve"> the original parameters</w:t>
        </w:r>
        <w:r w:rsidR="001F54A4">
          <w:rPr>
            <w:rStyle w:val="CommentReference"/>
            <w:sz w:val="24"/>
            <w:szCs w:val="24"/>
          </w:rPr>
          <w:t xml:space="preserve"> from Darby et al. (2015</w:t>
        </w:r>
        <w:proofErr w:type="gramStart"/>
        <w:r w:rsidR="001F54A4">
          <w:rPr>
            <w:rStyle w:val="CommentReference"/>
            <w:sz w:val="24"/>
            <w:szCs w:val="24"/>
          </w:rPr>
          <w:t>)</w:t>
        </w:r>
      </w:ins>
      <w:ins w:id="203" w:author="Nathan Dorn" w:date="2025-06-20T15:51:00Z" w16du:dateUtc="2025-06-20T19:51:00Z">
        <w:r w:rsidR="00302823">
          <w:rPr>
            <w:rStyle w:val="CommentReference"/>
            <w:sz w:val="24"/>
            <w:szCs w:val="24"/>
          </w:rPr>
          <w:t>,</w:t>
        </w:r>
      </w:ins>
      <w:ins w:id="204" w:author="Nathan Barrus" w:date="2025-06-18T13:01:00Z" w16du:dateUtc="2025-06-18T17:01:00Z">
        <w:r w:rsidR="001F54A4">
          <w:rPr>
            <w:rStyle w:val="CommentReference"/>
            <w:sz w:val="24"/>
            <w:szCs w:val="24"/>
          </w:rPr>
          <w:t xml:space="preserve"> but</w:t>
        </w:r>
        <w:proofErr w:type="gramEnd"/>
        <w:r w:rsidR="001F54A4" w:rsidRPr="000B3146">
          <w:rPr>
            <w:rStyle w:val="CommentReference"/>
            <w:sz w:val="24"/>
            <w:szCs w:val="24"/>
          </w:rPr>
          <w:t xml:space="preserve"> </w:t>
        </w:r>
        <w:r w:rsidR="001F54A4">
          <w:rPr>
            <w:rStyle w:val="CommentReference"/>
            <w:sz w:val="24"/>
            <w:szCs w:val="24"/>
          </w:rPr>
          <w:t xml:space="preserve">excluded </w:t>
        </w:r>
      </w:ins>
      <w:ins w:id="205" w:author="Nathan Dorn" w:date="2025-06-20T15:51:00Z" w16du:dateUtc="2025-06-20T19:51:00Z">
        <w:r w:rsidR="00FA4328">
          <w:rPr>
            <w:rStyle w:val="CommentReference"/>
            <w:sz w:val="24"/>
            <w:szCs w:val="24"/>
          </w:rPr>
          <w:t xml:space="preserve">the </w:t>
        </w:r>
      </w:ins>
      <w:ins w:id="206" w:author="Nathan Barrus" w:date="2025-06-18T13:01:00Z" w16du:dateUtc="2025-06-18T17:01:00Z">
        <w:r w:rsidR="001F54A4">
          <w:rPr>
            <w:rStyle w:val="CommentReference"/>
            <w:sz w:val="24"/>
            <w:szCs w:val="24"/>
          </w:rPr>
          <w:t xml:space="preserve">carrying capacity and included </w:t>
        </w:r>
        <w:r w:rsidR="001F54A4" w:rsidRPr="000B3146">
          <w:rPr>
            <w:rStyle w:val="CommentReference"/>
            <w:sz w:val="24"/>
            <w:szCs w:val="24"/>
          </w:rPr>
          <w:t xml:space="preserve">a few </w:t>
        </w:r>
        <w:r w:rsidR="001F54A4">
          <w:rPr>
            <w:rStyle w:val="CommentReference"/>
            <w:sz w:val="24"/>
            <w:szCs w:val="24"/>
          </w:rPr>
          <w:t>adjusted</w:t>
        </w:r>
        <w:r w:rsidR="001F54A4" w:rsidRPr="000B3146">
          <w:rPr>
            <w:rStyle w:val="CommentReference"/>
            <w:sz w:val="24"/>
            <w:szCs w:val="24"/>
          </w:rPr>
          <w:t xml:space="preserve"> parameters to reflect recent changes in </w:t>
        </w:r>
        <w:r w:rsidR="001F54A4">
          <w:rPr>
            <w:rStyle w:val="CommentReference"/>
            <w:sz w:val="24"/>
            <w:szCs w:val="24"/>
          </w:rPr>
          <w:t xml:space="preserve">the </w:t>
        </w:r>
        <w:r w:rsidR="001F54A4" w:rsidRPr="000B3146">
          <w:rPr>
            <w:rStyle w:val="CommentReference"/>
            <w:sz w:val="24"/>
            <w:szCs w:val="24"/>
          </w:rPr>
          <w:t>understanding of FAS life history</w:t>
        </w:r>
        <w:r w:rsidR="001F54A4">
          <w:rPr>
            <w:rStyle w:val="CommentReference"/>
            <w:sz w:val="24"/>
            <w:szCs w:val="24"/>
          </w:rPr>
          <w:t xml:space="preserve"> (see Appendix S1: Table S1).  Numerical simulations were used to construct zero population growth i</w:t>
        </w:r>
        <w:r w:rsidR="001F54A4" w:rsidRPr="000B3146">
          <w:rPr>
            <w:rStyle w:val="CommentReference"/>
            <w:sz w:val="24"/>
            <w:szCs w:val="24"/>
          </w:rPr>
          <w:t xml:space="preserve">soclines </w:t>
        </w:r>
      </w:ins>
      <w:ins w:id="207" w:author="Nathan Dorn" w:date="2025-06-20T15:52:00Z" w16du:dateUtc="2025-06-20T19:52:00Z">
        <w:r w:rsidR="005839D2">
          <w:rPr>
            <w:rStyle w:val="CommentReference"/>
            <w:sz w:val="24"/>
            <w:szCs w:val="24"/>
          </w:rPr>
          <w:t xml:space="preserve">by adjusting </w:t>
        </w:r>
      </w:ins>
      <w:ins w:id="208" w:author="Nathan Barrus" w:date="2025-06-18T13:01:00Z" w16du:dateUtc="2025-06-18T17:01:00Z">
        <w:del w:id="209" w:author="Nathan Dorn" w:date="2025-06-20T15:52:00Z" w16du:dateUtc="2025-06-20T19:52:00Z">
          <w:r w:rsidR="001F54A4" w:rsidDel="005839D2">
            <w:rPr>
              <w:rStyle w:val="CommentReference"/>
              <w:sz w:val="24"/>
              <w:szCs w:val="24"/>
            </w:rPr>
            <w:delText xml:space="preserve">from combinations of the </w:delText>
          </w:r>
          <w:r w:rsidR="001F54A4" w:rsidDel="00FA4328">
            <w:rPr>
              <w:rStyle w:val="CommentReference"/>
              <w:sz w:val="24"/>
              <w:szCs w:val="24"/>
            </w:rPr>
            <w:delText xml:space="preserve">parameters for </w:delText>
          </w:r>
        </w:del>
        <w:r w:rsidR="001F54A4">
          <w:rPr>
            <w:rStyle w:val="CommentReference"/>
            <w:sz w:val="24"/>
            <w:szCs w:val="24"/>
          </w:rPr>
          <w:t xml:space="preserve">juvenile survival and growth </w:t>
        </w:r>
      </w:ins>
      <w:ins w:id="210" w:author="Nathan Dorn" w:date="2025-06-20T15:52:00Z" w16du:dateUtc="2025-06-20T19:52:00Z">
        <w:r w:rsidR="00FA4328">
          <w:rPr>
            <w:rStyle w:val="CommentReference"/>
            <w:sz w:val="24"/>
            <w:szCs w:val="24"/>
          </w:rPr>
          <w:t xml:space="preserve">parameters </w:t>
        </w:r>
      </w:ins>
      <w:ins w:id="211" w:author="Nathan Barrus" w:date="2025-06-18T13:01:00Z" w16du:dateUtc="2025-06-18T17:01:00Z">
        <w:r w:rsidR="001F54A4">
          <w:rPr>
            <w:rStyle w:val="CommentReference"/>
            <w:sz w:val="24"/>
            <w:szCs w:val="24"/>
          </w:rPr>
          <w:t>under</w:t>
        </w:r>
        <w:r w:rsidR="001F54A4" w:rsidRPr="000B3146">
          <w:rPr>
            <w:rStyle w:val="CommentReference"/>
            <w:sz w:val="24"/>
            <w:szCs w:val="24"/>
          </w:rPr>
          <w:t xml:space="preserve"> two</w:t>
        </w:r>
        <w:r w:rsidR="001F54A4">
          <w:rPr>
            <w:rStyle w:val="CommentReference"/>
            <w:sz w:val="24"/>
            <w:szCs w:val="24"/>
          </w:rPr>
          <w:t xml:space="preserve"> different</w:t>
        </w:r>
        <w:r w:rsidR="001F54A4" w:rsidRPr="000B3146">
          <w:rPr>
            <w:rStyle w:val="CommentReference"/>
            <w:sz w:val="24"/>
            <w:szCs w:val="24"/>
          </w:rPr>
          <w:t xml:space="preserve"> </w:t>
        </w:r>
        <w:r w:rsidR="001F54A4">
          <w:rPr>
            <w:rStyle w:val="CommentReference"/>
            <w:sz w:val="24"/>
            <w:szCs w:val="24"/>
          </w:rPr>
          <w:t xml:space="preserve">hydrologic </w:t>
        </w:r>
        <w:r w:rsidR="001F54A4" w:rsidRPr="000B3146">
          <w:rPr>
            <w:rStyle w:val="CommentReference"/>
            <w:sz w:val="24"/>
            <w:szCs w:val="24"/>
          </w:rPr>
          <w:t xml:space="preserve">conditions which </w:t>
        </w:r>
        <w:r w:rsidR="001F54A4">
          <w:rPr>
            <w:rStyle w:val="CommentReference"/>
            <w:sz w:val="24"/>
            <w:szCs w:val="24"/>
          </w:rPr>
          <w:t xml:space="preserve">produced depth-dependent differences in reproduction </w:t>
        </w:r>
        <w:r w:rsidR="001F54A4" w:rsidRPr="000B3146">
          <w:t>(</w:t>
        </w:r>
        <w:r w:rsidR="001F54A4">
          <w:t xml:space="preserve">i.e., </w:t>
        </w:r>
        <w:r w:rsidR="001F54A4" w:rsidRPr="000B3146">
          <w:t>“Good Reproduction” or “Poor Reproduction”</w:t>
        </w:r>
        <w:r w:rsidR="001F54A4">
          <w:t>; Appendix S1</w:t>
        </w:r>
        <w:r w:rsidR="001F54A4" w:rsidRPr="000B3146">
          <w:t>).</w:t>
        </w:r>
        <w:r w:rsidR="001F54A4">
          <w:t xml:space="preserve"> For each simulation, we used one juvenile growth rate, one juvenile survival rate, and one hydrologic condition, then we allowed the population to reach a stable size distribution.  After a stable size distribution was achieved, we calculated the population growth rate (λ). After repeating this for 1666 different juvenile growth, mortality and hydrologic conditions, we identified the parameter</w:t>
        </w:r>
      </w:ins>
      <w:ins w:id="212" w:author="Nathan Dorn" w:date="2025-06-20T15:54:00Z" w16du:dateUtc="2025-06-20T19:54:00Z">
        <w:r w:rsidR="000E20F3">
          <w:t xml:space="preserve"> combinations </w:t>
        </w:r>
      </w:ins>
      <w:ins w:id="213" w:author="Nathan Barrus" w:date="2025-06-18T13:01:00Z" w16du:dateUtc="2025-06-18T17:01:00Z">
        <w:del w:id="214" w:author="Nathan Dorn" w:date="2025-06-20T15:54:00Z" w16du:dateUtc="2025-06-20T19:54:00Z">
          <w:r w:rsidR="001F54A4" w:rsidDel="000E20F3">
            <w:delText>s</w:delText>
          </w:r>
        </w:del>
        <w:r w:rsidR="001F54A4">
          <w:t xml:space="preserve"> </w:t>
        </w:r>
        <w:del w:id="215" w:author="Nathan Dorn" w:date="2025-06-20T15:53:00Z" w16du:dateUtc="2025-06-20T19:53:00Z">
          <w:r w:rsidR="001F54A4" w:rsidDel="000E20F3">
            <w:delText>where population growth was constant</w:delText>
          </w:r>
        </w:del>
      </w:ins>
      <w:ins w:id="216" w:author="Nathan Dorn" w:date="2025-06-20T15:53:00Z" w16du:dateUtc="2025-06-20T19:53:00Z">
        <w:del w:id="217" w:author="Nathan Barrus" w:date="2025-06-23T10:48:00Z" w16du:dateUtc="2025-06-23T14:48:00Z">
          <w:r w:rsidR="000E20F3" w:rsidDel="00CC169C">
            <w:delText>producing</w:delText>
          </w:r>
        </w:del>
      </w:ins>
      <w:ins w:id="218" w:author="Nathan Barrus" w:date="2025-06-23T10:48:00Z" w16du:dateUtc="2025-06-23T14:48:00Z">
        <w:r w:rsidR="00CC169C">
          <w:t>that produced</w:t>
        </w:r>
      </w:ins>
      <w:ins w:id="219" w:author="Nathan Dorn" w:date="2025-06-20T15:53:00Z" w16du:dateUtc="2025-06-20T19:53:00Z">
        <w:r w:rsidR="000E20F3">
          <w:t xml:space="preserve"> static po</w:t>
        </w:r>
      </w:ins>
      <w:ins w:id="220" w:author="Nathan Dorn" w:date="2025-06-20T15:54:00Z" w16du:dateUtc="2025-06-20T19:54:00Z">
        <w:r w:rsidR="000E20F3">
          <w:t>pulation sizes</w:t>
        </w:r>
      </w:ins>
      <w:ins w:id="221" w:author="Nathan Barrus" w:date="2025-06-18T13:01:00Z" w16du:dateUtc="2025-06-18T17:01:00Z">
        <w:r w:rsidR="001F54A4">
          <w:t xml:space="preserve"> </w:t>
        </w:r>
        <w:del w:id="222" w:author="Nathan Dorn" w:date="2025-06-20T15:53:00Z" w16du:dateUtc="2025-06-20T19:53:00Z">
          <w:r w:rsidR="001F54A4" w:rsidDel="000E20F3">
            <w:delText>(</w:delText>
          </w:r>
        </w:del>
        <w:r w:rsidR="001F54A4">
          <w:t>λ = 1</w:t>
        </w:r>
        <w:del w:id="223" w:author="Nathan Dorn" w:date="2025-06-20T15:53:00Z" w16du:dateUtc="2025-06-20T19:53:00Z">
          <w:r w:rsidR="001F54A4" w:rsidDel="000E20F3">
            <w:delText>)</w:delText>
          </w:r>
        </w:del>
        <w:r w:rsidR="001F54A4">
          <w:t xml:space="preserve">.  We </w:t>
        </w:r>
        <w:r w:rsidR="001F54A4">
          <w:lastRenderedPageBreak/>
          <w:t xml:space="preserve">plotted these values as an isocline for each hydrologic scenario (For further details see Appendix S1).   </w:t>
        </w:r>
      </w:ins>
    </w:p>
    <w:p w14:paraId="5C3BFE51" w14:textId="6116FCC3" w:rsidR="00673700" w:rsidRDefault="00673700" w:rsidP="00656BF2">
      <w:pPr>
        <w:pStyle w:val="NATESTYLE1CommonCollege"/>
        <w:ind w:firstLine="720"/>
      </w:pPr>
      <w:r w:rsidRPr="000B3146">
        <w:t xml:space="preserve">The isoclines graphically represent theoretical combinations of the two parameters that stop </w:t>
      </w:r>
      <w:del w:id="224" w:author="Nathan Barrus" w:date="2025-06-18T12:42:00Z" w16du:dateUtc="2025-06-18T16:42:00Z">
        <w:r w:rsidRPr="000B3146" w:rsidDel="006C2FD7">
          <w:delText xml:space="preserve">growth of the </w:delText>
        </w:r>
      </w:del>
      <w:r w:rsidRPr="000B3146">
        <w:t>population</w:t>
      </w:r>
      <w:ins w:id="225" w:author="Nathan Barrus" w:date="2025-06-18T12:42:00Z" w16du:dateUtc="2025-06-18T16:42:00Z">
        <w:r w:rsidR="006C2FD7">
          <w:t xml:space="preserve"> growth</w:t>
        </w:r>
      </w:ins>
      <w:r w:rsidRPr="000B3146">
        <w:t xml:space="preserve"> (</w:t>
      </w:r>
      <w:r w:rsidR="009A0CC9">
        <w:t>λ</w:t>
      </w:r>
      <w:r w:rsidRPr="000B3146">
        <w:t xml:space="preserve"> = </w:t>
      </w:r>
      <w:r w:rsidR="009A0CC9">
        <w:t>1</w:t>
      </w:r>
      <w:r w:rsidRPr="000B3146">
        <w:t xml:space="preserve">). </w:t>
      </w:r>
      <w:r w:rsidR="00B8519E">
        <w:t>T</w:t>
      </w:r>
      <w:r w:rsidRPr="000B3146">
        <w:t>he isoclines are boundary conditions between a growing or a declining population</w:t>
      </w:r>
      <w:r w:rsidR="00B8519E">
        <w:t xml:space="preserve"> assuming</w:t>
      </w:r>
      <w:ins w:id="226" w:author="Nathan Dorn" w:date="2025-06-20T15:54:00Z" w16du:dateUtc="2025-06-20T19:54:00Z">
        <w:r w:rsidR="00D5523A">
          <w:t xml:space="preserve"> </w:t>
        </w:r>
      </w:ins>
      <w:ins w:id="227" w:author="Nathan Dorn" w:date="2025-06-20T15:55:00Z" w16du:dateUtc="2025-06-20T19:55:00Z">
        <w:r w:rsidR="00D5523A">
          <w:t xml:space="preserve">1) </w:t>
        </w:r>
      </w:ins>
      <w:ins w:id="228" w:author="Nathan Dorn" w:date="2025-06-20T15:54:00Z" w16du:dateUtc="2025-06-20T19:54:00Z">
        <w:r w:rsidR="00D5523A">
          <w:t>a static hyd</w:t>
        </w:r>
      </w:ins>
      <w:ins w:id="229" w:author="Nathan Dorn" w:date="2025-06-20T15:55:00Z" w16du:dateUtc="2025-06-20T19:55:00Z">
        <w:r w:rsidR="00D5523A">
          <w:t>rologic scenario and adult life history, and 2) that</w:t>
        </w:r>
      </w:ins>
      <w:r w:rsidR="00B8519E">
        <w:t xml:space="preserve"> the </w:t>
      </w:r>
      <w:del w:id="230" w:author="Nathan Dorn" w:date="2025-06-20T15:55:00Z" w16du:dateUtc="2025-06-20T19:55:00Z">
        <w:r w:rsidR="00B8519E" w:rsidDel="00D5523A">
          <w:delText xml:space="preserve">given </w:delText>
        </w:r>
      </w:del>
      <w:r w:rsidR="00B8519E">
        <w:t>juvenile</w:t>
      </w:r>
      <w:r w:rsidR="00B8519E" w:rsidRPr="000B3146">
        <w:t xml:space="preserve"> growth and survival rates</w:t>
      </w:r>
      <w:r w:rsidR="00B8519E">
        <w:t xml:space="preserve"> represent </w:t>
      </w:r>
      <w:del w:id="231" w:author="Nathan Dorn" w:date="2025-06-20T15:55:00Z" w16du:dateUtc="2025-06-20T19:55:00Z">
        <w:r w:rsidR="00B8519E" w:rsidDel="00D5523A">
          <w:delText xml:space="preserve">an </w:delText>
        </w:r>
      </w:del>
      <w:ins w:id="232" w:author="Nathan Dorn" w:date="2025-06-20T15:55:00Z" w16du:dateUtc="2025-06-20T19:55:00Z">
        <w:r w:rsidR="00D5523A">
          <w:t xml:space="preserve">the </w:t>
        </w:r>
      </w:ins>
      <w:r w:rsidR="00B8519E">
        <w:t>average rate experienced</w:t>
      </w:r>
      <w:r w:rsidR="0024350E">
        <w:t xml:space="preserve"> by</w:t>
      </w:r>
      <w:r w:rsidR="00B8519E">
        <w:t xml:space="preserve"> juvenile snail</w:t>
      </w:r>
      <w:r w:rsidR="0024350E">
        <w:t>s</w:t>
      </w:r>
      <w:r w:rsidR="00B8519E">
        <w:t xml:space="preserve"> </w:t>
      </w:r>
      <w:del w:id="233" w:author="Nathan Dorn" w:date="2025-06-20T15:55:00Z" w16du:dateUtc="2025-06-20T19:55:00Z">
        <w:r w:rsidR="00B8519E" w:rsidDel="00FD2F38">
          <w:delText>throughout a year</w:delText>
        </w:r>
      </w:del>
      <w:ins w:id="234" w:author="Nathan Dorn" w:date="2025-06-20T15:55:00Z" w16du:dateUtc="2025-06-20T19:55:00Z">
        <w:r w:rsidR="00FD2F38">
          <w:t>for the year</w:t>
        </w:r>
      </w:ins>
      <w:r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Pr="000B3146">
        <w:t xml:space="preserve">and yet </w:t>
      </w:r>
      <w:r w:rsidR="00730124">
        <w:t xml:space="preserve">juveniles </w:t>
      </w:r>
      <w:r w:rsidRPr="000B3146">
        <w:t xml:space="preserve">can survive and grow </w:t>
      </w:r>
      <w:r w:rsidR="00E44BAA">
        <w:t>to</w:t>
      </w:r>
      <w:r w:rsidRPr="000B3146">
        <w:t xml:space="preserve"> high </w:t>
      </w:r>
      <w:r w:rsidR="007543BD">
        <w:t xml:space="preserve">sub-adult </w:t>
      </w:r>
      <w:r w:rsidRPr="000B3146">
        <w:t xml:space="preserve">densities </w:t>
      </w:r>
      <w:r w:rsidR="000C7817">
        <w:t>(</w:t>
      </w:r>
      <w:r w:rsidR="00264673">
        <w:t>16</w:t>
      </w:r>
      <w:r w:rsidR="000C7817">
        <w:t>/m</w:t>
      </w:r>
      <w:r w:rsidR="000C7817" w:rsidRPr="00264673">
        <w:rPr>
          <w:vertAlign w:val="superscript"/>
        </w:rPr>
        <w:t>2</w:t>
      </w:r>
      <w:r w:rsidR="000C7817">
        <w:t xml:space="preserve">) </w:t>
      </w:r>
      <w:r w:rsidRPr="000B3146">
        <w:t>in</w:t>
      </w:r>
      <w:r w:rsidR="007C5224">
        <w:t xml:space="preserve"> mesh</w:t>
      </w:r>
      <w:r w:rsidRPr="000B3146">
        <w:t xml:space="preserve"> predator</w:t>
      </w:r>
      <w:r w:rsidR="007C5224">
        <w:t>-</w:t>
      </w:r>
      <w:r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Pr="000B3146">
        <w:t xml:space="preserve"> be irrelevant to </w:t>
      </w:r>
      <w:del w:id="235" w:author="Nathan Dorn" w:date="2025-06-20T15:57:00Z" w16du:dateUtc="2025-06-20T19:57:00Z">
        <w:r w:rsidRPr="000B3146" w:rsidDel="00F155E3">
          <w:delText>our model evaluations which were</w:delText>
        </w:r>
        <w:r w:rsidR="00017A57" w:rsidDel="00F155E3">
          <w:delText xml:space="preserve"> </w:delText>
        </w:r>
        <w:r w:rsidRPr="000B3146" w:rsidDel="00F155E3">
          <w:delText>trying to identify parameters that would produce an increasing or decreasing population</w:delText>
        </w:r>
      </w:del>
      <w:ins w:id="236" w:author="Nathan Dorn" w:date="2025-06-20T15:57:00Z" w16du:dateUtc="2025-06-20T19:57:00Z">
        <w:r w:rsidR="00F155E3">
          <w:t xml:space="preserve">the rates the </w:t>
        </w:r>
      </w:ins>
      <w:ins w:id="237" w:author="Nathan Dorn" w:date="2025-06-20T15:58:00Z" w16du:dateUtc="2025-06-20T19:58:00Z">
        <w:r w:rsidR="00E13F25">
          <w:t xml:space="preserve">populations of </w:t>
        </w:r>
      </w:ins>
      <w:ins w:id="238" w:author="Nathan Dorn" w:date="2025-06-20T15:57:00Z" w16du:dateUtc="2025-06-20T19:57:00Z">
        <w:r w:rsidR="00F155E3">
          <w:t>FAS actually experience</w:t>
        </w:r>
      </w:ins>
      <w:r w:rsidRPr="000B3146">
        <w:t>.</w:t>
      </w:r>
      <w:ins w:id="239" w:author="Nathan Dorn" w:date="2025-06-20T15:58:00Z" w16du:dateUtc="2025-06-20T19:58:00Z">
        <w:r w:rsidR="00E13F25">
          <w:t xml:space="preserve">  </w:t>
        </w:r>
      </w:ins>
      <w:ins w:id="240" w:author="Nathan Dorn" w:date="2025-06-20T15:57:00Z" w16du:dateUtc="2025-06-20T19:57:00Z">
        <w:r w:rsidR="00F155E3">
          <w:t xml:space="preserve"> </w:t>
        </w:r>
      </w:ins>
    </w:p>
    <w:p w14:paraId="65F8A111" w14:textId="0884DB35" w:rsidR="00F777B8" w:rsidRPr="00F777B8" w:rsidRDefault="00700FBD" w:rsidP="00656BF2">
      <w:pPr>
        <w:pStyle w:val="NATESTYLE1CommonCollege"/>
        <w:ind w:firstLine="720"/>
        <w:rPr>
          <w:rStyle w:val="CommentReference"/>
          <w:rFonts w:eastAsiaTheme="minorEastAsia"/>
          <w:sz w:val="24"/>
          <w:szCs w:val="24"/>
        </w:rPr>
      </w:pPr>
      <w:del w:id="241" w:author="Nathan Dorn" w:date="2025-06-20T15:59:00Z" w16du:dateUtc="2025-06-20T19:59:00Z">
        <w:r w:rsidDel="002A183A">
          <w:delText>Once the isocline was</w:delText>
        </w:r>
      </w:del>
      <w:ins w:id="242" w:author="Nathan Dorn" w:date="2025-06-20T15:59:00Z" w16du:dateUtc="2025-06-20T19:59:00Z">
        <w:r w:rsidR="002A183A">
          <w:t>After</w:t>
        </w:r>
      </w:ins>
      <w:r>
        <w:t xml:space="preserve"> </w:t>
      </w:r>
      <w:r w:rsidR="007543BD">
        <w:t>construc</w:t>
      </w:r>
      <w:r>
        <w:t>t</w:t>
      </w:r>
      <w:ins w:id="243" w:author="Nathan Dorn" w:date="2025-06-20T15:59:00Z" w16du:dateUtc="2025-06-20T19:59:00Z">
        <w:r w:rsidR="002A183A">
          <w:t>ing isoclines</w:t>
        </w:r>
      </w:ins>
      <w:del w:id="244" w:author="Nathan Dorn" w:date="2025-06-20T15:59:00Z" w16du:dateUtc="2025-06-20T19:59:00Z">
        <w:r w:rsidR="007543BD" w:rsidDel="002A183A">
          <w:delText>ed</w:delText>
        </w:r>
      </w:del>
      <w:r>
        <w:t xml:space="preserve">, we </w:t>
      </w:r>
      <w:r w:rsidR="003478F3">
        <w:t>used</w:t>
      </w:r>
      <w:r w:rsidR="00656EE7">
        <w:t xml:space="preserve"> </w:t>
      </w:r>
      <w:r w:rsidR="00656EE7" w:rsidRPr="00C74B7B">
        <w:rPr>
          <w:i/>
          <w:iCs/>
        </w:rPr>
        <w:t>in situ</w:t>
      </w:r>
      <w:r w:rsidR="00656EE7">
        <w:t xml:space="preserve"> experimental techniques </w:t>
      </w:r>
      <w:del w:id="245" w:author="Nathan Dorn" w:date="2025-06-20T16:00:00Z" w16du:dateUtc="2025-06-20T20:00:00Z">
        <w:r w:rsidR="00656EE7" w:rsidDel="002E0875">
          <w:delText>(</w:delText>
        </w:r>
      </w:del>
      <w:del w:id="246" w:author="Nathan Dorn" w:date="2025-06-20T15:59:00Z" w16du:dateUtc="2025-06-20T19:59:00Z">
        <w:r w:rsidR="00656EE7" w:rsidDel="002E0875">
          <w:delText>detailed further below</w:delText>
        </w:r>
        <w:r w:rsidR="00D72C7E" w:rsidDel="002E0875">
          <w:delText xml:space="preserve"> and in</w:delText>
        </w:r>
      </w:del>
      <w:del w:id="247" w:author="Nathan Dorn" w:date="2025-06-20T16:00:00Z" w16du:dateUtc="2025-06-20T20:00:00Z">
        <w:r w:rsidR="00D72C7E" w:rsidDel="002E0875">
          <w:delText xml:space="preserve"> Appendix S2</w:delText>
        </w:r>
        <w:r w:rsidR="00656EE7" w:rsidDel="002E0875">
          <w:delText>)</w:delText>
        </w:r>
        <w:r w:rsidR="00034D58" w:rsidDel="002E0875">
          <w:delText xml:space="preserve"> </w:delText>
        </w:r>
      </w:del>
      <w:r w:rsidR="00034D58">
        <w:t>to</w:t>
      </w:r>
      <w:r w:rsidR="00F777B8">
        <w:t xml:space="preserve"> calculate</w:t>
      </w:r>
      <w:del w:id="248" w:author="Nathan Barrus" w:date="2025-05-28T15:59:00Z" w16du:dateUtc="2025-05-28T19:59:00Z">
        <w:r w:rsidR="00F777B8" w:rsidDel="005265AD">
          <w:delText>d</w:delText>
        </w:r>
      </w:del>
      <w:r w:rsidR="00F777B8">
        <w:t xml:space="preserv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del w:id="249" w:author="Nathan Dorn" w:date="2025-06-20T16:00:00Z" w16du:dateUtc="2025-06-20T20:00:00Z">
        <w:r w:rsidR="00F777B8" w:rsidDel="00C02957">
          <w:rPr>
            <w:rFonts w:eastAsiaTheme="minorEastAsia"/>
          </w:rPr>
          <w:delText>then</w:delText>
        </w:r>
        <w:r w:rsidR="00034D58" w:rsidDel="00C02957">
          <w:rPr>
            <w:rFonts w:eastAsiaTheme="minorEastAsia"/>
          </w:rPr>
          <w:delText xml:space="preserve"> we</w:delText>
        </w:r>
        <w:r w:rsidR="00F777B8" w:rsidDel="00C02957">
          <w:rPr>
            <w:rFonts w:eastAsiaTheme="minorEastAsia"/>
          </w:rPr>
          <w:delText xml:space="preserve"> plotted on the</w:delText>
        </w:r>
      </w:del>
      <w:ins w:id="250" w:author="Nathan Dorn" w:date="2025-06-20T16:00:00Z" w16du:dateUtc="2025-06-20T20:00:00Z">
        <w:r w:rsidR="00C02957">
          <w:rPr>
            <w:rFonts w:eastAsiaTheme="minorEastAsia"/>
          </w:rPr>
          <w:t>and plotted them in</w:t>
        </w:r>
      </w:ins>
      <w:r w:rsidR="00F777B8">
        <w:rPr>
          <w:rFonts w:eastAsiaTheme="minorEastAsia"/>
        </w:rPr>
        <w:t xml:space="preserve"> </w:t>
      </w:r>
      <w:del w:id="251" w:author="Nathan Dorn" w:date="2025-06-20T16:00:00Z" w16du:dateUtc="2025-06-20T20:00:00Z">
        <w:r w:rsidR="00F777B8" w:rsidDel="00C02957">
          <w:rPr>
            <w:rFonts w:eastAsiaTheme="minorEastAsia"/>
          </w:rPr>
          <w:delText xml:space="preserve">isocline </w:delText>
        </w:r>
      </w:del>
      <w:ins w:id="252" w:author="Nathan Dorn" w:date="2025-06-20T16:00:00Z" w16du:dateUtc="2025-06-20T20:00:00Z">
        <w:r w:rsidR="00C02957">
          <w:rPr>
            <w:rFonts w:eastAsiaTheme="minorEastAsia"/>
          </w:rPr>
          <w:t xml:space="preserve">demographic </w:t>
        </w:r>
      </w:ins>
      <w:r w:rsidR="00F777B8">
        <w:rPr>
          <w:rFonts w:eastAsiaTheme="minorEastAsia"/>
        </w:rPr>
        <w:t>state space</w:t>
      </w:r>
      <w:del w:id="253" w:author="Nathan Dorn" w:date="2025-06-20T16:01:00Z" w16du:dateUtc="2025-06-20T20:01:00Z">
        <w:r w:rsidR="00F777B8" w:rsidDel="00C02957">
          <w:rPr>
            <w:rFonts w:eastAsiaTheme="minorEastAsia"/>
          </w:rPr>
          <w:delText xml:space="preserve"> the combination of</w:delText>
        </w:r>
      </w:del>
      <w:ins w:id="254" w:author="Nathan Barrus" w:date="2025-06-18T12:42:00Z" w16du:dateUtc="2025-06-18T16:42:00Z">
        <w:del w:id="255" w:author="Nathan Dorn" w:date="2025-06-20T16:01:00Z" w16du:dateUtc="2025-06-20T20:01:00Z">
          <w:r w:rsidR="006C2FD7" w:rsidDel="00C02957">
            <w:rPr>
              <w:rFonts w:eastAsiaTheme="minorEastAsia"/>
            </w:rPr>
            <w:delText xml:space="preserve"> juvenile</w:delText>
          </w:r>
        </w:del>
      </w:ins>
      <w:del w:id="256" w:author="Nathan Dorn" w:date="2025-06-20T16:01:00Z" w16du:dateUtc="2025-06-20T20:01:00Z">
        <w:r w:rsidR="00F777B8" w:rsidDel="00C02957">
          <w:rPr>
            <w:rFonts w:eastAsiaTheme="minorEastAsia"/>
          </w:rPr>
          <w:delText xml:space="preserve"> survival and growth for each season and location</w:delText>
        </w:r>
      </w:del>
      <w:r w:rsidR="00F777B8">
        <w:rPr>
          <w:rFonts w:eastAsiaTheme="minorEastAsia"/>
        </w:rPr>
        <w:t xml:space="preserve">. The nature of the model made it impossible to change </w:t>
      </w:r>
      <w:ins w:id="257" w:author="Nathan Barrus" w:date="2025-06-18T12:41:00Z" w16du:dateUtc="2025-06-18T16:41:00Z">
        <w:r w:rsidR="00E512EB">
          <w:rPr>
            <w:rFonts w:eastAsiaTheme="minorEastAsia"/>
          </w:rPr>
          <w:t xml:space="preserve">juvenile </w:t>
        </w:r>
      </w:ins>
      <w:r w:rsidR="00F777B8">
        <w:rPr>
          <w:rFonts w:eastAsiaTheme="minorEastAsia"/>
        </w:rPr>
        <w:t>growth rates seasonally</w:t>
      </w:r>
      <w:ins w:id="258" w:author="Nathan Dorn" w:date="2025-06-14T12:45:00Z" w16du:dateUtc="2025-06-14T16:45:00Z">
        <w:r w:rsidR="00466BC0">
          <w:rPr>
            <w:rFonts w:eastAsiaTheme="minorEastAsia"/>
          </w:rPr>
          <w:t xml:space="preserve"> so</w:t>
        </w:r>
      </w:ins>
      <w:del w:id="259" w:author="Nathan Dorn" w:date="2025-06-14T12:45:00Z" w16du:dateUtc="2025-06-14T16:45:00Z">
        <w:r w:rsidR="00F0700A" w:rsidDel="00466BC0">
          <w:rPr>
            <w:rFonts w:eastAsiaTheme="minorEastAsia"/>
          </w:rPr>
          <w:delText>;</w:delText>
        </w:r>
        <w:r w:rsidR="00F777B8" w:rsidDel="00466BC0">
          <w:rPr>
            <w:rFonts w:eastAsiaTheme="minorEastAsia"/>
          </w:rPr>
          <w:delText xml:space="preserve"> thus</w:delText>
        </w:r>
        <w:r w:rsidR="00F0700A" w:rsidDel="00466BC0">
          <w:rPr>
            <w:rFonts w:eastAsiaTheme="minorEastAsia"/>
          </w:rPr>
          <w:delText>,</w:delText>
        </w:r>
      </w:del>
      <w:r w:rsidR="00F777B8">
        <w:rPr>
          <w:rFonts w:eastAsiaTheme="minorEastAsia"/>
        </w:rPr>
        <w:t xml:space="preserve"> the </w:t>
      </w:r>
      <w:del w:id="260" w:author="Nathan Dorn" w:date="2025-06-14T12:45:00Z" w16du:dateUtc="2025-06-14T16:45:00Z">
        <w:r w:rsidR="00F777B8" w:rsidDel="001751E3">
          <w:rPr>
            <w:rFonts w:eastAsiaTheme="minorEastAsia"/>
          </w:rPr>
          <w:delText xml:space="preserve">predictions </w:delText>
        </w:r>
      </w:del>
      <w:ins w:id="261" w:author="Nathan Dorn" w:date="2025-06-14T12:45:00Z" w16du:dateUtc="2025-06-14T16:45:00Z">
        <w:r w:rsidR="001751E3">
          <w:rPr>
            <w:rFonts w:eastAsiaTheme="minorEastAsia"/>
          </w:rPr>
          <w:t>interpretations of the rates in</w:t>
        </w:r>
      </w:ins>
      <w:del w:id="262" w:author="Nathan Dorn" w:date="2025-06-14T12:45:00Z" w16du:dateUtc="2025-06-14T16:45:00Z">
        <w:r w:rsidR="00F777B8" w:rsidDel="001751E3">
          <w:rPr>
            <w:rFonts w:eastAsiaTheme="minorEastAsia"/>
          </w:rPr>
          <w:delText xml:space="preserve">from </w:delText>
        </w:r>
        <w:r w:rsidR="00F0700A" w:rsidDel="001751E3">
          <w:rPr>
            <w:rFonts w:eastAsiaTheme="minorEastAsia"/>
          </w:rPr>
          <w:delText>the</w:delText>
        </w:r>
      </w:del>
      <w:r w:rsidR="00F777B8">
        <w:rPr>
          <w:rFonts w:eastAsiaTheme="minorEastAsia"/>
        </w:rPr>
        <w:t xml:space="preserve"> </w:t>
      </w:r>
      <w:del w:id="263" w:author="Nathan Dorn" w:date="2025-06-14T12:45:00Z" w16du:dateUtc="2025-06-14T16:45:00Z">
        <w:r w:rsidR="00F777B8" w:rsidDel="001751E3">
          <w:rPr>
            <w:rFonts w:eastAsiaTheme="minorEastAsia"/>
          </w:rPr>
          <w:delText>isocline</w:delText>
        </w:r>
      </w:del>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del w:id="264" w:author="Nathan Barrus" w:date="2025-05-12T13:21:00Z" w16du:dateUtc="2025-05-12T17:21:00Z">
        <w:r w:rsidR="002622F2" w:rsidDel="00E578B2">
          <w:rPr>
            <w:rFonts w:eastAsiaTheme="minorEastAsia"/>
          </w:rPr>
          <w:delText>from the field measures</w:delText>
        </w:r>
        <w:r w:rsidR="00F777B8" w:rsidDel="00E578B2">
          <w:rPr>
            <w:rFonts w:eastAsiaTheme="minorEastAsia"/>
          </w:rPr>
          <w:delText xml:space="preserve"> </w:delText>
        </w:r>
        <w:r w:rsidR="00F0700A" w:rsidDel="00E578B2">
          <w:rPr>
            <w:rFonts w:eastAsiaTheme="minorEastAsia"/>
          </w:rPr>
          <w:delText>were therefore</w:delText>
        </w:r>
        <w:r w:rsidR="00F777B8" w:rsidDel="00E578B2">
          <w:rPr>
            <w:rFonts w:eastAsiaTheme="minorEastAsia"/>
          </w:rPr>
          <w:delText xml:space="preserve"> </w:delText>
        </w:r>
        <w:r w:rsidR="000C7817" w:rsidDel="00E578B2">
          <w:rPr>
            <w:rFonts w:eastAsiaTheme="minorEastAsia"/>
          </w:rPr>
          <w:delText xml:space="preserve">expected </w:delText>
        </w:r>
        <w:r w:rsidR="00F777B8" w:rsidDel="00E578B2">
          <w:rPr>
            <w:rFonts w:eastAsiaTheme="minorEastAsia"/>
          </w:rPr>
          <w:delText>snail recruitment assuming the rates measured each season</w:delText>
        </w:r>
      </w:del>
      <w:ins w:id="265" w:author="Nathan Barrus" w:date="2025-05-12T13:21:00Z" w16du:dateUtc="2025-05-12T17:21:00Z">
        <w:r w:rsidR="00E578B2">
          <w:rPr>
            <w:rFonts w:eastAsiaTheme="minorEastAsia"/>
          </w:rPr>
          <w:t>from the field measurements were, therefore, t</w:t>
        </w:r>
      </w:ins>
      <w:ins w:id="266" w:author="Nathan Barrus" w:date="2025-05-12T13:22:00Z" w16du:dateUtc="2025-05-12T17:22:00Z">
        <w:r w:rsidR="00E578B2">
          <w:rPr>
            <w:rFonts w:eastAsiaTheme="minorEastAsia"/>
          </w:rPr>
          <w:t xml:space="preserve">he expected snail recruitment </w:t>
        </w:r>
        <w:r w:rsidR="0023742F">
          <w:rPr>
            <w:rFonts w:eastAsiaTheme="minorEastAsia"/>
          </w:rPr>
          <w:t xml:space="preserve">given the rates measured </w:t>
        </w:r>
        <w:r w:rsidR="00EC2A3E">
          <w:rPr>
            <w:rFonts w:eastAsiaTheme="minorEastAsia"/>
          </w:rPr>
          <w:t>for the respective season.</w:t>
        </w:r>
      </w:ins>
      <w:del w:id="267" w:author="Nathan Barrus" w:date="2025-05-12T13:22:00Z" w16du:dateUtc="2025-05-12T17:22:00Z">
        <w:r w:rsidR="00F777B8" w:rsidDel="00EC2A3E">
          <w:rPr>
            <w:rFonts w:eastAsiaTheme="minorEastAsia"/>
          </w:rPr>
          <w:delText>.</w:delText>
        </w:r>
      </w:del>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 xml:space="preserve">(Darby et </w:t>
      </w:r>
      <w:r w:rsidR="0077325B" w:rsidRPr="005861DC">
        <w:lastRenderedPageBreak/>
        <w:t>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t>Survival and Growth in the field</w:t>
      </w:r>
    </w:p>
    <w:p w14:paraId="5BF6C589" w14:textId="6944B16E"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w:t>
      </w:r>
      <w:ins w:id="268" w:author="Nathan Barrus" w:date="2025-06-18T12:36:00Z" w16du:dateUtc="2025-06-18T16:36:00Z">
        <w:r w:rsidR="00AD344D">
          <w:rPr>
            <w:rStyle w:val="CommentReference"/>
            <w:sz w:val="24"/>
            <w:szCs w:val="24"/>
          </w:rPr>
          <w:t xml:space="preserve">juvenile </w:t>
        </w:r>
      </w:ins>
      <w:r w:rsidR="00673700" w:rsidRPr="000B3146">
        <w:rPr>
          <w:rStyle w:val="CommentReference"/>
          <w:sz w:val="24"/>
          <w:szCs w:val="24"/>
        </w:rPr>
        <w:t xml:space="preserve">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4537226"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dependent</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w:t>
      </w:r>
      <w:r w:rsidR="00EE0808">
        <w:rPr>
          <w:rStyle w:val="CommentReference"/>
          <w:sz w:val="24"/>
          <w:szCs w:val="24"/>
        </w:rPr>
        <w:lastRenderedPageBreak/>
        <w:t>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1A5154A7" w:rsidR="007A7EA5" w:rsidRDefault="00456548" w:rsidP="00656BF2">
      <w:pPr>
        <w:ind w:firstLine="720"/>
        <w:rPr>
          <w:rStyle w:val="CommentReference"/>
          <w:sz w:val="24"/>
          <w:szCs w:val="24"/>
        </w:rPr>
      </w:pPr>
      <w:r>
        <w:rPr>
          <w:rStyle w:val="CommentReference"/>
          <w:sz w:val="24"/>
          <w:szCs w:val="24"/>
        </w:rPr>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xml:space="preserve">,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 variation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either morphological or behavioral, to chronic exposure to crayfish (Davidson and Dorn 2017).</w:t>
      </w:r>
    </w:p>
    <w:p w14:paraId="5C35E13D" w14:textId="6201981C" w:rsidR="005D527C" w:rsidRDefault="00F87B69" w:rsidP="00656BF2">
      <w:pPr>
        <w:pStyle w:val="NATESTYLE1CommonCollege"/>
        <w:ind w:firstLine="720"/>
        <w:rPr>
          <w:rStyle w:val="CommentReference"/>
          <w:sz w:val="24"/>
          <w:szCs w:val="24"/>
        </w:rPr>
      </w:pPr>
      <w:r>
        <w:t>W</w:t>
      </w:r>
      <w:r w:rsidR="005D527C">
        <w:t>e measured</w:t>
      </w:r>
      <w:ins w:id="269" w:author="Nathan Barrus" w:date="2025-06-18T12:36:00Z" w16du:dateUtc="2025-06-18T16:36:00Z">
        <w:r w:rsidR="00AD344D">
          <w:t xml:space="preserve"> juvenile</w:t>
        </w:r>
      </w:ins>
      <w:r w:rsidR="005D527C">
        <w:t xml:space="preserve">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w:t>
      </w:r>
      <w:proofErr w:type="spellStart"/>
      <w:r w:rsidR="005D527C">
        <w:t>metaphytic</w:t>
      </w:r>
      <w:proofErr w:type="spellEnd"/>
      <w:r w:rsidR="005D527C">
        <w:t xml:space="preserve">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xml:space="preserve">. The </w:t>
      </w:r>
      <w:proofErr w:type="spellStart"/>
      <w:r w:rsidR="005D527C">
        <w:t>metaphyt</w:t>
      </w:r>
      <w:r w:rsidR="001A645E">
        <w:t>on</w:t>
      </w:r>
      <w:proofErr w:type="spellEnd"/>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proofErr w:type="spellStart"/>
      <w:r w:rsidR="005D527C">
        <w:t>metaphyton</w:t>
      </w:r>
      <w:proofErr w:type="spellEnd"/>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w:t>
      </w:r>
      <w:ins w:id="270" w:author="Nathan Barrus" w:date="2025-06-18T12:36:00Z" w16du:dateUtc="2025-06-18T16:36:00Z">
        <w:r w:rsidR="0018003E">
          <w:t xml:space="preserve">juvenile </w:t>
        </w:r>
      </w:ins>
      <w:r w:rsidR="005D527C">
        <w:t xml:space="preserve">growth </w:t>
      </w:r>
      <w:r w:rsidR="00084B13">
        <w:t xml:space="preserve">at </w:t>
      </w:r>
      <w:r w:rsidR="005D527C">
        <w:t>WCA3A site</w:t>
      </w:r>
      <w:r w:rsidR="00084B13">
        <w:t xml:space="preserve"> 3</w:t>
      </w:r>
      <w:r w:rsidR="005D527C">
        <w:t xml:space="preserve">, we measured the TP of </w:t>
      </w:r>
      <w:proofErr w:type="spellStart"/>
      <w:r w:rsidR="005D527C">
        <w:t>metaphytic</w:t>
      </w:r>
      <w:proofErr w:type="spellEnd"/>
      <w:r w:rsidR="005D527C">
        <w:t xml:space="preserve">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(Barrus et al. 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w:t>
      </w:r>
      <w:proofErr w:type="spellStart"/>
      <w:r w:rsidR="00FF5F62">
        <w:t>k</w:t>
      </w:r>
      <w:r w:rsidR="00FF5F62" w:rsidRPr="00FF5F62">
        <w:rPr>
          <w:vertAlign w:val="subscript"/>
        </w:rPr>
        <w:t>gr</w:t>
      </w:r>
      <w:r w:rsidR="00F82837">
        <w:rPr>
          <w:vertAlign w:val="subscript"/>
        </w:rPr>
        <w:t>ow</w:t>
      </w:r>
      <w:r w:rsidR="00FF5F62" w:rsidRPr="00FF5F62">
        <w:rPr>
          <w:vertAlign w:val="subscript"/>
        </w:rPr>
        <w:t>th</w:t>
      </w:r>
      <w:proofErr w:type="spellEnd"/>
      <w:r>
        <w:t xml:space="preserve"> to relate the results to the isocline.</w:t>
      </w:r>
      <w:r w:rsidR="00D21B2E">
        <w:t xml:space="preserve"> </w:t>
      </w:r>
      <w:proofErr w:type="spellStart"/>
      <w:r w:rsidR="005B3AB2">
        <w:t>K</w:t>
      </w:r>
      <w:r w:rsidR="005B3AB2" w:rsidRPr="008D1127">
        <w:rPr>
          <w:vertAlign w:val="subscript"/>
        </w:rPr>
        <w:t>growth</w:t>
      </w:r>
      <w:proofErr w:type="spellEnd"/>
      <w:r w:rsidR="005B3AB2" w:rsidRPr="008D1127">
        <w:rPr>
          <w:vertAlign w:val="subscript"/>
        </w:rPr>
        <w:t xml:space="preserve">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 xml:space="preserve">calculated from </w:t>
      </w:r>
      <w:r w:rsidR="008D1127">
        <w:lastRenderedPageBreak/>
        <w:t>knowing the initial size, the final size and the maximum size. The maximum size was assumed to be 50 mm</w:t>
      </w:r>
      <w:r w:rsidR="006914D2">
        <w:t xml:space="preserve"> </w:t>
      </w:r>
      <w:r w:rsidR="008D1127">
        <w:t xml:space="preserve">SL. </w:t>
      </w:r>
      <w:r w:rsidR="00D21B2E">
        <w:t>Details on calculating the growth parameter (</w:t>
      </w:r>
      <w:proofErr w:type="spellStart"/>
      <w:r w:rsidR="00D21B2E">
        <w:t>k</w:t>
      </w:r>
      <w:r w:rsidR="00D21B2E" w:rsidRPr="00D21B2E">
        <w:rPr>
          <w:vertAlign w:val="subscript"/>
        </w:rPr>
        <w:t>growth</w:t>
      </w:r>
      <w:proofErr w:type="spellEnd"/>
      <w:r w:rsidR="00D21B2E">
        <w:t>)</w:t>
      </w:r>
      <w:r w:rsidR="006914D2">
        <w:t xml:space="preserve"> </w:t>
      </w:r>
      <w:r w:rsidR="00F315FC">
        <w:t>can be</w:t>
      </w:r>
      <w:r w:rsidR="006914D2">
        <w:t xml:space="preserve"> found in Appendix S2.</w:t>
      </w:r>
    </w:p>
    <w:bookmarkEnd w:id="156"/>
    <w:bookmarkEnd w:id="157"/>
    <w:p w14:paraId="557FCA2A" w14:textId="30B96A8D" w:rsidR="00673700" w:rsidRDefault="00673700" w:rsidP="00656BF2">
      <w:pPr>
        <w:pStyle w:val="Heading1"/>
      </w:pPr>
      <w:r w:rsidRPr="00524172">
        <w:t>Result</w:t>
      </w:r>
      <w:r w:rsidR="00DA537A">
        <w:t>s</w:t>
      </w:r>
    </w:p>
    <w:p w14:paraId="7B9DF1D9" w14:textId="5F9960AA" w:rsidR="00673700" w:rsidRPr="00524172" w:rsidRDefault="00673700" w:rsidP="00656BF2">
      <w:pPr>
        <w:pStyle w:val="NATESTYLE1CommonCollege"/>
        <w:ind w:firstLine="720"/>
      </w:pPr>
      <w:r>
        <w:t>Zero-population growth i</w:t>
      </w:r>
      <w:r w:rsidRPr="00524172">
        <w:t xml:space="preserve">soclines created </w:t>
      </w:r>
      <w:r>
        <w:t xml:space="preserve">from the </w:t>
      </w:r>
      <w:ins w:id="271" w:author="Nathan Dorn" w:date="2025-06-14T11:22:00Z" w16du:dateUtc="2025-06-14T15:22:00Z">
        <w:r w:rsidR="002C4D94">
          <w:t xml:space="preserve">size-indexed </w:t>
        </w:r>
      </w:ins>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ins w:id="272" w:author="Nathan Dorn" w:date="2025-06-14T11:22:00Z" w16du:dateUtc="2025-06-14T15:22:00Z">
        <w:r w:rsidR="004A3451">
          <w:t xml:space="preserve"> juvenile</w:t>
        </w:r>
      </w:ins>
      <w:r w:rsidR="00DA537A">
        <w:t xml:space="preserve"> </w:t>
      </w:r>
      <w:r>
        <w:t>growth</w:t>
      </w:r>
      <w:r w:rsidRPr="00524172">
        <w:t xml:space="preserve"> and survival</w:t>
      </w:r>
      <w:r>
        <w:t xml:space="preserve"> </w:t>
      </w:r>
      <w:ins w:id="273" w:author="Nathan Dorn" w:date="2025-06-14T11:22:00Z" w16du:dateUtc="2025-06-14T15:22:00Z">
        <w:r w:rsidR="004A3451">
          <w:t xml:space="preserve">rates </w:t>
        </w:r>
      </w:ins>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w:t>
      </w:r>
      <w:del w:id="274" w:author="Nathan Barrus" w:date="2025-06-18T11:52:00Z" w16du:dateUtc="2025-06-18T15:52:00Z">
        <w:r w:rsidR="00D02881" w:rsidDel="0003352A">
          <w:delText xml:space="preserve">shape </w:delText>
        </w:r>
      </w:del>
      <w:ins w:id="275" w:author="Nathan Barrus" w:date="2025-06-18T11:52:00Z" w16du:dateUtc="2025-06-18T15:52:00Z">
        <w:r w:rsidR="0003352A">
          <w:t xml:space="preserve">negative slope </w:t>
        </w:r>
      </w:ins>
      <w:r w:rsidR="00D02881">
        <w:t xml:space="preserve">of the isocline </w:t>
      </w:r>
      <w:r w:rsidR="0088679D">
        <w:t xml:space="preserve">illustrates that </w:t>
      </w:r>
      <w:del w:id="276" w:author="Nathan Dorn" w:date="2025-06-14T11:24:00Z" w16du:dateUtc="2025-06-14T15:24:00Z">
        <w:r w:rsidR="0088679D" w:rsidDel="00F75548">
          <w:delText>e</w:delText>
        </w:r>
        <w:r w:rsidR="009360F5" w:rsidDel="00F75548">
          <w:delText xml:space="preserve">nvironmental </w:delText>
        </w:r>
      </w:del>
      <w:ins w:id="277" w:author="Nathan Barrus" w:date="2025-06-18T11:53:00Z" w16du:dateUtc="2025-06-18T15:53:00Z">
        <w:r w:rsidR="006648EC">
          <w:t xml:space="preserve">populations </w:t>
        </w:r>
        <w:del w:id="278" w:author="Nathan Dorn" w:date="2025-06-20T16:03:00Z" w16du:dateUtc="2025-06-20T20:03:00Z">
          <w:r w:rsidR="006648EC" w:rsidDel="00BF3060">
            <w:delText>experiencing</w:delText>
          </w:r>
          <w:r w:rsidR="00661E99" w:rsidDel="00BF3060">
            <w:delText xml:space="preserve"> faster</w:delText>
          </w:r>
        </w:del>
      </w:ins>
      <w:ins w:id="279" w:author="Nathan Dorn" w:date="2025-06-20T16:03:00Z" w16du:dateUtc="2025-06-20T20:03:00Z">
        <w:r w:rsidR="00BF3060">
          <w:t>with faster</w:t>
        </w:r>
      </w:ins>
      <w:ins w:id="280" w:author="Nathan Barrus" w:date="2025-06-18T11:53:00Z" w16du:dateUtc="2025-06-18T15:53:00Z">
        <w:r w:rsidR="00661E99">
          <w:t xml:space="preserve"> juvenile growth</w:t>
        </w:r>
        <w:r w:rsidR="006648EC">
          <w:t xml:space="preserve"> </w:t>
        </w:r>
      </w:ins>
      <w:del w:id="281" w:author="Nathan Dorn" w:date="2025-06-20T16:03:00Z" w16du:dateUtc="2025-06-20T20:03:00Z">
        <w:r w:rsidR="009360F5" w:rsidDel="00BF3060">
          <w:delText xml:space="preserve">conditions </w:delText>
        </w:r>
      </w:del>
      <w:del w:id="282" w:author="Nathan Barrus" w:date="2025-06-18T11:54:00Z" w16du:dateUtc="2025-06-18T15:54:00Z">
        <w:r w:rsidR="00D02881" w:rsidDel="00661E99">
          <w:delText xml:space="preserve">favorable </w:delText>
        </w:r>
      </w:del>
      <w:ins w:id="283" w:author="Nathan Dorn" w:date="2025-06-14T11:24:00Z" w16du:dateUtc="2025-06-14T15:24:00Z">
        <w:del w:id="284" w:author="Nathan Barrus" w:date="2025-06-18T11:54:00Z" w16du:dateUtc="2025-06-18T15:54:00Z">
          <w:r w:rsidR="00B14762" w:rsidDel="00661E99">
            <w:delText>producing</w:delText>
          </w:r>
        </w:del>
      </w:ins>
      <w:del w:id="285" w:author="Nathan Barrus" w:date="2025-06-18T11:54:00Z" w16du:dateUtc="2025-06-18T15:54:00Z">
        <w:r w:rsidR="0088679D" w:rsidDel="00661E99">
          <w:delText xml:space="preserve">for faster </w:delText>
        </w:r>
        <w:r w:rsidDel="00661E99">
          <w:delText>juvenile</w:delText>
        </w:r>
        <w:r w:rsidR="00D02881" w:rsidDel="00661E99">
          <w:delText xml:space="preserve"> growth</w:delText>
        </w:r>
        <w:r w:rsidRPr="00524172" w:rsidDel="00661E99">
          <w:delText xml:space="preserve"> </w:delText>
        </w:r>
        <w:r w:rsidR="0088679D" w:rsidDel="00816A97">
          <w:delText xml:space="preserve">will support populations that </w:delText>
        </w:r>
      </w:del>
      <w:r w:rsidR="005C17C9">
        <w:t>can</w:t>
      </w:r>
      <w:r w:rsidR="00D02881">
        <w:t xml:space="preserve"> </w:t>
      </w:r>
      <w:r w:rsidRPr="00524172">
        <w:t xml:space="preserve">withstand </w:t>
      </w:r>
      <w:del w:id="286" w:author="Nathan Barrus" w:date="2025-06-18T11:54:00Z" w16du:dateUtc="2025-06-18T15:54:00Z">
        <w:r w:rsidDel="00816A97">
          <w:delText xml:space="preserve">higher rates </w:delText>
        </w:r>
        <w:r w:rsidR="00D15147" w:rsidDel="00816A97">
          <w:delText xml:space="preserve">of </w:delText>
        </w:r>
        <w:r w:rsidDel="00816A97">
          <w:delText>mortality (</w:delText>
        </w:r>
      </w:del>
      <w:ins w:id="287" w:author="Nathan Dorn" w:date="2025-06-14T11:24:00Z" w16du:dateUtc="2025-06-14T15:24:00Z">
        <w:del w:id="288" w:author="Nathan Barrus" w:date="2025-06-18T11:54:00Z" w16du:dateUtc="2025-06-18T15:54:00Z">
          <w:r w:rsidR="00F75548" w:rsidDel="00816A97">
            <w:delText xml:space="preserve">i.e., </w:delText>
          </w:r>
        </w:del>
      </w:ins>
      <w:del w:id="289" w:author="Nathan Barrus" w:date="2025-06-18T11:54:00Z" w16du:dateUtc="2025-06-18T15:54:00Z">
        <w:r w:rsidDel="00816A97">
          <w:delText xml:space="preserve">lower </w:delText>
        </w:r>
      </w:del>
      <w:ins w:id="290" w:author="Nathan Dorn" w:date="2025-06-14T11:24:00Z" w16du:dateUtc="2025-06-14T15:24:00Z">
        <w:del w:id="291" w:author="Nathan Barrus" w:date="2025-06-18T11:54:00Z" w16du:dateUtc="2025-06-18T15:54:00Z">
          <w:r w:rsidR="00F75548" w:rsidDel="00816A97">
            <w:delText xml:space="preserve">daily </w:delText>
          </w:r>
        </w:del>
      </w:ins>
      <w:del w:id="292" w:author="Nathan Barrus" w:date="2025-06-18T11:54:00Z" w16du:dateUtc="2025-06-18T15:54:00Z">
        <w:r w:rsidDel="00816A97">
          <w:delText>survival)</w:delText>
        </w:r>
      </w:del>
      <w:ins w:id="293" w:author="Nathan Barrus" w:date="2025-06-18T11:54:00Z" w16du:dateUtc="2025-06-18T15:54:00Z">
        <w:r w:rsidR="00816A97">
          <w:t>lower daily survival</w:t>
        </w:r>
      </w:ins>
      <w:ins w:id="294" w:author="Nathan Barrus" w:date="2025-06-18T11:55:00Z" w16du:dateUtc="2025-06-18T15:55:00Z">
        <w:r w:rsidR="0085762E">
          <w:t xml:space="preserve">. </w:t>
        </w:r>
      </w:ins>
      <w:del w:id="295" w:author="Nathan Barrus" w:date="2025-06-18T11:55:00Z" w16du:dateUtc="2025-06-18T15:55:00Z">
        <w:r w:rsidDel="0085762E">
          <w:delText xml:space="preserve"> and p</w:delText>
        </w:r>
      </w:del>
      <w:ins w:id="296" w:author="Nathan Barrus" w:date="2025-06-18T11:55:00Z" w16du:dateUtc="2025-06-18T15:55:00Z">
        <w:r w:rsidR="0085762E">
          <w:t>P</w:t>
        </w:r>
      </w:ins>
      <w:r>
        <w:t xml:space="preserve">opulations </w:t>
      </w:r>
      <w:del w:id="297" w:author="Nathan Barrus" w:date="2025-06-18T11:55:00Z" w16du:dateUtc="2025-06-18T15:55:00Z">
        <w:r w:rsidDel="0085762E">
          <w:delText xml:space="preserve">with </w:delText>
        </w:r>
      </w:del>
      <w:ins w:id="298" w:author="Nathan Barrus" w:date="2025-06-18T11:55:00Z" w16du:dateUtc="2025-06-18T15:55:00Z">
        <w:r w:rsidR="0085762E">
          <w:t xml:space="preserve">experiencing </w:t>
        </w:r>
      </w:ins>
      <w:r>
        <w:t>slower</w:t>
      </w:r>
      <w:ins w:id="299" w:author="Nathan Barrus" w:date="2025-06-18T11:55:00Z" w16du:dateUtc="2025-06-18T15:55:00Z">
        <w:r w:rsidR="0085762E">
          <w:t xml:space="preserve"> juvenile growth rates</w:t>
        </w:r>
      </w:ins>
      <w:del w:id="300" w:author="Nathan Barrus" w:date="2025-06-18T11:55:00Z" w16du:dateUtc="2025-06-18T15:55:00Z">
        <w:r w:rsidDel="0085762E">
          <w:delText>-</w:delText>
        </w:r>
      </w:del>
      <w:del w:id="301" w:author="Nathan Barrus" w:date="2025-06-18T11:56:00Z" w16du:dateUtc="2025-06-18T15:56:00Z">
        <w:r w:rsidDel="00AA219B">
          <w:delText>growing juveniles</w:delText>
        </w:r>
      </w:del>
      <w:r>
        <w:t xml:space="preserve"> </w:t>
      </w:r>
      <w:ins w:id="302" w:author="Nathan Dorn" w:date="2025-06-14T11:25:00Z" w16du:dateUtc="2025-06-14T15:25:00Z">
        <w:del w:id="303" w:author="Nathan Barrus" w:date="2025-06-18T11:56:00Z" w16du:dateUtc="2025-06-18T15:56:00Z">
          <w:r w:rsidR="00FC00A7" w:rsidDel="00AA219B">
            <w:delText>can only persist or grow (λ≥ 1) with</w:delText>
          </w:r>
        </w:del>
      </w:ins>
      <w:ins w:id="304" w:author="Nathan Barrus" w:date="2025-06-18T11:56:00Z" w16du:dateUtc="2025-06-18T15:56:00Z">
        <w:r w:rsidR="00AA219B">
          <w:t>will need higher juvenile survival rates to persist or grow (λ≥1)</w:t>
        </w:r>
      </w:ins>
      <w:ins w:id="305" w:author="Nathan Barrus" w:date="2025-06-18T11:57:00Z" w16du:dateUtc="2025-06-18T15:57:00Z">
        <w:r w:rsidR="00AA219B">
          <w:t>.</w:t>
        </w:r>
      </w:ins>
      <w:ins w:id="306" w:author="Nathan Dorn" w:date="2025-06-14T11:25:00Z" w16du:dateUtc="2025-06-14T15:25:00Z">
        <w:r w:rsidR="00FC00A7">
          <w:t xml:space="preserve"> </w:t>
        </w:r>
      </w:ins>
      <w:del w:id="307" w:author="Nathan Dorn" w:date="2025-06-14T11:25:00Z" w16du:dateUtc="2025-06-14T15:25:00Z">
        <w:r w:rsidDel="00FC00A7">
          <w:delText>need</w:delText>
        </w:r>
      </w:del>
      <w:r>
        <w:t xml:space="preserve"> </w:t>
      </w:r>
      <w:del w:id="308" w:author="Nathan Barrus" w:date="2025-06-18T11:57:00Z" w16du:dateUtc="2025-06-18T15:57:00Z">
        <w:r w:rsidDel="00AA219B">
          <w:delText>lower mortality (</w:delText>
        </w:r>
      </w:del>
      <w:ins w:id="309" w:author="Nathan Dorn" w:date="2025-06-14T11:25:00Z" w16du:dateUtc="2025-06-14T15:25:00Z">
        <w:del w:id="310" w:author="Nathan Barrus" w:date="2025-06-18T11:57:00Z" w16du:dateUtc="2025-06-18T15:57:00Z">
          <w:r w:rsidR="00FC00A7" w:rsidDel="00AA219B">
            <w:delText xml:space="preserve">i.e, </w:delText>
          </w:r>
        </w:del>
      </w:ins>
      <w:del w:id="311" w:author="Nathan Barrus" w:date="2025-06-18T11:57:00Z" w16du:dateUtc="2025-06-18T15:57:00Z">
        <w:r w:rsidDel="00AA219B">
          <w:delText xml:space="preserve">higher </w:delText>
        </w:r>
      </w:del>
      <w:ins w:id="312" w:author="Nathan Dorn" w:date="2025-06-14T11:25:00Z" w16du:dateUtc="2025-06-14T15:25:00Z">
        <w:del w:id="313" w:author="Nathan Barrus" w:date="2025-06-18T11:57:00Z" w16du:dateUtc="2025-06-18T15:57:00Z">
          <w:r w:rsidR="00FC00A7" w:rsidDel="00AA219B">
            <w:delText xml:space="preserve">daily </w:delText>
          </w:r>
        </w:del>
      </w:ins>
      <w:del w:id="314" w:author="Nathan Barrus" w:date="2025-06-18T11:57:00Z" w16du:dateUtc="2025-06-18T15:57:00Z">
        <w:r w:rsidDel="00AA219B">
          <w:delText>survival) to persist</w:delText>
        </w:r>
        <w:r w:rsidR="00C51ADB" w:rsidDel="00AA219B">
          <w:delText xml:space="preserve"> or grow </w:delText>
        </w:r>
      </w:del>
      <w:ins w:id="315" w:author="Nathan Dorn" w:date="2025-06-14T11:25:00Z" w16du:dateUtc="2025-06-14T15:25:00Z">
        <w:del w:id="316" w:author="Nathan Barrus" w:date="2025-06-18T11:57:00Z" w16du:dateUtc="2025-06-18T15:57:00Z">
          <w:r w:rsidR="00FC00A7" w:rsidDel="00AA219B">
            <w:delText>.</w:delText>
          </w:r>
        </w:del>
      </w:ins>
      <w:del w:id="317" w:author="Nathan Barrus" w:date="2025-06-18T11:57:00Z" w16du:dateUtc="2025-06-18T15:57:00Z">
        <w:r w:rsidR="00C51ADB" w:rsidDel="00AA219B">
          <w:delText>(</w:delText>
        </w:r>
        <w:r w:rsidR="00A92684" w:rsidDel="00AA219B">
          <w:delText>λ</w:delText>
        </w:r>
        <w:r w:rsidR="00C51ADB" w:rsidDel="00AA219B">
          <w:delText>≥</w:delText>
        </w:r>
        <w:r w:rsidR="00E155BA" w:rsidDel="00AA219B">
          <w:delText xml:space="preserve"> </w:delText>
        </w:r>
        <w:r w:rsidR="00A92684" w:rsidDel="00AA219B">
          <w:delText>1</w:delText>
        </w:r>
        <w:r w:rsidR="00C51ADB" w:rsidDel="00AA219B">
          <w:delText>)</w:delText>
        </w:r>
        <w:r w:rsidRPr="00524172" w:rsidDel="00AA219B">
          <w:delText>.</w:delText>
        </w:r>
        <w:r w:rsidR="00442BAB" w:rsidDel="00AA219B">
          <w:delText xml:space="preserve"> </w:delText>
        </w:r>
      </w:del>
      <w:r w:rsidR="00313C02">
        <w:t>H</w:t>
      </w:r>
      <w:r w:rsidR="00F05064">
        <w:t xml:space="preserve">ydrologic </w:t>
      </w:r>
      <w:r w:rsidR="00313C02">
        <w:t xml:space="preserve">conditions that improved </w:t>
      </w:r>
      <w:r w:rsidR="00620433">
        <w:t>reproducti</w:t>
      </w:r>
      <w:r w:rsidR="00456548">
        <w:t xml:space="preserve">ve </w:t>
      </w:r>
      <w:ins w:id="318" w:author="Nathan Dorn" w:date="2025-06-14T11:26:00Z" w16du:dateUtc="2025-06-14T15:26:00Z">
        <w:r w:rsidR="00760672">
          <w:t>rates</w:t>
        </w:r>
      </w:ins>
      <w:del w:id="319" w:author="Nathan Dorn" w:date="2025-06-14T11:26:00Z" w16du:dateUtc="2025-06-14T15:26:00Z">
        <w:r w:rsidR="00456548" w:rsidDel="00760672">
          <w:delText>conditions</w:delText>
        </w:r>
      </w:del>
      <w:r w:rsidR="00620433">
        <w:t xml:space="preserve"> (</w:t>
      </w:r>
      <w:r w:rsidR="00456548">
        <w:t xml:space="preserve">i.e., </w:t>
      </w:r>
      <w:r w:rsidR="00620433">
        <w:t>eggs</w:t>
      </w:r>
      <w:r w:rsidR="00456548">
        <w:t xml:space="preserve"> laid</w:t>
      </w:r>
      <w:r w:rsidR="00620433">
        <w:t>/female)</w:t>
      </w:r>
      <w:r w:rsidR="003D34C0">
        <w:t xml:space="preserve"> </w:t>
      </w:r>
      <w:r w:rsidR="00AF4A3E">
        <w:t xml:space="preserve">moved the isocline down and </w:t>
      </w:r>
      <w:ins w:id="320" w:author="Nathan Barrus" w:date="2025-06-18T11:57:00Z" w16du:dateUtc="2025-06-18T15:57:00Z">
        <w:r w:rsidR="00054C6C">
          <w:t xml:space="preserve">to the </w:t>
        </w:r>
      </w:ins>
      <w:r w:rsidR="00AF4A3E">
        <w:t>left</w:t>
      </w:r>
      <w:r w:rsidR="00CA49F9">
        <w:t xml:space="preserve"> (gray isocline in Figure 2)</w:t>
      </w:r>
      <w:r w:rsidR="00AF4A3E">
        <w:t>, making</w:t>
      </w:r>
      <w:r>
        <w:t xml:space="preserve"> the population </w:t>
      </w:r>
      <w:r w:rsidR="001E6ACF">
        <w:t xml:space="preserve">slightly </w:t>
      </w:r>
      <w:r>
        <w:t xml:space="preserve">more resilient to lower </w:t>
      </w:r>
      <w:ins w:id="321" w:author="Nathan Dorn" w:date="2025-06-14T11:26:00Z" w16du:dateUtc="2025-06-14T15:26:00Z">
        <w:r w:rsidR="00760672">
          <w:t xml:space="preserve">juvenile </w:t>
        </w:r>
      </w:ins>
      <w:r>
        <w:t xml:space="preserve">survival (e.g., withstanding 3.1% lower survival at </w:t>
      </w:r>
      <w:ins w:id="322" w:author="Nathan Barrus" w:date="2025-06-18T12:37:00Z" w16du:dateUtc="2025-06-18T16:37:00Z">
        <w:r w:rsidR="0018003E">
          <w:t xml:space="preserve">juvenile </w:t>
        </w:r>
      </w:ins>
      <w:r>
        <w:t xml:space="preserve">growth of </w:t>
      </w:r>
      <w:proofErr w:type="spellStart"/>
      <w:r>
        <w:t>k</w:t>
      </w:r>
      <w:r w:rsidRPr="002D4A16">
        <w:rPr>
          <w:vertAlign w:val="subscript"/>
        </w:rPr>
        <w:t>growth</w:t>
      </w:r>
      <w:proofErr w:type="spellEnd"/>
      <w:r>
        <w:t xml:space="preserve"> = 0.07) and/or </w:t>
      </w:r>
      <w:r w:rsidR="005568AE">
        <w:t>s</w:t>
      </w:r>
      <w:r>
        <w:t>lower juvenile growth (e.g., withstanding</w:t>
      </w:r>
      <w:del w:id="323" w:author="Nathan Dorn" w:date="2025-06-14T11:26:00Z" w16du:dateUtc="2025-06-14T15:26:00Z">
        <w:r w:rsidDel="007F261E">
          <w:delText xml:space="preserve"> by </w:delText>
        </w:r>
      </w:del>
      <w:r>
        <w:t xml:space="preserve">7.7% </w:t>
      </w:r>
      <w:r w:rsidR="005568AE">
        <w:t xml:space="preserve">slower </w:t>
      </w:r>
      <w:ins w:id="324" w:author="Nathan Barrus" w:date="2025-06-18T12:37:00Z" w16du:dateUtc="2025-06-18T16:37:00Z">
        <w:r w:rsidR="007C31F8">
          <w:t xml:space="preserve">juvenile </w:t>
        </w:r>
      </w:ins>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del w:id="325" w:author="Nathan Dorn" w:date="2025-06-14T11:27:00Z" w16du:dateUtc="2025-06-14T15:27:00Z">
        <w:r w:rsidR="00AF4A3E" w:rsidDel="004C2605">
          <w:delText xml:space="preserve">conditions </w:delText>
        </w:r>
      </w:del>
      <w:ins w:id="326" w:author="Nathan Dorn" w:date="2025-06-14T11:27:00Z" w16du:dateUtc="2025-06-14T15:27:00Z">
        <w:r w:rsidR="004C2605">
          <w:t>combinations of</w:t>
        </w:r>
      </w:ins>
      <w:del w:id="327" w:author="Nathan Dorn" w:date="2025-06-14T11:27:00Z" w16du:dateUtc="2025-06-14T15:27:00Z">
        <w:r w:rsidDel="00DB3CB0">
          <w:delText>with</w:delText>
        </w:r>
      </w:del>
      <w:r>
        <w:t xml:space="preserve"> </w:t>
      </w:r>
      <w:r w:rsidR="00183818">
        <w:t>faster</w:t>
      </w:r>
      <w:ins w:id="328" w:author="Nathan Barrus" w:date="2025-06-18T12:37:00Z" w16du:dateUtc="2025-06-18T16:37:00Z">
        <w:r w:rsidR="007C31F8">
          <w:t xml:space="preserve"> juvenile</w:t>
        </w:r>
      </w:ins>
      <w:r w:rsidR="00183818">
        <w:t xml:space="preserve"> </w:t>
      </w:r>
      <w:r>
        <w:t xml:space="preserve">growth and lower </w:t>
      </w:r>
      <w:ins w:id="329" w:author="Nathan Barrus" w:date="2025-06-18T12:37:00Z" w16du:dateUtc="2025-06-18T16:37:00Z">
        <w:r w:rsidR="007C31F8">
          <w:t>juve</w:t>
        </w:r>
      </w:ins>
      <w:ins w:id="330" w:author="Nathan Barrus" w:date="2025-06-18T12:38:00Z" w16du:dateUtc="2025-06-18T16:38:00Z">
        <w:r w:rsidR="007C31F8">
          <w:t xml:space="preserve">nile </w:t>
        </w:r>
      </w:ins>
      <w:r>
        <w:t>survival (</w:t>
      </w:r>
      <w:r w:rsidR="004B2084">
        <w:t>Figure 2</w:t>
      </w:r>
      <w:r>
        <w:t xml:space="preserve">). </w:t>
      </w:r>
    </w:p>
    <w:p w14:paraId="68FB0FA5" w14:textId="5B215010" w:rsidR="00382E63" w:rsidRPr="00C6515F" w:rsidRDefault="00564BAF" w:rsidP="005617E5">
      <w:pPr>
        <w:pStyle w:val="Heading2"/>
      </w:pPr>
      <w:bookmarkStart w:id="331" w:name="_Hlk98959413"/>
      <w:r>
        <w:t xml:space="preserve">Empirical </w:t>
      </w:r>
      <w:ins w:id="332" w:author="Nathan Barrus" w:date="2025-06-18T12:38:00Z" w16du:dateUtc="2025-06-18T16:38:00Z">
        <w:r w:rsidR="007C31F8">
          <w:t>Juv</w:t>
        </w:r>
      </w:ins>
      <w:ins w:id="333" w:author="Nathan Dorn" w:date="2025-06-20T16:04:00Z" w16du:dateUtc="2025-06-20T20:04:00Z">
        <w:r w:rsidR="002D78B1">
          <w:t>e</w:t>
        </w:r>
      </w:ins>
      <w:ins w:id="334" w:author="Nathan Barrus" w:date="2025-06-18T12:38:00Z" w16du:dateUtc="2025-06-18T16:38:00Z">
        <w:r w:rsidR="007C31F8">
          <w:t xml:space="preserve">nile </w:t>
        </w:r>
      </w:ins>
      <w:r>
        <w:t>Survival and Growth related to the Isocline</w:t>
      </w:r>
    </w:p>
    <w:p w14:paraId="449C750F" w14:textId="68B91B32" w:rsidR="00FF248B" w:rsidRDefault="00382E63" w:rsidP="005617E5">
      <w:pPr>
        <w:pStyle w:val="NATESTYLE1CommonCollege"/>
      </w:pPr>
      <w:bookmarkStart w:id="335" w:name="_Hlk98959510"/>
      <w:r w:rsidRPr="00524172">
        <w:tab/>
      </w:r>
      <w:r w:rsidR="00061221">
        <w:t>We observed</w:t>
      </w:r>
      <w:r>
        <w:t xml:space="preserve"> variation in the measured </w:t>
      </w:r>
      <w:ins w:id="336" w:author="Nathan Barrus" w:date="2025-06-18T12:38:00Z" w16du:dateUtc="2025-06-18T16:38:00Z">
        <w:r w:rsidR="007C31F8">
          <w:t xml:space="preserve">juvenile </w:t>
        </w:r>
      </w:ins>
      <w:r>
        <w:t xml:space="preserve">survival and growth parameters across sites and seasons (Figure </w:t>
      </w:r>
      <w:r w:rsidR="008E6BF3">
        <w:t>3</w:t>
      </w:r>
      <w:r>
        <w:t>).</w:t>
      </w:r>
      <w:r w:rsidR="002E4624">
        <w:t xml:space="preserve"> Tethering snails from hatchling to adult sizes indicated that survival </w:t>
      </w:r>
      <w:r w:rsidR="002E4624">
        <w:lastRenderedPageBreak/>
        <w:t>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w:t>
      </w:r>
      <w:del w:id="337" w:author="Nathan Barrus" w:date="2025-06-23T10:59:00Z" w16du:dateUtc="2025-06-23T14:59:00Z">
        <w:r w:rsidR="00FA29F7" w:rsidDel="007E0821">
          <w:delText xml:space="preserve"> Appendix S2</w:delText>
        </w:r>
        <w:r w:rsidR="009A3DC0" w:rsidDel="007E0821">
          <w:delText>:</w:delText>
        </w:r>
      </w:del>
      <w:r w:rsidR="00AF4A3E">
        <w:t xml:space="preserve"> </w:t>
      </w:r>
      <w:r w:rsidR="00243318">
        <w:t>Table S1)</w:t>
      </w:r>
      <w:r w:rsidR="002E4624">
        <w:t>.</w:t>
      </w:r>
      <w:r w:rsidR="007046A2">
        <w:t xml:space="preserve"> </w:t>
      </w:r>
      <w:del w:id="338" w:author="Nathan Dorn" w:date="2025-06-20T16:06:00Z" w16du:dateUtc="2025-06-20T20:06:00Z">
        <w:r w:rsidR="00C9294F" w:rsidDel="00392706">
          <w:delText>Examination of t</w:delText>
        </w:r>
      </w:del>
      <w:ins w:id="339" w:author="Nathan Dorn" w:date="2025-06-20T16:06:00Z" w16du:dateUtc="2025-06-20T20:06:00Z">
        <w:r w:rsidR="00392706">
          <w:t>T</w:t>
        </w:r>
      </w:ins>
      <w:r w:rsidR="00C9294F">
        <w:t xml:space="preserve">he </w:t>
      </w:r>
      <w:ins w:id="340" w:author="Nathan Dorn" w:date="2025-06-20T16:06:00Z" w16du:dateUtc="2025-06-20T20:06:00Z">
        <w:r w:rsidR="00392706">
          <w:t xml:space="preserve">shell </w:t>
        </w:r>
      </w:ins>
      <w:r w:rsidR="00C9294F">
        <w:t>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w:t>
      </w:r>
      <w:ins w:id="341" w:author="Nathan Dorn" w:date="2025-06-20T16:06:00Z" w16du:dateUtc="2025-06-20T20:06:00Z">
        <w:r w:rsidR="00D57B51">
          <w:t>,</w:t>
        </w:r>
      </w:ins>
      <w:r w:rsidR="00C9294F">
        <w:t xml:space="preserve"> </w:t>
      </w:r>
      <w:del w:id="342" w:author="Nathan Dorn" w:date="2025-06-20T16:06:00Z" w16du:dateUtc="2025-06-20T20:06:00Z">
        <w:r w:rsidR="00C9294F" w:rsidDel="00D57B51">
          <w:delText>(</w:delText>
        </w:r>
      </w:del>
      <w:proofErr w:type="spellStart"/>
      <w:r w:rsidR="00234CB6" w:rsidRPr="00234CB6">
        <w:rPr>
          <w:i/>
          <w:iCs/>
        </w:rPr>
        <w:t>Belostoma</w:t>
      </w:r>
      <w:proofErr w:type="spellEnd"/>
      <w:r w:rsidR="00234CB6" w:rsidRPr="00234CB6">
        <w:rPr>
          <w:i/>
          <w:iCs/>
        </w:rPr>
        <w:t xml:space="preserve"> </w:t>
      </w:r>
      <w:proofErr w:type="spellStart"/>
      <w:r w:rsidR="00234CB6" w:rsidRPr="00234CB6">
        <w:rPr>
          <w:i/>
          <w:iCs/>
        </w:rPr>
        <w:t>lutarium</w:t>
      </w:r>
      <w:proofErr w:type="spellEnd"/>
      <w:ins w:id="343" w:author="Nathan Dorn" w:date="2025-06-20T16:06:00Z" w16du:dateUtc="2025-06-20T20:06:00Z">
        <w:r w:rsidR="00D57B51">
          <w:t xml:space="preserve"> and</w:t>
        </w:r>
      </w:ins>
      <w:del w:id="344" w:author="Nathan Dorn" w:date="2025-06-20T16:06:00Z" w16du:dateUtc="2025-06-20T20:06:00Z">
        <w:r w:rsidR="00923BBE" w:rsidDel="00D57B51">
          <w:delText>,</w:delText>
        </w:r>
      </w:del>
      <w:r w:rsidR="00923BBE">
        <w:t xml:space="preserve"> </w:t>
      </w:r>
      <w:r w:rsidR="00923BBE" w:rsidRPr="00F11460">
        <w:rPr>
          <w:i/>
          <w:iCs/>
        </w:rPr>
        <w:t>Procambarus fallax</w:t>
      </w:r>
      <w:ins w:id="345" w:author="Nathan Dorn" w:date="2025-06-20T16:06:00Z" w16du:dateUtc="2025-06-20T20:06:00Z">
        <w:r w:rsidR="00D57B51">
          <w:t>, plus</w:t>
        </w:r>
      </w:ins>
      <w:del w:id="346" w:author="Nathan Dorn" w:date="2025-06-20T16:06:00Z" w16du:dateUtc="2025-06-20T20:06:00Z">
        <w:r w:rsidR="00923BBE" w:rsidDel="00D57B51">
          <w:delText>)</w:delText>
        </w:r>
      </w:del>
      <w:r w:rsidR="00923BBE">
        <w:t xml:space="preserve"> </w:t>
      </w:r>
      <w:del w:id="347" w:author="Nathan Dorn" w:date="2025-06-20T16:06:00Z" w16du:dateUtc="2025-06-20T20:06:00Z">
        <w:r w:rsidR="00923BBE" w:rsidDel="00D57B51">
          <w:delText xml:space="preserve">and </w:delText>
        </w:r>
      </w:del>
      <w:r w:rsidR="00923BBE">
        <w:t>salamanders</w:t>
      </w:r>
      <w:r w:rsidR="008E207C">
        <w:t xml:space="preserve"> (</w:t>
      </w:r>
      <w:r w:rsidR="00234CB6">
        <w:t>Appendix</w:t>
      </w:r>
      <w:r w:rsidR="0045527E">
        <w:t xml:space="preserve"> S2</w:t>
      </w:r>
      <w:r w:rsidR="008E207C">
        <w:t>)</w:t>
      </w:r>
      <w:ins w:id="348" w:author="Nathan Dorn" w:date="2025-06-20T16:06:00Z" w16du:dateUtc="2025-06-20T20:06:00Z">
        <w:r w:rsidR="00D57B51">
          <w:t xml:space="preserve">.  </w:t>
        </w:r>
      </w:ins>
      <w:del w:id="349" w:author="Nathan Dorn" w:date="2025-06-20T16:06:00Z" w16du:dateUtc="2025-06-20T20:06:00Z">
        <w:r w:rsidR="008E207C" w:rsidDel="00D57B51">
          <w:delText xml:space="preserve"> </w:delText>
        </w:r>
      </w:del>
      <w:del w:id="350" w:author="Nathan Dorn" w:date="2025-06-20T16:07:00Z" w16du:dateUtc="2025-06-20T20:07:00Z">
        <w:r w:rsidR="008E207C" w:rsidDel="00D57B51">
          <w:delText xml:space="preserve">and </w:delText>
        </w:r>
        <w:r w:rsidR="00285177" w:rsidDel="00D57B51">
          <w:delText>p</w:delText>
        </w:r>
      </w:del>
      <w:ins w:id="351" w:author="Nathan Dorn" w:date="2025-06-20T16:07:00Z" w16du:dateUtc="2025-06-20T20:07:00Z">
        <w:r w:rsidR="00D57B51">
          <w:t>P</w:t>
        </w:r>
      </w:ins>
      <w:r w:rsidR="00285177">
        <w:t>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w:t>
      </w:r>
      <w:del w:id="352" w:author="Nathan Dorn" w:date="2025-06-20T16:07:00Z" w16du:dateUtc="2025-06-20T20:07:00Z">
        <w:r w:rsidR="00285177" w:rsidDel="00D57B51">
          <w:delText xml:space="preserve">across </w:delText>
        </w:r>
      </w:del>
      <w:ins w:id="353" w:author="Nathan Dorn" w:date="2025-06-20T16:07:00Z" w16du:dateUtc="2025-06-20T20:07:00Z">
        <w:r w:rsidR="00D57B51">
          <w:t xml:space="preserve">between </w:t>
        </w:r>
      </w:ins>
      <w:r w:rsidR="00285177">
        <w:t>seasons and sites</w:t>
      </w:r>
      <w:r w:rsidR="0046659C">
        <w:t xml:space="preserve"> (Appendix </w:t>
      </w:r>
      <w:r w:rsidR="00AF6489">
        <w:t>S</w:t>
      </w:r>
      <w:r w:rsidR="0046659C">
        <w:t>2)</w:t>
      </w:r>
      <w:r w:rsidR="00285177">
        <w:t xml:space="preserve">. </w:t>
      </w:r>
      <w:r w:rsidR="0097136A">
        <w:t xml:space="preserve"> </w:t>
      </w:r>
    </w:p>
    <w:p w14:paraId="025B920D" w14:textId="190A3285"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335"/>
      <w:r w:rsidR="00E823FD">
        <w:t>T</w:t>
      </w:r>
      <w:r w:rsidR="00382E63">
        <w:t xml:space="preserve">he dry season had lower </w:t>
      </w:r>
      <w:ins w:id="354" w:author="Nathan Barrus" w:date="2025-06-18T12:38:00Z" w16du:dateUtc="2025-06-18T16:38:00Z">
        <w:r w:rsidR="007C31F8">
          <w:t xml:space="preserve">juvenile </w:t>
        </w:r>
      </w:ins>
      <w:r w:rsidR="00382E63">
        <w:t xml:space="preserve">survival and slower </w:t>
      </w:r>
      <w:ins w:id="355" w:author="Nathan Barrus" w:date="2025-06-18T12:40:00Z" w16du:dateUtc="2025-06-18T16:40:00Z">
        <w:r w:rsidR="005270F7">
          <w:t xml:space="preserve">juvenile </w:t>
        </w:r>
      </w:ins>
      <w:r w:rsidR="00382E63">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w:t>
      </w:r>
      <w:ins w:id="356" w:author="Nathan Barrus" w:date="2025-06-18T12:38:00Z" w16du:dateUtc="2025-06-18T16:38:00Z">
        <w:r w:rsidR="007C31F8">
          <w:t xml:space="preserve">juvenile </w:t>
        </w:r>
      </w:ins>
      <w:r w:rsidR="00382E63">
        <w:t>survival</w:t>
      </w:r>
      <w:del w:id="357" w:author="Nathan Barrus" w:date="2025-06-18T12:38:00Z" w16du:dateUtc="2025-06-18T16:38:00Z">
        <w:r w:rsidR="00382E63" w:rsidDel="007C31F8">
          <w:delText xml:space="preserve"> rates</w:delText>
        </w:r>
      </w:del>
      <w:r w:rsidR="00382E63">
        <w:t xml:space="preserve">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Snails in WCA3A</w:t>
      </w:r>
      <w:r w:rsidR="00EF3D89">
        <w:t xml:space="preserve"> site 2</w:t>
      </w:r>
      <w:r w:rsidR="00382E63">
        <w:t xml:space="preserve"> had faster </w:t>
      </w:r>
      <w:ins w:id="358" w:author="Nathan Barrus" w:date="2025-06-18T12:38:00Z" w16du:dateUtc="2025-06-18T16:38:00Z">
        <w:r w:rsidR="007C31F8">
          <w:t xml:space="preserve">juvenile </w:t>
        </w:r>
      </w:ins>
      <w:r w:rsidR="00382E63">
        <w:t xml:space="preserve">growth than those in LILA (Figure </w:t>
      </w:r>
      <w:r w:rsidR="00CA49F9">
        <w:t>2</w:t>
      </w:r>
      <w:r w:rsidR="00382E63">
        <w:t xml:space="preserve">). The combined effects, weighted by seasonal egg </w:t>
      </w:r>
      <w:del w:id="359" w:author="Nathan Dorn" w:date="2025-06-20T16:08:00Z" w16du:dateUtc="2025-06-20T20:08:00Z">
        <w:r w:rsidR="00EF13C5" w:rsidDel="00AE6096">
          <w:delText xml:space="preserve">production </w:delText>
        </w:r>
      </w:del>
      <w:ins w:id="360" w:author="Nathan Dorn" w:date="2025-06-20T16:08:00Z" w16du:dateUtc="2025-06-20T20:08:00Z">
        <w:r w:rsidR="00AE6096">
          <w:t xml:space="preserve">laying </w:t>
        </w:r>
      </w:ins>
      <w:r w:rsidR="00EF13C5">
        <w:t>distributions</w:t>
      </w:r>
      <w:r w:rsidR="00382E63">
        <w:t xml:space="preserve">, resulted in </w:t>
      </w:r>
      <w:r w:rsidR="00A46FFD">
        <w:t xml:space="preserve">average </w:t>
      </w:r>
      <w:del w:id="361" w:author="Nathan Barrus" w:date="2025-06-18T12:39:00Z" w16du:dateUtc="2025-06-18T16:39:00Z">
        <w:r w:rsidR="00382E63" w:rsidDel="007C31F8">
          <w:delText>mortality and growth</w:delText>
        </w:r>
      </w:del>
      <w:ins w:id="362" w:author="Nathan Barrus" w:date="2025-06-18T12:39:00Z" w16du:dateUtc="2025-06-18T16:39:00Z">
        <w:r w:rsidR="007C31F8">
          <w:t>juvenile survival and growth</w:t>
        </w:r>
      </w:ins>
      <w:r w:rsidR="00382E63">
        <w:t xml:space="preserve"> parameters that predicted </w:t>
      </w:r>
      <w:r w:rsidR="00EF13C5">
        <w:t xml:space="preserve">a </w:t>
      </w:r>
      <w:r w:rsidR="00382E63">
        <w:t>declining population</w:t>
      </w:r>
      <w:r w:rsidR="00037258">
        <w:t xml:space="preserve"> for</w:t>
      </w:r>
      <w:r w:rsidR="00A46FFD">
        <w:t xml:space="preserve"> both </w:t>
      </w:r>
      <w:del w:id="363" w:author="Nathan Dorn" w:date="2025-06-20T16:09:00Z" w16du:dateUtc="2025-06-20T20:09:00Z">
        <w:r w:rsidR="00A46FFD" w:rsidDel="00AE6096">
          <w:delText>sites</w:delText>
        </w:r>
      </w:del>
      <w:ins w:id="364" w:author="Nathan Dorn" w:date="2025-06-20T16:09:00Z" w16du:dateUtc="2025-06-20T20:09:00Z">
        <w:r w:rsidR="00AE6096">
          <w:t>wetlands</w:t>
        </w:r>
      </w:ins>
      <w:r w:rsidR="00A46FFD">
        <w:t>, though</w:t>
      </w:r>
      <w:r w:rsidR="00B053A7">
        <w:t xml:space="preserve"> </w:t>
      </w:r>
      <w:r w:rsidR="00382E63">
        <w:t>confidence intervals slightly overlapped the zero-</w:t>
      </w:r>
      <w:ins w:id="365" w:author="Nathan Barrus" w:date="2025-06-18T12:39:00Z" w16du:dateUtc="2025-06-18T16:39:00Z">
        <w:r w:rsidR="007C31F8">
          <w:t xml:space="preserve">population </w:t>
        </w:r>
      </w:ins>
      <w:r w:rsidR="00382E63">
        <w:t xml:space="preserve">growth isocline </w:t>
      </w:r>
      <w:r w:rsidR="00A46FFD">
        <w:t>for</w:t>
      </w:r>
      <w:r w:rsidR="00EF13C5">
        <w:t xml:space="preserve"> WCA3 site 2 (Figure </w:t>
      </w:r>
      <w:r w:rsidR="00CA49F9">
        <w:t>2</w:t>
      </w:r>
      <w:r w:rsidR="00EF13C5">
        <w:t>). The overlap</w:t>
      </w:r>
      <w:r w:rsidR="001A2FBA">
        <w:t xml:space="preserve"> of the confidence</w:t>
      </w:r>
      <w:del w:id="366" w:author="Nathan Dorn" w:date="2025-06-20T16:09:00Z" w16du:dateUtc="2025-06-20T20:09:00Z">
        <w:r w:rsidR="001A2FBA" w:rsidDel="000B510C">
          <w:delText xml:space="preserve"> region</w:delText>
        </w:r>
      </w:del>
      <w:ins w:id="367" w:author="Nathan Dorn" w:date="2025-06-20T16:09:00Z" w16du:dateUtc="2025-06-20T20:09:00Z">
        <w:r w:rsidR="000B510C">
          <w:t xml:space="preserve"> interval</w:t>
        </w:r>
      </w:ins>
      <w:r w:rsidR="001A2FBA">
        <w:t xml:space="preserve"> with the isocline</w:t>
      </w:r>
      <w:ins w:id="368" w:author="Nathan Dorn" w:date="2025-06-20T16:10:00Z" w16du:dateUtc="2025-06-20T20:10:00Z">
        <w:r w:rsidR="000B510C">
          <w:t xml:space="preserve">, </w:t>
        </w:r>
      </w:ins>
      <w:del w:id="369" w:author="Nathan Dorn" w:date="2025-06-20T16:10:00Z" w16du:dateUtc="2025-06-20T20:10:00Z">
        <w:r w:rsidR="00EF13C5" w:rsidDel="000B510C">
          <w:delText xml:space="preserve"> </w:delText>
        </w:r>
      </w:del>
      <w:del w:id="370" w:author="Nathan Dorn" w:date="2025-06-20T16:09:00Z" w16du:dateUtc="2025-06-20T20:09:00Z">
        <w:r w:rsidR="00E93618" w:rsidDel="000B510C">
          <w:delText>(</w:delText>
        </w:r>
      </w:del>
      <w:r w:rsidR="00E93618">
        <w:t xml:space="preserve">indicating potential </w:t>
      </w:r>
      <w:del w:id="371" w:author="Nathan Dorn" w:date="2025-06-20T16:10:00Z" w16du:dateUtc="2025-06-20T20:10:00Z">
        <w:r w:rsidR="00E93618" w:rsidDel="000B510C">
          <w:delText>replacement)</w:delText>
        </w:r>
      </w:del>
      <w:ins w:id="372" w:author="Nathan Dorn" w:date="2025-06-20T16:10:00Z" w16du:dateUtc="2025-06-20T20:10:00Z">
        <w:r w:rsidR="000B510C">
          <w:t>population stasis,</w:t>
        </w:r>
      </w:ins>
      <w:r w:rsidR="00E93618">
        <w:t xml:space="preserve"> </w:t>
      </w:r>
      <w:r w:rsidR="00EF13C5">
        <w:t>c</w:t>
      </w:r>
      <w:r w:rsidR="00A46FFD">
        <w:t>ould</w:t>
      </w:r>
      <w:r w:rsidR="00EF13C5">
        <w:t xml:space="preserve"> only be observed </w:t>
      </w:r>
      <w:ins w:id="373" w:author="Nathan Dorn" w:date="2025-06-20T16:10:00Z" w16du:dateUtc="2025-06-20T20:10:00Z">
        <w:r w:rsidR="00A54023">
          <w:t>for an</w:t>
        </w:r>
      </w:ins>
      <w:del w:id="374" w:author="Nathan Dorn" w:date="2025-06-20T16:10:00Z" w16du:dateUtc="2025-06-20T20:10:00Z">
        <w:r w:rsidR="00EF13C5" w:rsidDel="00A54023">
          <w:delText xml:space="preserve">when </w:delText>
        </w:r>
        <w:r w:rsidR="001A2FBA" w:rsidDel="00A54023">
          <w:delText>the</w:delText>
        </w:r>
      </w:del>
      <w:r w:rsidR="001A2FBA">
        <w:t xml:space="preserve"> isocline </w:t>
      </w:r>
      <w:r w:rsidR="008D5696">
        <w:t>reflect</w:t>
      </w:r>
      <w:ins w:id="375" w:author="Nathan Dorn" w:date="2025-06-20T16:10:00Z" w16du:dateUtc="2025-06-20T20:10:00Z">
        <w:r w:rsidR="00A54023">
          <w:t>ing</w:t>
        </w:r>
      </w:ins>
      <w:del w:id="376" w:author="Nathan Dorn" w:date="2025-06-20T16:10:00Z" w16du:dateUtc="2025-06-20T20:10:00Z">
        <w:r w:rsidR="00A423DA" w:rsidDel="00A54023">
          <w:delText>ed</w:delText>
        </w:r>
      </w:del>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331"/>
    <w:p w14:paraId="3422F0FA" w14:textId="77777777" w:rsidR="00673700" w:rsidRDefault="00673700" w:rsidP="00656BF2">
      <w:pPr>
        <w:pStyle w:val="Heading1"/>
      </w:pPr>
      <w:r w:rsidRPr="00524172">
        <w:t>Discussion</w:t>
      </w:r>
    </w:p>
    <w:p w14:paraId="3B838229" w14:textId="5988812F" w:rsidR="00673700" w:rsidRDefault="00627452" w:rsidP="00656BF2">
      <w:pPr>
        <w:pStyle w:val="NATESTYLE1CommonCollege"/>
      </w:pPr>
      <w:bookmarkStart w:id="377"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del w:id="378" w:author="Nathan Barrus" w:date="2025-05-28T15:46:00Z" w16du:dateUtc="2025-05-28T19:46:00Z">
        <w:r w:rsidR="00B81B7F" w:rsidDel="00F6723E">
          <w:delText>combinatorial</w:delText>
        </w:r>
        <w:r w:rsidR="00B81B7F" w:rsidRPr="00524172" w:rsidDel="00F6723E">
          <w:delText xml:space="preserve"> </w:delText>
        </w:r>
      </w:del>
      <w:ins w:id="379" w:author="Nathan Barrus" w:date="2025-05-28T15:46:00Z" w16du:dateUtc="2025-05-28T19:46:00Z">
        <w:r w:rsidR="00F6723E">
          <w:t>interactive</w:t>
        </w:r>
        <w:r w:rsidR="00F6723E" w:rsidRPr="00524172">
          <w:t xml:space="preserve"> </w:t>
        </w:r>
      </w:ins>
      <w:r w:rsidR="00673700" w:rsidRPr="00524172">
        <w:t xml:space="preserve">effects of </w:t>
      </w:r>
      <w:ins w:id="380" w:author="Nathan Barrus" w:date="2025-06-18T12:39:00Z" w16du:dateUtc="2025-06-18T16:39:00Z">
        <w:r w:rsidR="007C31F8">
          <w:t xml:space="preserve">juvenile </w:t>
        </w:r>
      </w:ins>
      <w:r w:rsidR="00673700">
        <w:t>growth</w:t>
      </w:r>
      <w:r w:rsidR="00673700" w:rsidRPr="00524172">
        <w:t xml:space="preserve"> and survival</w:t>
      </w:r>
      <w:r w:rsidR="002F11C4">
        <w:t xml:space="preserve"> of a </w:t>
      </w:r>
      <w:ins w:id="381" w:author="Nathan Dorn" w:date="2025-06-14T11:28:00Z" w16du:dateUtc="2025-06-14T15:28:00Z">
        <w:r w:rsidR="008C70CA">
          <w:t>predator-</w:t>
        </w:r>
      </w:ins>
      <w:del w:id="382" w:author="Nathan Dorn" w:date="2025-06-14T11:28:00Z" w16du:dateUtc="2025-06-14T15:28:00Z">
        <w:r w:rsidR="002F11C4" w:rsidDel="008C70CA">
          <w:delText>s</w:delText>
        </w:r>
      </w:del>
      <w:ins w:id="383" w:author="Nathan Dorn" w:date="2025-06-14T11:28:00Z" w16du:dateUtc="2025-06-14T15:28:00Z">
        <w:r w:rsidR="008C70CA">
          <w:t>s</w:t>
        </w:r>
      </w:ins>
      <w:r w:rsidR="002F11C4">
        <w:t>ensitive</w:t>
      </w:r>
      <w:ins w:id="384" w:author="Nathan Dorn" w:date="2025-06-14T11:28:00Z" w16du:dateUtc="2025-06-14T15:28:00Z">
        <w:r w:rsidR="008C70CA">
          <w:t xml:space="preserve"> juvenile</w:t>
        </w:r>
      </w:ins>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w:t>
      </w:r>
      <w:r w:rsidR="006B7DCA">
        <w:lastRenderedPageBreak/>
        <w:t xml:space="preserve">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w:t>
      </w:r>
      <w:ins w:id="385" w:author="Nathan Dorn" w:date="2025-06-20T16:11:00Z" w16du:dateUtc="2025-06-20T20:11:00Z">
        <w:r w:rsidR="00A54023">
          <w:t>or example, f</w:t>
        </w:r>
      </w:ins>
      <w:r w:rsidR="0010609B">
        <w:t>ield</w:t>
      </w:r>
      <w:r w:rsidR="00670A44">
        <w:t xml:space="preserve"> combinations of </w:t>
      </w:r>
      <w:ins w:id="386" w:author="Nathan Dorn" w:date="2025-06-20T16:11:00Z" w16du:dateUtc="2025-06-20T20:11:00Z">
        <w:r w:rsidR="00944FFC">
          <w:t xml:space="preserve">both </w:t>
        </w:r>
      </w:ins>
      <w:r w:rsidR="00EC1EC2">
        <w:t xml:space="preserve">demographic </w:t>
      </w:r>
      <w:r w:rsidR="00670A44">
        <w:t xml:space="preserve">rates </w:t>
      </w:r>
      <w:r w:rsidR="002463DE">
        <w:t xml:space="preserve">for </w:t>
      </w:r>
      <w:proofErr w:type="gramStart"/>
      <w:r w:rsidR="002463DE">
        <w:t>a marine</w:t>
      </w:r>
      <w:proofErr w:type="gramEnd"/>
      <w:r w:rsidR="002463DE">
        <w:t xml:space="preserve"> shrimp were</w:t>
      </w:r>
      <w:r w:rsidR="00670A44">
        <w:t xml:space="preserve"> </w:t>
      </w:r>
      <w:r w:rsidR="00F50242">
        <w:t xml:space="preserve">examined </w:t>
      </w:r>
      <w:r w:rsidR="002463DE">
        <w:t xml:space="preserve">for multiple populations by </w:t>
      </w:r>
      <w:r w:rsidR="00670A44">
        <w:t xml:space="preserve">Chockley et al. </w:t>
      </w:r>
      <w:r w:rsidR="002463DE">
        <w:t>(</w:t>
      </w:r>
      <w:r w:rsidR="00670A44">
        <w:t>2008)</w:t>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ins w:id="387" w:author="Nathan Barrus" w:date="2025-06-18T12:40:00Z" w16du:dateUtc="2025-06-18T16:40:00Z">
        <w:r w:rsidR="00D845FE">
          <w:t xml:space="preserve">juvenile </w:t>
        </w:r>
      </w:ins>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5378742F" w14:textId="720941CB" w:rsidR="00AA622B" w:rsidRDefault="00647BAA" w:rsidP="00AA622B">
      <w:pPr>
        <w:pStyle w:val="NATESTYLE1CommonCollege"/>
        <w:rPr>
          <w:moveTo w:id="388" w:author="Nathan Barrus" w:date="2025-06-18T13:03:00Z" w16du:dateUtc="2025-06-18T17:03:00Z"/>
        </w:rPr>
      </w:pPr>
      <w:moveFromRangeStart w:id="389" w:author="Nathan Barrus" w:date="2025-06-18T13:03:00Z" w:name="move201144240"/>
      <w:moveFrom w:id="390" w:author="Nathan Barrus" w:date="2025-06-18T13:03:00Z" w16du:dateUtc="2025-06-18T17:03:00Z">
        <w:r w:rsidDel="00DE5FCD">
          <w:t>Our zero-population growth isocline was created using</w:t>
        </w:r>
        <w:r w:rsidR="0027245C" w:rsidDel="00DE5FCD">
          <w:t xml:space="preserve"> a</w:t>
        </w:r>
        <w:r w:rsidDel="00DE5FCD">
          <w:t xml:space="preserve"> </w:t>
        </w:r>
        <w:r w:rsidR="00340CA9" w:rsidDel="00DE5FCD">
          <w:t>specific model for a</w:t>
        </w:r>
        <w:r w:rsidR="00EA17EE" w:rsidDel="00DE5FCD">
          <w:t>n annual gastropod</w:t>
        </w:r>
        <w:r w:rsidR="00340CA9" w:rsidDel="00DE5FCD">
          <w:t xml:space="preserve"> of conservation concer</w:t>
        </w:r>
        <w:r w:rsidR="0027245C" w:rsidDel="00DE5FCD">
          <w:t>n</w:t>
        </w:r>
        <w:r w:rsidR="009A4E1C" w:rsidDel="00DE5FCD">
          <w:t xml:space="preserve"> which present</w:t>
        </w:r>
        <w:r w:rsidR="007D2054" w:rsidDel="00DE5FCD">
          <w:t>s</w:t>
        </w:r>
        <w:r w:rsidR="009A4E1C" w:rsidDel="00DE5FCD">
          <w:t xml:space="preserve"> some limitations</w:t>
        </w:r>
        <w:r w:rsidR="00EA17EE" w:rsidDel="00DE5FCD">
          <w:t xml:space="preserve"> to the generality</w:t>
        </w:r>
        <w:r w:rsidR="009A4E1C" w:rsidDel="00DE5FCD">
          <w:t xml:space="preserve">.  </w:t>
        </w:r>
        <w:r w:rsidR="00EA17EE" w:rsidDel="00DE5FCD">
          <w:t xml:space="preserve">Future theoretical work with a general rather than </w:t>
        </w:r>
        <w:r w:rsidR="00DE5FCD" w:rsidDel="00DE5FCD">
          <w:t xml:space="preserve">a </w:t>
        </w:r>
        <w:r w:rsidR="00EA17EE" w:rsidDel="00DE5FCD">
          <w:t>specific size-indexed demographic model,</w:t>
        </w:r>
        <w:r w:rsidR="000E6D22" w:rsidDel="00DE5FCD">
          <w:t xml:space="preserve"> should be explored</w:t>
        </w:r>
        <w:r w:rsidR="00EA17EE" w:rsidDel="00DE5FCD">
          <w:t xml:space="preserve"> </w:t>
        </w:r>
        <w:r w:rsidR="000E6D22" w:rsidDel="00DE5FCD">
          <w:t>to determine how other parameters</w:t>
        </w:r>
        <w:r w:rsidR="00EA17EE" w:rsidDel="00DE5FCD">
          <w:t xml:space="preserve"> might influence the shape of </w:t>
        </w:r>
        <w:r w:rsidR="00246C87" w:rsidDel="00DE5FCD">
          <w:t xml:space="preserve">the </w:t>
        </w:r>
        <w:r w:rsidR="000E6D22" w:rsidDel="00DE5FCD">
          <w:t>demographic isocline</w:t>
        </w:r>
        <w:r w:rsidR="00246C87" w:rsidDel="00DE5FCD">
          <w:t xml:space="preserve">. </w:t>
        </w:r>
        <w:r w:rsidR="00EA17EE" w:rsidDel="00DE5FCD">
          <w:t xml:space="preserve">.  </w:t>
        </w:r>
        <w:r w:rsidR="004B2345" w:rsidDel="00DE5FCD">
          <w:t>B</w:t>
        </w:r>
        <w:r w:rsidR="00252C26" w:rsidDel="00DE5FCD">
          <w:t xml:space="preserve">ecause current densities of FAS are extremely </w:t>
        </w:r>
        <w:r w:rsidR="002A0217" w:rsidDel="00DE5FCD">
          <w:t>small</w:t>
        </w:r>
        <w:r w:rsidR="00246C87" w:rsidDel="00DE5FCD">
          <w:t xml:space="preserve"> compared to what the environment can support when predators are excluded, </w:t>
        </w:r>
        <w:r w:rsidR="00252C26" w:rsidDel="00DE5FCD">
          <w:t>we</w:t>
        </w:r>
        <w:r w:rsidR="009728DF" w:rsidDel="00DE5FCD">
          <w:t xml:space="preserve"> did not consider</w:t>
        </w:r>
        <w:r w:rsidR="00C25D2B" w:rsidDel="00DE5FCD">
          <w:t xml:space="preserve"> negative density dependence </w:t>
        </w:r>
        <w:r w:rsidR="00246C87" w:rsidDel="00DE5FCD">
          <w:t>to be important</w:t>
        </w:r>
        <w:r w:rsidR="00936686" w:rsidDel="00DE5FCD">
          <w:t xml:space="preserve"> for </w:t>
        </w:r>
        <w:r w:rsidR="005C2E7B" w:rsidDel="00DE5FCD">
          <w:t xml:space="preserve">identifying </w:t>
        </w:r>
        <w:r w:rsidR="00936686" w:rsidDel="00DE5FCD">
          <w:t xml:space="preserve">conditions that would </w:t>
        </w:r>
        <w:r w:rsidR="0038068F" w:rsidDel="00DE5FCD">
          <w:t>support</w:t>
        </w:r>
        <w:r w:rsidR="00936686" w:rsidDel="00DE5FCD">
          <w:t xml:space="preserve"> a growing population</w:t>
        </w:r>
        <w:r w:rsidR="00B2032F" w:rsidDel="00DE5FCD">
          <w:t>.</w:t>
        </w:r>
        <w:r w:rsidR="00950D7B" w:rsidDel="00DE5FCD">
          <w:t xml:space="preserve"> </w:t>
        </w:r>
        <w:r w:rsidR="00936686" w:rsidDel="00DE5FCD">
          <w:t xml:space="preserve"> While d</w:t>
        </w:r>
        <w:r w:rsidR="00950D7B" w:rsidDel="00DE5FCD">
          <w:t xml:space="preserve">ensity dependence </w:t>
        </w:r>
        <w:r w:rsidR="00EC305B" w:rsidDel="00DE5FCD">
          <w:t>influence</w:t>
        </w:r>
        <w:r w:rsidR="0038068F" w:rsidDel="00DE5FCD">
          <w:t>s</w:t>
        </w:r>
        <w:r w:rsidR="00EC305B" w:rsidDel="00DE5FCD">
          <w:t xml:space="preserve"> population dynamic</w:t>
        </w:r>
        <w:r w:rsidR="000C01C1" w:rsidDel="00DE5FCD">
          <w:t xml:space="preserve">s </w:t>
        </w:r>
        <w:r w:rsidR="0038068F" w:rsidDel="00DE5FCD">
          <w:t xml:space="preserve"> acting on </w:t>
        </w:r>
        <w:r w:rsidR="00936686" w:rsidDel="00DE5FCD">
          <w:t>juvenile demographic rates</w:t>
        </w:r>
        <w:r w:rsidR="00305910" w:rsidDel="00DE5FCD">
          <w:t xml:space="preserve"> </w:t>
        </w:r>
        <w:r w:rsidR="00976421" w:rsidDel="00DE5FCD">
          <w:fldChar w:fldCharType="begin"/>
        </w:r>
        <w:r w:rsidR="00976421" w:rsidDel="00DE5FCD">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976421" w:rsidDel="00DE5FCD">
          <w:fldChar w:fldCharType="separate"/>
        </w:r>
        <w:r w:rsidR="00976421" w:rsidRPr="00976421" w:rsidDel="00DE5FCD">
          <w:t>(Accolla et al. 2024)</w:t>
        </w:r>
        <w:r w:rsidR="00976421" w:rsidDel="00DE5FCD">
          <w:fldChar w:fldCharType="end"/>
        </w:r>
        <w:r w:rsidR="005C698D" w:rsidDel="00DE5FCD">
          <w:t xml:space="preserve">, </w:t>
        </w:r>
        <w:r w:rsidR="00D67517" w:rsidDel="00DE5FCD">
          <w:t xml:space="preserve">it is important </w:t>
        </w:r>
        <w:r w:rsidR="0065543B" w:rsidDel="00DE5FCD">
          <w:t>to remember that our</w:t>
        </w:r>
        <w:r w:rsidR="00D67517" w:rsidDel="00DE5FCD">
          <w:t xml:space="preserve"> </w:t>
        </w:r>
        <w:r w:rsidR="008A43D2" w:rsidDel="00DE5FCD">
          <w:t>demographic</w:t>
        </w:r>
        <w:r w:rsidR="0065543B" w:rsidDel="00DE5FCD">
          <w:t xml:space="preserve"> isocline </w:t>
        </w:r>
        <w:r w:rsidR="00D67517" w:rsidDel="00DE5FCD">
          <w:t>represent</w:t>
        </w:r>
        <w:r w:rsidR="0065543B" w:rsidDel="00DE5FCD">
          <w:t>s</w:t>
        </w:r>
        <w:r w:rsidR="00D67517" w:rsidDel="00DE5FCD">
          <w:t xml:space="preserve"> where births equal the juvenile losses (λ = 1) attributed to the product of juvenile growth and survival rates (i.e., </w:t>
        </w:r>
        <w:r w:rsidR="00D67517" w:rsidDel="00DE5FCD">
          <w:lastRenderedPageBreak/>
          <w:t>cohort survival</w:t>
        </w:r>
        <w:r w:rsidR="00EF32A1" w:rsidDel="00DE5FCD">
          <w:t>)</w:t>
        </w:r>
        <w:r w:rsidR="00E902D8" w:rsidDel="00DE5FCD">
          <w:t xml:space="preserve"> when all other life history parameters are held constant.</w:t>
        </w:r>
        <w:r w:rsidR="008A43D2" w:rsidDel="00DE5FCD">
          <w:t>.</w:t>
        </w:r>
        <w:r w:rsidR="0068788D" w:rsidDel="00DE5FCD">
          <w:t xml:space="preserve"> </w:t>
        </w:r>
        <w:r w:rsidR="002F6983" w:rsidDel="00DE5FCD">
          <w:t xml:space="preserve"> </w:t>
        </w:r>
        <w:r w:rsidR="00554DC5" w:rsidDel="00DE5FCD">
          <w:t xml:space="preserve">Thus, </w:t>
        </w:r>
        <w:r w:rsidR="006410D8" w:rsidDel="00DE5FCD">
          <w:t>density</w:t>
        </w:r>
        <w:r w:rsidR="00BA62E2" w:rsidDel="00DE5FCD">
          <w:t>-</w:t>
        </w:r>
        <w:r w:rsidR="006410D8" w:rsidDel="00DE5FCD">
          <w:t>dependence</w:t>
        </w:r>
        <w:r w:rsidR="00A61D04" w:rsidDel="00DE5FCD">
          <w:t xml:space="preserve"> acting</w:t>
        </w:r>
        <w:r w:rsidR="006410D8" w:rsidDel="00DE5FCD">
          <w:t xml:space="preserve"> </w:t>
        </w:r>
        <w:r w:rsidR="00A61D04" w:rsidDel="00DE5FCD">
          <w:t xml:space="preserve">on </w:t>
        </w:r>
        <w:r w:rsidR="001F54A4" w:rsidDel="00DE5FCD">
          <w:t>juvenile</w:t>
        </w:r>
        <w:r w:rsidR="00A61D04" w:rsidDel="00DE5FCD">
          <w:t xml:space="preserve"> </w:t>
        </w:r>
        <w:r w:rsidR="00EF32A1" w:rsidDel="00DE5FCD">
          <w:t>growth and survival</w:t>
        </w:r>
        <w:r w:rsidR="006410D8" w:rsidDel="00DE5FCD">
          <w:t xml:space="preserve"> should not </w:t>
        </w:r>
        <w:r w:rsidR="00A61D04" w:rsidDel="00DE5FCD">
          <w:t xml:space="preserve">affect </w:t>
        </w:r>
        <w:r w:rsidR="00554DC5" w:rsidDel="00DE5FCD">
          <w:t xml:space="preserve">the shape of </w:t>
        </w:r>
        <w:r w:rsidR="009A575E" w:rsidDel="00DE5FCD">
          <w:t>a</w:t>
        </w:r>
        <w:r w:rsidR="00554DC5" w:rsidDel="00DE5FCD">
          <w:t xml:space="preserve"> </w:t>
        </w:r>
        <w:r w:rsidR="00A61D04" w:rsidDel="00DE5FCD">
          <w:t>theoretical i</w:t>
        </w:r>
        <w:r w:rsidR="00554DC5" w:rsidDel="00DE5FCD">
          <w:t>socline</w:t>
        </w:r>
        <w:r w:rsidR="006871ED" w:rsidDel="00DE5FCD">
          <w:t>, but</w:t>
        </w:r>
        <w:r w:rsidR="00B12DE0" w:rsidDel="00DE5FCD">
          <w:t xml:space="preserve"> d</w:t>
        </w:r>
        <w:r w:rsidR="008129E2" w:rsidDel="00DE5FCD">
          <w:t xml:space="preserve">ensity-dependence </w:t>
        </w:r>
        <w:r w:rsidR="00DC1BA9" w:rsidDel="00DE5FCD">
          <w:t>or other factor</w:t>
        </w:r>
        <w:r w:rsidR="006871ED" w:rsidDel="00DE5FCD">
          <w:t>s</w:t>
        </w:r>
        <w:r w:rsidR="00EC41A2" w:rsidDel="00DE5FCD">
          <w:t xml:space="preserve"> (e.g., environmental variation)</w:t>
        </w:r>
        <w:r w:rsidR="00DC1BA9" w:rsidDel="00DE5FCD">
          <w:t xml:space="preserve"> </w:t>
        </w:r>
        <w:r w:rsidR="006871ED" w:rsidDel="00DE5FCD">
          <w:t xml:space="preserve">that </w:t>
        </w:r>
        <w:r w:rsidR="008129E2" w:rsidDel="00DE5FCD">
          <w:t>affect birth rates</w:t>
        </w:r>
        <w:r w:rsidR="00DC1BA9" w:rsidDel="00DE5FCD">
          <w:t xml:space="preserve"> </w:t>
        </w:r>
        <w:r w:rsidR="004F24A2" w:rsidDel="00DE5FCD">
          <w:t xml:space="preserve">would </w:t>
        </w:r>
        <w:r w:rsidR="008A6199" w:rsidDel="00DE5FCD">
          <w:t xml:space="preserve">alter the </w:t>
        </w:r>
        <w:r w:rsidR="00FB2ED0" w:rsidDel="00DE5FCD">
          <w:t xml:space="preserve">shape of the </w:t>
        </w:r>
        <w:r w:rsidR="0098783D" w:rsidDel="00DE5FCD">
          <w:t>isocline</w:t>
        </w:r>
        <w:r w:rsidR="001C5AB2" w:rsidDel="00DE5FCD">
          <w:t>.</w:t>
        </w:r>
        <w:r w:rsidR="00723B60" w:rsidRPr="00723B60" w:rsidDel="00DE5FCD">
          <w:t xml:space="preserve"> </w:t>
        </w:r>
        <w:r w:rsidR="00723B60" w:rsidDel="00DE5FCD">
          <w:t>Our exploration for the FAS demonstrated that environmental factors (water depth variation) influenced reproduction by alter</w:t>
        </w:r>
        <w:r w:rsidR="00D87F1D" w:rsidDel="00DE5FCD">
          <w:t>ing</w:t>
        </w:r>
        <w:r w:rsidR="00723B60" w:rsidDel="00DE5FCD">
          <w:t xml:space="preserve"> the slope</w:t>
        </w:r>
        <w:r w:rsidR="00D87F1D" w:rsidDel="00DE5FCD">
          <w:t xml:space="preserve"> of the isocline</w:t>
        </w:r>
        <w:r w:rsidR="00723B60" w:rsidDel="00DE5FCD">
          <w:t xml:space="preserve"> (Figure 2).</w:t>
        </w:r>
        <w:r w:rsidR="001C5AB2" w:rsidDel="00DE5FCD">
          <w:t xml:space="preserve">  Exploring the factors that change the shape of the isocline</w:t>
        </w:r>
        <w:r w:rsidR="008A6199" w:rsidDel="00DE5FCD">
          <w:t xml:space="preserve"> would </w:t>
        </w:r>
        <w:r w:rsidR="00DC1BA9" w:rsidDel="00DE5FCD">
          <w:t>be a fruitful area for general exploration.</w:t>
        </w:r>
        <w:r w:rsidR="008F5483" w:rsidDel="00DE5FCD">
          <w:t xml:space="preserve"> </w:t>
        </w:r>
        <w:r w:rsidR="003417C2" w:rsidDel="00DE5FCD">
          <w:t xml:space="preserve">  </w:t>
        </w:r>
        <w:r w:rsidR="00DC1BA9" w:rsidDel="00DE5FCD">
          <w:t xml:space="preserve"> </w:t>
        </w:r>
        <w:r w:rsidR="001E7DD8" w:rsidDel="00DE5FCD">
          <w:t xml:space="preserve">While we built our </w:t>
        </w:r>
        <w:r w:rsidR="000D0961" w:rsidDel="00DE5FCD">
          <w:t xml:space="preserve">theoretical </w:t>
        </w:r>
        <w:r w:rsidR="00F9571B" w:rsidDel="00DE5FCD">
          <w:t>isocline</w:t>
        </w:r>
        <w:r w:rsidR="001E7DD8" w:rsidDel="00DE5FCD">
          <w:t xml:space="preserve"> assuming density-independent </w:t>
        </w:r>
        <w:r w:rsidR="00F9571B" w:rsidDel="00DE5FCD">
          <w:t xml:space="preserve">population </w:t>
        </w:r>
        <w:r w:rsidR="001E7DD8" w:rsidDel="00DE5FCD">
          <w:t xml:space="preserve">growth </w:t>
        </w:r>
        <w:r w:rsidR="001126DB" w:rsidDel="00DE5FCD">
          <w:t xml:space="preserve">we emphasize </w:t>
        </w:r>
        <w:r w:rsidR="003A47BA" w:rsidDel="00DE5FCD">
          <w:t>that this does not</w:t>
        </w:r>
        <w:r w:rsidR="008C1FDF" w:rsidDel="00DE5FCD">
          <w:t xml:space="preserve"> assume </w:t>
        </w:r>
        <w:r w:rsidR="003A47BA" w:rsidDel="00DE5FCD">
          <w:t xml:space="preserve">the </w:t>
        </w:r>
        <w:r w:rsidR="001126DB" w:rsidDel="00DE5FCD">
          <w:t xml:space="preserve">actual </w:t>
        </w:r>
        <w:r w:rsidR="00A56C49" w:rsidDel="00DE5FCD">
          <w:t>rates,</w:t>
        </w:r>
        <w:r w:rsidR="008C1FDF" w:rsidDel="00DE5FCD">
          <w:t xml:space="preserve"> or an actual population</w:t>
        </w:r>
        <w:r w:rsidR="00590814" w:rsidDel="00DE5FCD">
          <w:t xml:space="preserve"> are </w:t>
        </w:r>
        <w:r w:rsidR="000D0961" w:rsidDel="00DE5FCD">
          <w:t xml:space="preserve">density-independent.  </w:t>
        </w:r>
        <w:r w:rsidR="008C1FDF" w:rsidDel="00DE5FCD">
          <w:t>Rather,</w:t>
        </w:r>
        <w:r w:rsidR="00B0593B" w:rsidDel="00DE5FCD">
          <w:t xml:space="preserve"> </w:t>
        </w:r>
        <w:r w:rsidR="00A1587B" w:rsidDel="00DE5FCD">
          <w:t xml:space="preserve">density-dependence </w:t>
        </w:r>
        <w:r w:rsidR="00B0593B" w:rsidDel="00DE5FCD">
          <w:t xml:space="preserve">acting on one or both </w:t>
        </w:r>
        <w:r w:rsidR="003A0A80" w:rsidDel="00DE5FCD">
          <w:t xml:space="preserve">juvenile </w:t>
        </w:r>
        <w:r w:rsidR="00B0593B" w:rsidDel="00DE5FCD">
          <w:t xml:space="preserve">rates </w:t>
        </w:r>
        <w:r w:rsidR="00A1587B" w:rsidDel="00DE5FCD">
          <w:t xml:space="preserve">could be </w:t>
        </w:r>
        <w:r w:rsidR="00B0593B" w:rsidDel="00DE5FCD">
          <w:t>an</w:t>
        </w:r>
        <w:r w:rsidR="00A1587B" w:rsidDel="00DE5FCD">
          <w:t xml:space="preserve"> explanation for</w:t>
        </w:r>
        <w:r w:rsidR="00D969A7" w:rsidDel="00DE5FCD">
          <w:t xml:space="preserve"> where </w:t>
        </w:r>
        <w:r w:rsidR="00037B1E" w:rsidDel="00DE5FCD">
          <w:t xml:space="preserve">the </w:t>
        </w:r>
        <w:r w:rsidR="006F5EFA" w:rsidDel="00DE5FCD">
          <w:t xml:space="preserve">rates exist </w:t>
        </w:r>
        <w:r w:rsidR="00D969A7" w:rsidDel="00DE5FCD">
          <w:t>in state-spac</w:t>
        </w:r>
        <w:r w:rsidR="003A0A80" w:rsidDel="00DE5FCD">
          <w:t>e</w:t>
        </w:r>
        <w:r w:rsidR="00C5603F" w:rsidDel="00DE5FCD">
          <w:t xml:space="preserve">. </w:t>
        </w:r>
        <w:r w:rsidR="00D969A7" w:rsidDel="00DE5FCD">
          <w:t xml:space="preserve">It is the job of the investigator to </w:t>
        </w:r>
        <w:r w:rsidR="00276250" w:rsidDel="00DE5FCD">
          <w:t xml:space="preserve">determine what </w:t>
        </w:r>
        <w:r w:rsidR="003A0A80" w:rsidDel="00DE5FCD">
          <w:t>drive</w:t>
        </w:r>
        <w:r w:rsidR="00276250" w:rsidDel="00DE5FCD">
          <w:t xml:space="preserve">s variation in </w:t>
        </w:r>
        <w:r w:rsidR="003A0A80" w:rsidDel="00DE5FCD">
          <w:t>the two rates</w:t>
        </w:r>
        <w:r w:rsidR="00FA1D0A" w:rsidDel="00DE5FCD">
          <w:t>.</w:t>
        </w:r>
        <w:r w:rsidR="002F6983" w:rsidDel="00DE5FCD">
          <w:t xml:space="preserve"> </w:t>
        </w:r>
      </w:moveFrom>
      <w:moveFromRangeEnd w:id="389"/>
      <w:moveToRangeStart w:id="391" w:author="Nathan Barrus" w:date="2025-06-18T13:03:00Z" w:name="move201144240"/>
      <w:moveTo w:id="392" w:author="Nathan Barrus" w:date="2025-06-18T13:03:00Z" w16du:dateUtc="2025-06-18T17:03:00Z">
        <w:r w:rsidR="00AA622B">
          <w:t xml:space="preserve">Our zero-population growth isocline was created using a specific model for an annual gastropod of conservation concern which presents some limitations to the generality.  Future theoretical work with a general </w:t>
        </w:r>
        <w:del w:id="393" w:author="Nathan Dorn" w:date="2025-06-20T16:12:00Z" w16du:dateUtc="2025-06-20T20:12:00Z">
          <w:r w:rsidR="00AA622B" w:rsidDel="002E43C5">
            <w:delText xml:space="preserve">rather than a specific </w:delText>
          </w:r>
        </w:del>
        <w:r w:rsidR="00AA622B">
          <w:t>size-indexed demographic model</w:t>
        </w:r>
      </w:moveTo>
      <w:ins w:id="394" w:author="Nathan Dorn" w:date="2025-06-20T16:12:00Z" w16du:dateUtc="2025-06-20T20:12:00Z">
        <w:r w:rsidR="002E43C5">
          <w:t>s</w:t>
        </w:r>
      </w:ins>
      <w:moveTo w:id="395" w:author="Nathan Barrus" w:date="2025-06-18T13:03:00Z" w16du:dateUtc="2025-06-18T17:03:00Z">
        <w:r w:rsidR="00AA622B">
          <w:t>, should be explored to determine how other parameters might influence the shape of the demographic isocline.</w:t>
        </w:r>
        <w:del w:id="396" w:author="Nathan Barrus" w:date="2025-06-18T13:06:00Z" w16du:dateUtc="2025-06-18T17:06:00Z">
          <w:r w:rsidR="00AA622B" w:rsidDel="001D382E">
            <w:delText xml:space="preserve"> .</w:delText>
          </w:r>
        </w:del>
        <w:r w:rsidR="00AA622B">
          <w:t xml:space="preserve">  </w:t>
        </w:r>
        <w:del w:id="397" w:author="Nathan Dorn" w:date="2025-06-20T16:15:00Z" w16du:dateUtc="2025-06-20T20:15:00Z">
          <w:r w:rsidR="00AA622B" w:rsidDel="006D4E3F">
            <w:delText xml:space="preserve">Because current densities of FAS are extremely small compared to what the environment can support when predators are excluded, we did not consider negative density dependence to be important for identifying conditions that would support a growing population.  </w:delText>
          </w:r>
        </w:del>
        <w:r w:rsidR="00AA622B">
          <w:t>While density dependence influences population dynamics</w:t>
        </w:r>
        <w:del w:id="398" w:author="Nathan Barrus" w:date="2025-06-18T13:06:00Z" w16du:dateUtc="2025-06-18T17:06:00Z">
          <w:r w:rsidR="00AA622B" w:rsidDel="00A72365">
            <w:delText xml:space="preserve"> </w:delText>
          </w:r>
        </w:del>
        <w:r w:rsidR="00AA622B">
          <w:t xml:space="preserve"> acting on juvenile demographic rates </w:t>
        </w:r>
        <w:r w:rsidR="00AA622B">
          <w:fldChar w:fldCharType="begin"/>
        </w:r>
        <w:r w:rsidR="00AA622B">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AA622B">
          <w:fldChar w:fldCharType="separate"/>
        </w:r>
        <w:r w:rsidR="00AA622B" w:rsidRPr="00976421">
          <w:t>(Accolla et al. 2024)</w:t>
        </w:r>
        <w:r w:rsidR="00AA622B">
          <w:fldChar w:fldCharType="end"/>
        </w:r>
        <w:r w:rsidR="00AA622B">
          <w:t xml:space="preserve">, it is important to remember that our demographic isocline </w:t>
        </w:r>
      </w:moveTo>
      <w:ins w:id="399" w:author="Nathan Dorn" w:date="2025-06-20T16:17:00Z" w16du:dateUtc="2025-06-20T20:17:00Z">
        <w:r w:rsidR="006D4E3F">
          <w:t xml:space="preserve">is theoretical and </w:t>
        </w:r>
      </w:ins>
      <w:moveTo w:id="400" w:author="Nathan Barrus" w:date="2025-06-18T13:03:00Z" w16du:dateUtc="2025-06-18T17:03:00Z">
        <w:r w:rsidR="00AA622B">
          <w:t xml:space="preserve">represents </w:t>
        </w:r>
      </w:moveTo>
      <w:ins w:id="401" w:author="Nathan Dorn" w:date="2025-06-20T16:17:00Z" w16du:dateUtc="2025-06-20T20:17:00Z">
        <w:r w:rsidR="006D4E3F">
          <w:t xml:space="preserve">rates </w:t>
        </w:r>
      </w:ins>
      <w:moveTo w:id="402" w:author="Nathan Barrus" w:date="2025-06-18T13:03:00Z" w16du:dateUtc="2025-06-18T17:03:00Z">
        <w:r w:rsidR="00AA622B">
          <w:t xml:space="preserve">where births equal the juvenile losses (λ = 1) attributed to the product of juvenile growth and survival rates (i.e., cohort survival) </w:t>
        </w:r>
        <w:del w:id="403" w:author="Nathan Dorn" w:date="2025-06-20T16:17:00Z" w16du:dateUtc="2025-06-20T20:17:00Z">
          <w:r w:rsidR="00AA622B" w:rsidDel="006D4E3F">
            <w:delText>when</w:delText>
          </w:r>
        </w:del>
      </w:moveTo>
      <w:ins w:id="404" w:author="Nathan Dorn" w:date="2025-06-20T16:17:00Z" w16du:dateUtc="2025-06-20T20:17:00Z">
        <w:r w:rsidR="006D4E3F">
          <w:t>assuming</w:t>
        </w:r>
      </w:ins>
      <w:moveTo w:id="405" w:author="Nathan Barrus" w:date="2025-06-18T13:03:00Z" w16du:dateUtc="2025-06-18T17:03:00Z">
        <w:r w:rsidR="00AA622B">
          <w:t xml:space="preserve"> all other life history parameters </w:t>
        </w:r>
      </w:moveTo>
      <w:ins w:id="406" w:author="Nathan Dorn" w:date="2025-06-20T16:20:00Z" w16du:dateUtc="2025-06-20T20:20:00Z">
        <w:r w:rsidR="0065224D">
          <w:t xml:space="preserve">in a matrix </w:t>
        </w:r>
      </w:ins>
      <w:moveTo w:id="407" w:author="Nathan Barrus" w:date="2025-06-18T13:03:00Z" w16du:dateUtc="2025-06-18T17:03:00Z">
        <w:r w:rsidR="00AA622B">
          <w:t>are held constant</w:t>
        </w:r>
        <w:del w:id="408" w:author="Nathan Barrus" w:date="2025-06-18T13:06:00Z" w16du:dateUtc="2025-06-18T17:06:00Z">
          <w:r w:rsidR="00AA622B" w:rsidDel="00A72365">
            <w:delText>.</w:delText>
          </w:r>
        </w:del>
        <w:r w:rsidR="00AA622B">
          <w:t xml:space="preserve">.  Thus, density-dependence acting on juvenile growth and survival </w:t>
        </w:r>
      </w:moveTo>
      <w:ins w:id="409" w:author="Nathan Dorn" w:date="2025-06-20T16:13:00Z" w16du:dateUtc="2025-06-20T20:13:00Z">
        <w:r w:rsidR="00A5146E">
          <w:t xml:space="preserve">of real populations </w:t>
        </w:r>
      </w:ins>
      <w:moveTo w:id="410" w:author="Nathan Barrus" w:date="2025-06-18T13:03:00Z" w16du:dateUtc="2025-06-18T17:03:00Z">
        <w:r w:rsidR="00AA622B">
          <w:t xml:space="preserve">should not </w:t>
        </w:r>
        <w:r w:rsidR="00AA622B">
          <w:lastRenderedPageBreak/>
          <w:t xml:space="preserve">affect the shape of a theoretical isocline, </w:t>
        </w:r>
      </w:moveTo>
      <w:ins w:id="411" w:author="Nathan Dorn" w:date="2025-06-20T16:13:00Z" w16du:dateUtc="2025-06-20T20:13:00Z">
        <w:r w:rsidR="00A5146E">
          <w:t xml:space="preserve">but only the actual empirical </w:t>
        </w:r>
      </w:ins>
      <w:ins w:id="412" w:author="Nathan Dorn" w:date="2025-06-20T16:19:00Z" w16du:dateUtc="2025-06-20T20:19:00Z">
        <w:r w:rsidR="001F172C">
          <w:t xml:space="preserve">juvenile </w:t>
        </w:r>
      </w:ins>
      <w:ins w:id="413" w:author="Nathan Dorn" w:date="2025-06-20T16:14:00Z" w16du:dateUtc="2025-06-20T20:14:00Z">
        <w:r w:rsidR="00A5146E">
          <w:t xml:space="preserve">rates observed.  </w:t>
        </w:r>
      </w:ins>
      <w:ins w:id="414" w:author="Nathan Dorn" w:date="2025-06-20T16:19:00Z" w16du:dateUtc="2025-06-20T20:19:00Z">
        <w:r w:rsidR="001F172C">
          <w:t>In contrast,</w:t>
        </w:r>
      </w:ins>
      <w:ins w:id="415" w:author="Nathan Dorn" w:date="2025-06-20T16:14:00Z" w16du:dateUtc="2025-06-20T20:14:00Z">
        <w:r w:rsidR="00A5146E">
          <w:t xml:space="preserve"> </w:t>
        </w:r>
      </w:ins>
      <w:moveTo w:id="416" w:author="Nathan Barrus" w:date="2025-06-18T13:03:00Z" w16du:dateUtc="2025-06-18T17:03:00Z">
        <w:del w:id="417" w:author="Nathan Dorn" w:date="2025-06-20T16:14:00Z" w16du:dateUtc="2025-06-20T20:14:00Z">
          <w:r w:rsidR="00AA622B" w:rsidDel="00A5146E">
            <w:delText>but</w:delText>
          </w:r>
        </w:del>
        <w:r w:rsidR="00AA622B">
          <w:t xml:space="preserve"> density-dependence or </w:t>
        </w:r>
        <w:del w:id="418" w:author="Nathan Dorn" w:date="2025-06-20T16:14:00Z" w16du:dateUtc="2025-06-20T20:14:00Z">
          <w:r w:rsidR="00AA622B" w:rsidDel="00A5146E">
            <w:delText>other</w:delText>
          </w:r>
        </w:del>
      </w:moveTo>
      <w:ins w:id="419" w:author="Nathan Dorn" w:date="2025-06-20T16:14:00Z" w16du:dateUtc="2025-06-20T20:14:00Z">
        <w:r w:rsidR="00A5146E">
          <w:t>environmental</w:t>
        </w:r>
      </w:ins>
      <w:moveTo w:id="420" w:author="Nathan Barrus" w:date="2025-06-18T13:03:00Z" w16du:dateUtc="2025-06-18T17:03:00Z">
        <w:r w:rsidR="00AA622B">
          <w:t xml:space="preserve"> factors </w:t>
        </w:r>
        <w:del w:id="421" w:author="Nathan Dorn" w:date="2025-06-20T16:14:00Z" w16du:dateUtc="2025-06-20T20:14:00Z">
          <w:r w:rsidR="00AA622B" w:rsidDel="00A5146E">
            <w:delText xml:space="preserve">(e.g., environmental variation) that </w:delText>
          </w:r>
        </w:del>
      </w:moveTo>
      <w:ins w:id="422" w:author="Nathan Dorn" w:date="2025-06-20T16:19:00Z" w16du:dateUtc="2025-06-20T20:19:00Z">
        <w:r w:rsidR="001F172C">
          <w:t xml:space="preserve"> </w:t>
        </w:r>
      </w:ins>
      <w:moveTo w:id="423" w:author="Nathan Barrus" w:date="2025-06-18T13:03:00Z" w16du:dateUtc="2025-06-18T17:03:00Z">
        <w:r w:rsidR="00AA622B">
          <w:t>affect</w:t>
        </w:r>
      </w:moveTo>
      <w:ins w:id="424" w:author="Nathan Dorn" w:date="2025-06-20T16:14:00Z" w16du:dateUtc="2025-06-20T20:14:00Z">
        <w:r w:rsidR="00A5146E">
          <w:t>ing</w:t>
        </w:r>
      </w:ins>
      <w:moveTo w:id="425" w:author="Nathan Barrus" w:date="2025-06-18T13:03:00Z" w16du:dateUtc="2025-06-18T17:03:00Z">
        <w:r w:rsidR="00AA622B">
          <w:t xml:space="preserve"> birth rates </w:t>
        </w:r>
      </w:moveTo>
      <w:ins w:id="426" w:author="Nathan Dorn" w:date="2025-06-20T16:18:00Z" w16du:dateUtc="2025-06-20T20:18:00Z">
        <w:r w:rsidR="00DE70C9">
          <w:t>(</w:t>
        </w:r>
      </w:ins>
      <w:ins w:id="427" w:author="Nathan Dorn" w:date="2025-06-20T16:20:00Z" w16du:dateUtc="2025-06-20T20:20:00Z">
        <w:r w:rsidR="00AD73EB">
          <w:t xml:space="preserve">e.g., </w:t>
        </w:r>
      </w:ins>
      <w:ins w:id="428" w:author="Nathan Dorn" w:date="2025-06-20T16:18:00Z" w16du:dateUtc="2025-06-20T20:18:00Z">
        <w:r w:rsidR="00DE70C9">
          <w:t xml:space="preserve">adult fecundity or longevity) </w:t>
        </w:r>
      </w:ins>
      <w:moveTo w:id="429" w:author="Nathan Barrus" w:date="2025-06-18T13:03:00Z" w16du:dateUtc="2025-06-18T17:03:00Z">
        <w:r w:rsidR="00AA622B">
          <w:t xml:space="preserve">would </w:t>
        </w:r>
        <w:del w:id="430" w:author="Nathan Dorn" w:date="2025-06-20T16:14:00Z" w16du:dateUtc="2025-06-20T20:14:00Z">
          <w:r w:rsidR="00AA622B" w:rsidDel="00A5146E">
            <w:delText>alter</w:delText>
          </w:r>
        </w:del>
      </w:moveTo>
      <w:ins w:id="431" w:author="Nathan Dorn" w:date="2025-06-20T16:14:00Z" w16du:dateUtc="2025-06-20T20:14:00Z">
        <w:r w:rsidR="00A5146E">
          <w:t xml:space="preserve">require a different </w:t>
        </w:r>
      </w:ins>
      <w:moveTo w:id="432" w:author="Nathan Barrus" w:date="2025-06-18T13:03:00Z" w16du:dateUtc="2025-06-18T17:03:00Z">
        <w:del w:id="433" w:author="Nathan Dorn" w:date="2025-06-20T16:14:00Z" w16du:dateUtc="2025-06-20T20:14:00Z">
          <w:r w:rsidR="00AA622B" w:rsidDel="00A5146E">
            <w:delText xml:space="preserve"> the shape of the </w:delText>
          </w:r>
        </w:del>
        <w:r w:rsidR="00AA622B">
          <w:t>isocline</w:t>
        </w:r>
      </w:moveTo>
      <w:ins w:id="434" w:author="Nathan Dorn" w:date="2025-06-20T16:21:00Z" w16du:dateUtc="2025-06-20T20:21:00Z">
        <w:r w:rsidR="00616DD9">
          <w:t xml:space="preserve"> as populations grow or decline</w:t>
        </w:r>
      </w:ins>
      <w:moveTo w:id="435" w:author="Nathan Barrus" w:date="2025-06-18T13:03:00Z" w16du:dateUtc="2025-06-18T17:03:00Z">
        <w:r w:rsidR="00AA622B">
          <w:t>.</w:t>
        </w:r>
        <w:r w:rsidR="00AA622B" w:rsidRPr="00723B60">
          <w:t xml:space="preserve"> </w:t>
        </w:r>
        <w:r w:rsidR="00AA622B">
          <w:t xml:space="preserve">Our exploration for the FAS demonstrated that </w:t>
        </w:r>
        <w:del w:id="436" w:author="Nathan Dorn" w:date="2025-06-20T16:14:00Z" w16du:dateUtc="2025-06-20T20:14:00Z">
          <w:r w:rsidR="00AA622B" w:rsidDel="00A5146E">
            <w:delText>environmental factors (</w:delText>
          </w:r>
        </w:del>
        <w:r w:rsidR="00AA622B">
          <w:t>water depth variation</w:t>
        </w:r>
      </w:moveTo>
      <w:ins w:id="437" w:author="Nathan Dorn" w:date="2025-06-20T16:14:00Z" w16du:dateUtc="2025-06-20T20:14:00Z">
        <w:r w:rsidR="00A5146E">
          <w:t xml:space="preserve"> that</w:t>
        </w:r>
      </w:ins>
      <w:moveTo w:id="438" w:author="Nathan Barrus" w:date="2025-06-18T13:03:00Z" w16du:dateUtc="2025-06-18T17:03:00Z">
        <w:del w:id="439" w:author="Nathan Dorn" w:date="2025-06-20T16:14:00Z" w16du:dateUtc="2025-06-20T20:14:00Z">
          <w:r w:rsidR="00AA622B" w:rsidDel="00A5146E">
            <w:delText>)</w:delText>
          </w:r>
        </w:del>
        <w:r w:rsidR="00AA622B">
          <w:t xml:space="preserve"> influenced </w:t>
        </w:r>
        <w:del w:id="440" w:author="Nathan Dorn" w:date="2025-06-20T16:21:00Z" w16du:dateUtc="2025-06-20T20:21:00Z">
          <w:r w:rsidR="00AA622B" w:rsidDel="00616DD9">
            <w:delText>reproduction by</w:delText>
          </w:r>
        </w:del>
      </w:moveTo>
      <w:ins w:id="441" w:author="Nathan Dorn" w:date="2025-06-20T16:14:00Z" w16du:dateUtc="2025-06-20T20:14:00Z">
        <w:r w:rsidR="006D4E3F">
          <w:t>e</w:t>
        </w:r>
      </w:ins>
      <w:ins w:id="442" w:author="Nathan Dorn" w:date="2025-06-20T16:15:00Z" w16du:dateUtc="2025-06-20T20:15:00Z">
        <w:r w:rsidR="006D4E3F">
          <w:t>gg laying</w:t>
        </w:r>
      </w:ins>
      <w:moveTo w:id="443" w:author="Nathan Barrus" w:date="2025-06-18T13:03:00Z" w16du:dateUtc="2025-06-18T17:03:00Z">
        <w:r w:rsidR="00AA622B">
          <w:t xml:space="preserve"> </w:t>
        </w:r>
        <w:proofErr w:type="gramStart"/>
        <w:r w:rsidR="00AA622B">
          <w:t>alter</w:t>
        </w:r>
        <w:proofErr w:type="gramEnd"/>
        <w:del w:id="444" w:author="Nathan Dorn" w:date="2025-06-20T16:15:00Z" w16du:dateUtc="2025-06-20T20:15:00Z">
          <w:r w:rsidR="00AA622B" w:rsidDel="006D4E3F">
            <w:delText xml:space="preserve">ing </w:delText>
          </w:r>
        </w:del>
      </w:moveTo>
      <w:ins w:id="445" w:author="Nathan Dorn" w:date="2025-06-20T16:15:00Z" w16du:dateUtc="2025-06-20T20:15:00Z">
        <w:r w:rsidR="006D4E3F">
          <w:t xml:space="preserve">ed </w:t>
        </w:r>
      </w:ins>
      <w:moveTo w:id="446" w:author="Nathan Barrus" w:date="2025-06-18T13:03:00Z" w16du:dateUtc="2025-06-18T17:03:00Z">
        <w:r w:rsidR="00AA622B">
          <w:t xml:space="preserve">the slope of the isocline (Figure 2).  Exploring the factors that change the shape of </w:t>
        </w:r>
      </w:moveTo>
      <w:ins w:id="447" w:author="Nathan Dorn" w:date="2025-06-20T16:21:00Z" w16du:dateUtc="2025-06-20T20:21:00Z">
        <w:r w:rsidR="007B0D99">
          <w:t xml:space="preserve">demographic </w:t>
        </w:r>
      </w:ins>
      <w:moveTo w:id="448" w:author="Nathan Barrus" w:date="2025-06-18T13:03:00Z" w16du:dateUtc="2025-06-18T17:03:00Z">
        <w:del w:id="449" w:author="Nathan Dorn" w:date="2025-06-20T16:21:00Z" w16du:dateUtc="2025-06-20T20:21:00Z">
          <w:r w:rsidR="00AA622B" w:rsidDel="007B0D99">
            <w:delText>the</w:delText>
          </w:r>
        </w:del>
        <w:r w:rsidR="00AA622B">
          <w:t xml:space="preserve"> isocline</w:t>
        </w:r>
      </w:moveTo>
      <w:ins w:id="450" w:author="Nathan Dorn" w:date="2025-06-20T16:22:00Z" w16du:dateUtc="2025-06-20T20:22:00Z">
        <w:r w:rsidR="007B0D99">
          <w:t>s</w:t>
        </w:r>
      </w:ins>
      <w:moveTo w:id="451" w:author="Nathan Barrus" w:date="2025-06-18T13:03:00Z" w16du:dateUtc="2025-06-18T17:03:00Z">
        <w:r w:rsidR="00AA622B">
          <w:t xml:space="preserve"> would be a fruitful area for </w:t>
        </w:r>
      </w:moveTo>
      <w:ins w:id="452" w:author="Nathan Dorn" w:date="2025-06-20T16:22:00Z" w16du:dateUtc="2025-06-20T20:22:00Z">
        <w:r w:rsidR="007B0D99">
          <w:t xml:space="preserve">more </w:t>
        </w:r>
      </w:ins>
      <w:moveTo w:id="453" w:author="Nathan Barrus" w:date="2025-06-18T13:03:00Z" w16du:dateUtc="2025-06-18T17:03:00Z">
        <w:r w:rsidR="00AA622B">
          <w:t xml:space="preserve">general exploration.  </w:t>
        </w:r>
        <w:del w:id="454" w:author="Nathan Dorn" w:date="2025-06-20T16:15:00Z" w16du:dateUtc="2025-06-20T20:15:00Z">
          <w:r w:rsidR="00AA622B" w:rsidDel="006D4E3F">
            <w:delText xml:space="preserve">  </w:delText>
          </w:r>
        </w:del>
        <w:r w:rsidR="00AA622B">
          <w:t xml:space="preserve">While we built our theoretical isocline assuming density-independent population growth we emphasize that this does not assume the actual </w:t>
        </w:r>
      </w:moveTo>
      <w:ins w:id="455" w:author="Nathan Dorn" w:date="2025-06-20T16:22:00Z" w16du:dateUtc="2025-06-20T20:22:00Z">
        <w:r w:rsidR="007B0D99">
          <w:t xml:space="preserve">juvenile </w:t>
        </w:r>
      </w:ins>
      <w:moveTo w:id="456" w:author="Nathan Barrus" w:date="2025-06-18T13:03:00Z" w16du:dateUtc="2025-06-18T17:03:00Z">
        <w:r w:rsidR="00AA622B">
          <w:t>rates</w:t>
        </w:r>
        <w:del w:id="457" w:author="Nathan Dorn" w:date="2025-06-20T16:22:00Z" w16du:dateUtc="2025-06-20T20:22:00Z">
          <w:r w:rsidR="00AA622B" w:rsidDel="007B0D99">
            <w:delText>,</w:delText>
          </w:r>
        </w:del>
        <w:r w:rsidR="00AA622B">
          <w:t xml:space="preserve"> </w:t>
        </w:r>
        <w:del w:id="458" w:author="Nathan Dorn" w:date="2025-06-20T16:22:00Z" w16du:dateUtc="2025-06-20T20:22:00Z">
          <w:r w:rsidR="00AA622B" w:rsidDel="007B0D99">
            <w:delText xml:space="preserve">or an actual population </w:delText>
          </w:r>
        </w:del>
        <w:r w:rsidR="00AA622B">
          <w:t>are density-independent.</w:t>
        </w:r>
      </w:moveTo>
      <w:ins w:id="459" w:author="Nathan Barrus" w:date="2025-06-18T13:07:00Z" w16du:dateUtc="2025-06-18T17:07:00Z">
        <w:r w:rsidR="00084EF5">
          <w:t xml:space="preserve">  </w:t>
        </w:r>
      </w:ins>
      <w:ins w:id="460" w:author="Nathan Barrus" w:date="2025-06-18T13:08:00Z" w16du:dateUtc="2025-06-18T17:08:00Z">
        <w:r w:rsidR="00084EF5">
          <w:t xml:space="preserve">Our isocline does not claim </w:t>
        </w:r>
        <w:r w:rsidR="00751613">
          <w:t xml:space="preserve">anything about the relative importance of density dependence on </w:t>
        </w:r>
      </w:ins>
      <w:ins w:id="461" w:author="Nathan Barrus" w:date="2025-06-18T13:09:00Z" w16du:dateUtc="2025-06-18T17:09:00Z">
        <w:r w:rsidR="00751613">
          <w:t>population growth.</w:t>
        </w:r>
      </w:ins>
      <w:moveTo w:id="462" w:author="Nathan Barrus" w:date="2025-06-18T13:03:00Z" w16du:dateUtc="2025-06-18T17:03:00Z">
        <w:r w:rsidR="00AA622B">
          <w:t xml:space="preserve">  Rather, density-dependence acting on one or both juvenile rates could be an explanation for where the rates exist in state-space. It is the job of the investigator to determine what drives variation in the two rates. </w:t>
        </w:r>
      </w:moveTo>
      <w:ins w:id="463" w:author="Nathan Barrus" w:date="2025-06-18T13:10:00Z" w16du:dateUtc="2025-06-18T17:10:00Z">
        <w:r w:rsidR="00EC22FF">
          <w:t xml:space="preserve">If </w:t>
        </w:r>
      </w:ins>
      <w:ins w:id="464" w:author="Nathan Dorn" w:date="2025-06-20T16:23:00Z" w16du:dateUtc="2025-06-20T20:23:00Z">
        <w:r w:rsidR="00F22B32">
          <w:t xml:space="preserve">juvenile </w:t>
        </w:r>
      </w:ins>
      <w:ins w:id="465" w:author="Nathan Barrus" w:date="2025-06-18T13:10:00Z" w16du:dateUtc="2025-06-18T17:10:00Z">
        <w:r w:rsidR="00EC22FF">
          <w:t xml:space="preserve">density dependence is expected to be </w:t>
        </w:r>
        <w:proofErr w:type="gramStart"/>
        <w:r w:rsidR="00EC22FF">
          <w:t>important</w:t>
        </w:r>
      </w:ins>
      <w:proofErr w:type="gramEnd"/>
      <w:ins w:id="466" w:author="Nathan Barrus" w:date="2025-06-18T13:11:00Z" w16du:dateUtc="2025-06-18T17:11:00Z">
        <w:r w:rsidR="00EC22FF">
          <w:t xml:space="preserve"> driver</w:t>
        </w:r>
      </w:ins>
      <w:ins w:id="467" w:author="Nathan Barrus" w:date="2025-06-18T13:10:00Z" w16du:dateUtc="2025-06-18T17:10:00Z">
        <w:r w:rsidR="00EC22FF">
          <w:t>, then researchers will need to mea</w:t>
        </w:r>
      </w:ins>
      <w:ins w:id="468" w:author="Nathan Barrus" w:date="2025-06-18T13:11:00Z" w16du:dateUtc="2025-06-18T17:11:00Z">
        <w:r w:rsidR="00EC22FF">
          <w:t>sure growth and survival rates at relevant densities.</w:t>
        </w:r>
      </w:ins>
      <w:ins w:id="469" w:author="Nathan Dorn" w:date="2025-06-20T16:15:00Z" w16du:dateUtc="2025-06-20T20:15:00Z">
        <w:r w:rsidR="006D4E3F">
          <w:t xml:space="preserve"> Because current densities of FAS are extremely </w:t>
        </w:r>
      </w:ins>
      <w:ins w:id="470" w:author="Nathan Dorn" w:date="2025-06-20T16:23:00Z" w16du:dateUtc="2025-06-20T20:23:00Z">
        <w:r w:rsidR="00F22B32">
          <w:t>low</w:t>
        </w:r>
      </w:ins>
      <w:ins w:id="471" w:author="Nathan Dorn" w:date="2025-06-20T16:15:00Z" w16du:dateUtc="2025-06-20T20:15:00Z">
        <w:r w:rsidR="006D4E3F">
          <w:t xml:space="preserve"> compared to what the environment can support when predators are excluded</w:t>
        </w:r>
      </w:ins>
      <w:ins w:id="472" w:author="Nathan Dorn" w:date="2025-06-20T16:16:00Z" w16du:dateUtc="2025-06-20T20:16:00Z">
        <w:r w:rsidR="006D4E3F">
          <w:t xml:space="preserve"> (Barrus et al. 2023)</w:t>
        </w:r>
      </w:ins>
      <w:ins w:id="473" w:author="Nathan Dorn" w:date="2025-06-20T16:15:00Z" w16du:dateUtc="2025-06-20T20:15:00Z">
        <w:r w:rsidR="006D4E3F">
          <w:t xml:space="preserve">, we did not consider negative density dependence </w:t>
        </w:r>
      </w:ins>
      <w:ins w:id="474" w:author="Nathan Dorn" w:date="2025-06-20T16:16:00Z" w16du:dateUtc="2025-06-20T20:16:00Z">
        <w:r w:rsidR="006D4E3F">
          <w:t>at the juvenile stage to be a good explanation for the demographic rates we observed</w:t>
        </w:r>
      </w:ins>
      <w:ins w:id="475" w:author="Nathan Dorn" w:date="2025-06-20T16:23:00Z" w16du:dateUtc="2025-06-20T20:23:00Z">
        <w:r w:rsidR="00F22B32">
          <w:t xml:space="preserve"> in the field</w:t>
        </w:r>
      </w:ins>
      <w:ins w:id="476" w:author="Nathan Dorn" w:date="2025-06-20T16:15:00Z" w16du:dateUtc="2025-06-20T20:15:00Z">
        <w:r w:rsidR="006D4E3F">
          <w:t xml:space="preserve">.  </w:t>
        </w:r>
      </w:ins>
    </w:p>
    <w:moveToRangeEnd w:id="391"/>
    <w:p w14:paraId="5BEE8B58" w14:textId="4F0E011F" w:rsidR="00AA622B" w:rsidRDefault="00AA622B">
      <w:pPr>
        <w:pStyle w:val="NATESTYLE1CommonCollege"/>
        <w:ind w:firstLine="720"/>
        <w:rPr>
          <w:ins w:id="477" w:author="Nathan Barrus" w:date="2025-06-18T13:03:00Z" w16du:dateUtc="2025-06-18T17:03:00Z"/>
        </w:rPr>
      </w:pPr>
    </w:p>
    <w:p w14:paraId="0278E0A2" w14:textId="77777777" w:rsidR="00AA622B" w:rsidRDefault="000E4BF2" w:rsidP="00AA622B">
      <w:pPr>
        <w:pStyle w:val="NATESTYLE1CommonCollege"/>
        <w:ind w:firstLine="720"/>
        <w:rPr>
          <w:ins w:id="478" w:author="Nathan Barrus" w:date="2025-06-18T13:04:00Z" w16du:dateUtc="2025-06-18T17:04:00Z"/>
        </w:rPr>
      </w:pPr>
      <w:moveFromRangeStart w:id="479" w:author="Nathan Barrus" w:date="2025-06-18T13:04:00Z" w:name="move201144291"/>
      <w:moveFrom w:id="480" w:author="Nathan Barrus" w:date="2025-06-18T13:04:00Z" w16du:dateUtc="2025-06-18T17:04:00Z">
        <w:r w:rsidDel="00AA622B">
          <w:t>The</w:t>
        </w:r>
        <w:r w:rsidR="002A2CD9" w:rsidDel="00AA622B">
          <w:t xml:space="preserve"> negative slope</w:t>
        </w:r>
        <w:r w:rsidR="00146AD9" w:rsidDel="00AA622B">
          <w:t xml:space="preserve"> </w:t>
        </w:r>
        <w:r w:rsidR="009E1EAD" w:rsidDel="00AA622B">
          <w:t xml:space="preserve">to the isocline of </w:t>
        </w:r>
        <w:r w:rsidR="005F5803" w:rsidDel="00AA622B">
          <w:t xml:space="preserve">juvenile </w:t>
        </w:r>
        <w:r w:rsidR="009E1EAD" w:rsidDel="00AA622B">
          <w:t xml:space="preserve">growth and survival rates </w:t>
        </w:r>
        <w:r w:rsidR="00645DA2" w:rsidDel="00AA622B">
          <w:t>wa</w:t>
        </w:r>
        <w:r w:rsidR="009E1EAD" w:rsidDel="00AA622B">
          <w:t>s</w:t>
        </w:r>
        <w:r w:rsidR="00F94716" w:rsidDel="00AA622B">
          <w:t xml:space="preserve"> a qualitative prediction from </w:t>
        </w:r>
        <w:r w:rsidR="00645DA2" w:rsidDel="00AA622B">
          <w:t>our model</w:t>
        </w:r>
        <w:r w:rsidR="00DD6F4F" w:rsidDel="00AA622B">
          <w:t xml:space="preserve"> evaluation</w:t>
        </w:r>
        <w:r w:rsidR="00B65DA5" w:rsidDel="00AA622B">
          <w:t xml:space="preserve"> and</w:t>
        </w:r>
        <w:r w:rsidR="002A2CD9" w:rsidDel="00AA622B">
          <w:t xml:space="preserve"> is the expected </w:t>
        </w:r>
        <w:r w:rsidR="00902630" w:rsidDel="00AA622B">
          <w:t xml:space="preserve">result from </w:t>
        </w:r>
        <w:r w:rsidR="00BB68BE" w:rsidDel="00AA622B">
          <w:t>extensive empirical studies</w:t>
        </w:r>
        <w:r w:rsidR="00955698" w:rsidDel="00AA622B">
          <w:t xml:space="preserve"> that</w:t>
        </w:r>
        <w:r w:rsidR="00BB68BE" w:rsidDel="00AA622B">
          <w:t xml:space="preserve"> have explored how </w:t>
        </w:r>
        <w:r w:rsidR="00167E9E" w:rsidDel="00AA622B">
          <w:t xml:space="preserve">growth mediates </w:t>
        </w:r>
        <w:r w:rsidR="00BF621C" w:rsidDel="00AA622B">
          <w:t>mortality rates</w:t>
        </w:r>
        <w:r w:rsidR="00515705" w:rsidDel="00AA622B">
          <w:t xml:space="preserve"> </w:t>
        </w:r>
        <w:r w:rsidR="00955698" w:rsidDel="00AA622B">
          <w:t>from consumers through</w:t>
        </w:r>
        <w:r w:rsidR="00515705" w:rsidDel="00AA622B">
          <w:t xml:space="preserve"> a sensitive stage</w:t>
        </w:r>
        <w:r w:rsidR="00E22F5A" w:rsidDel="00AA622B">
          <w:fldChar w:fldCharType="begin"/>
        </w:r>
        <w:r w:rsidR="00744F92" w:rsidDel="00AA622B">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E22F5A" w:rsidDel="00AA622B">
          <w:fldChar w:fldCharType="separate"/>
        </w:r>
        <w:r w:rsidR="00E22F5A" w:rsidRPr="00E22F5A" w:rsidDel="00AA622B">
          <w:t xml:space="preserve">(Jeyasingh and Weider 2005, Craig et al. 2006, Davidson and Dorn 2018, Pepi et al. 2018, </w:t>
        </w:r>
        <w:r w:rsidR="00E22F5A" w:rsidRPr="00E22F5A" w:rsidDel="00AA622B">
          <w:lastRenderedPageBreak/>
          <w:t>Ma et al. 2021, Meehan et al. 2022</w:t>
        </w:r>
        <w:r w:rsidR="00FD6E0F" w:rsidDel="00AA622B">
          <w:t>, Davidson et al., 2024</w:t>
        </w:r>
        <w:r w:rsidR="00E22F5A" w:rsidRPr="00E22F5A" w:rsidDel="00AA622B">
          <w:t>)</w:t>
        </w:r>
        <w:r w:rsidR="00E22F5A" w:rsidDel="00AA622B">
          <w:fldChar w:fldCharType="end"/>
        </w:r>
        <w:r w:rsidR="00CA313D" w:rsidDel="00AA622B">
          <w:t xml:space="preserve">. </w:t>
        </w:r>
        <w:r w:rsidR="00F94716" w:rsidDel="00AA622B">
          <w:t xml:space="preserve">The negative slope of the isocline result </w:t>
        </w:r>
        <w:r w:rsidR="00ED13D8" w:rsidDel="00AA622B">
          <w:t xml:space="preserve">was </w:t>
        </w:r>
        <w:r w:rsidR="004302CD" w:rsidDel="00AA622B">
          <w:t>consistent</w:t>
        </w:r>
        <w:r w:rsidR="00F94716" w:rsidDel="00AA622B">
          <w:t xml:space="preserve"> for </w:t>
        </w:r>
        <w:r w:rsidR="00ED13D8" w:rsidDel="00AA622B">
          <w:t>different</w:t>
        </w:r>
        <w:r w:rsidR="00F94716" w:rsidDel="00AA622B">
          <w:t xml:space="preserve"> of hydrologic conditions that </w:t>
        </w:r>
        <w:r w:rsidR="00ED13D8" w:rsidDel="00AA622B">
          <w:t>mediate</w:t>
        </w:r>
        <w:r w:rsidR="00F94716" w:rsidDel="00AA622B">
          <w:t xml:space="preserve"> reproducti</w:t>
        </w:r>
        <w:r w:rsidR="00B65DA5" w:rsidDel="00AA622B">
          <w:t>ve output of the adult snails</w:t>
        </w:r>
        <w:r w:rsidR="00F94716" w:rsidDel="00AA622B">
          <w:t xml:space="preserve"> (Figure 2)</w:t>
        </w:r>
        <w:r w:rsidR="00B65DA5" w:rsidDel="00AA622B">
          <w:t>,</w:t>
        </w:r>
        <w:r w:rsidR="00F94716" w:rsidDel="00AA622B">
          <w:t xml:space="preserve"> including hydrologic conditions </w:t>
        </w:r>
        <w:r w:rsidR="00B65DA5" w:rsidDel="00AA622B">
          <w:t>that</w:t>
        </w:r>
        <w:r w:rsidR="00CA02E5" w:rsidDel="00AA622B">
          <w:t xml:space="preserve"> were</w:t>
        </w:r>
        <w:r w:rsidR="00F94716" w:rsidDel="00AA622B">
          <w:t xml:space="preserve"> held constant at the </w:t>
        </w:r>
        <w:r w:rsidR="00CA02E5" w:rsidDel="00AA622B">
          <w:t>ideal</w:t>
        </w:r>
        <w:r w:rsidR="00F94716" w:rsidDel="00AA622B">
          <w:t xml:space="preserve"> depth for reproduction (Appendix S1: Figure S3).  </w:t>
        </w:r>
        <w:r w:rsidR="00ED7DC8" w:rsidDel="00AA622B">
          <w:t>Additionally</w:t>
        </w:r>
        <w:r w:rsidR="000C3122" w:rsidDel="00AA622B">
          <w:t>, we included t</w:t>
        </w:r>
        <w:r w:rsidR="00064D74" w:rsidDel="00AA622B">
          <w:t xml:space="preserve">hree examples  which growth and survival rates </w:t>
        </w:r>
        <w:r w:rsidR="00A86822" w:rsidDel="00AA622B">
          <w:t>were</w:t>
        </w:r>
        <w:r w:rsidR="00064D74" w:rsidDel="00AA622B">
          <w:t xml:space="preserve"> sufficiently studied in the field to highlight their potential f</w:t>
        </w:r>
        <w:r w:rsidR="008D7016" w:rsidDel="00AA622B">
          <w:t xml:space="preserve">or applying this approach </w:t>
        </w:r>
        <w:r w:rsidR="00754D70" w:rsidDel="00AA622B">
          <w:t>(Figure 1).</w:t>
        </w:r>
        <w:r w:rsidR="00087568" w:rsidDel="00AA622B">
          <w:t xml:space="preserve"> </w:t>
        </w:r>
        <w:r w:rsidR="00250CC0" w:rsidDel="00AA622B">
          <w:t>Further</w:t>
        </w:r>
        <w:r w:rsidR="00423F06" w:rsidDel="00AA622B">
          <w:t>more</w:t>
        </w:r>
        <w:r w:rsidR="00C1681C" w:rsidDel="00AA622B">
          <w:t xml:space="preserve">, studies </w:t>
        </w:r>
        <w:r w:rsidR="007D5313" w:rsidDel="00AA622B">
          <w:t>of the</w:t>
        </w:r>
        <w:r w:rsidR="00844ABF" w:rsidDel="00AA622B">
          <w:t xml:space="preserve"> </w:t>
        </w:r>
        <w:r w:rsidR="000612F9" w:rsidDel="00AA622B">
          <w:t xml:space="preserve">theoretical </w:t>
        </w:r>
        <w:r w:rsidR="00844ABF" w:rsidDel="00AA622B">
          <w:t>interactions between</w:t>
        </w:r>
        <w:r w:rsidR="007F0662" w:rsidDel="00AA622B">
          <w:t xml:space="preserve"> juvenile</w:t>
        </w:r>
        <w:r w:rsidR="00844ABF" w:rsidDel="00AA622B">
          <w:t xml:space="preserve"> growth and survival</w:t>
        </w:r>
        <w:r w:rsidR="00BB68BE" w:rsidDel="00AA622B">
          <w:t xml:space="preserve"> scal</w:t>
        </w:r>
        <w:r w:rsidR="00D1038D" w:rsidDel="00AA622B">
          <w:t>ing</w:t>
        </w:r>
        <w:r w:rsidR="00844ABF" w:rsidDel="00AA622B">
          <w:t xml:space="preserve"> </w:t>
        </w:r>
        <w:r w:rsidR="00BB68BE" w:rsidDel="00AA622B">
          <w:t>to</w:t>
        </w:r>
        <w:r w:rsidR="00E36F72" w:rsidDel="00AA622B">
          <w:t xml:space="preserve">  </w:t>
        </w:r>
        <w:r w:rsidR="007A7C70" w:rsidDel="00AA622B">
          <w:t xml:space="preserve">population </w:t>
        </w:r>
        <w:r w:rsidR="00A57AE8" w:rsidDel="00AA622B">
          <w:t xml:space="preserve">growth </w:t>
        </w:r>
        <w:r w:rsidR="00844ABF" w:rsidDel="00AA622B">
          <w:t>remain rare</w:t>
        </w:r>
        <w:r w:rsidR="000612F9" w:rsidDel="00AA622B">
          <w:t>;</w:t>
        </w:r>
        <w:r w:rsidR="00844ABF" w:rsidDel="00AA622B">
          <w:t xml:space="preserve"> </w:t>
        </w:r>
        <w:r w:rsidR="005015AC" w:rsidDel="00AA622B">
          <w:t xml:space="preserve">our literature search </w:t>
        </w:r>
        <w:r w:rsidR="000612F9" w:rsidDel="00AA622B">
          <w:t>found</w:t>
        </w:r>
        <w:r w:rsidR="005015AC" w:rsidDel="00AA622B">
          <w:t xml:space="preserve"> only one</w:t>
        </w:r>
        <w:r w:rsidR="00F90152" w:rsidDel="00AA622B">
          <w:t xml:space="preserve"> theoretical study exploring fish recruitment </w:t>
        </w:r>
        <w:r w:rsidR="00F90152" w:rsidDel="00AA622B">
          <w:fldChar w:fldCharType="begin"/>
        </w:r>
        <w:r w:rsidR="00F90152" w:rsidDel="00AA622B">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F90152" w:rsidDel="00AA622B">
          <w:fldChar w:fldCharType="separate"/>
        </w:r>
        <w:r w:rsidR="00F90152" w:rsidRPr="00F90152" w:rsidDel="00AA622B">
          <w:t>(Rice et al. 1993)</w:t>
        </w:r>
        <w:r w:rsidR="00F90152" w:rsidDel="00AA622B">
          <w:fldChar w:fldCharType="end"/>
        </w:r>
        <w:r w:rsidR="00F90152" w:rsidDel="00AA622B">
          <w:t>, and</w:t>
        </w:r>
        <w:r w:rsidR="00844ABF" w:rsidDel="00AA622B">
          <w:t xml:space="preserve"> one theoretical study exploring </w:t>
        </w:r>
        <w:r w:rsidR="00C26D8B" w:rsidDel="00AA622B">
          <w:t>how</w:t>
        </w:r>
        <w:r w:rsidR="00666331" w:rsidDel="00AA622B">
          <w:t xml:space="preserve"> equilibrium densities </w:t>
        </w:r>
        <w:r w:rsidR="00C45EBC" w:rsidDel="00AA622B">
          <w:t xml:space="preserve">of </w:t>
        </w:r>
        <w:r w:rsidR="00666331" w:rsidDel="00AA622B">
          <w:t xml:space="preserve">predator and prey </w:t>
        </w:r>
        <w:r w:rsidR="00C26D8B" w:rsidDel="00AA622B">
          <w:t>populations</w:t>
        </w:r>
        <w:r w:rsidR="00C45EBC" w:rsidDel="00AA622B">
          <w:t xml:space="preserve"> are affected by juvenile growth and survival </w:t>
        </w:r>
        <w:r w:rsidR="00666331" w:rsidDel="00AA622B">
          <w:fldChar w:fldCharType="begin"/>
        </w:r>
        <w:r w:rsidR="00666331" w:rsidDel="00AA622B">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666331" w:rsidDel="00AA622B">
          <w:fldChar w:fldCharType="separate"/>
        </w:r>
        <w:r w:rsidR="00666331" w:rsidRPr="00666331" w:rsidDel="00AA622B">
          <w:t>(Pepi et al. 2023)</w:t>
        </w:r>
        <w:r w:rsidR="00666331" w:rsidDel="00AA622B">
          <w:fldChar w:fldCharType="end"/>
        </w:r>
        <w:r w:rsidR="00225CEB" w:rsidDel="00AA622B">
          <w:t>.</w:t>
        </w:r>
        <w:r w:rsidR="006F1EFE" w:rsidDel="00AA622B">
          <w:t xml:space="preserve"> </w:t>
        </w:r>
        <w:r w:rsidR="00CC25E1" w:rsidDel="00AA622B">
          <w:t xml:space="preserve"> </w:t>
        </w:r>
        <w:r w:rsidR="00771DDF" w:rsidDel="00AA622B">
          <w:t>A</w:t>
        </w:r>
        <w:r w:rsidR="00CB06CE" w:rsidDel="00AA622B">
          <w:t xml:space="preserve">lthough shown in a specific case, we expect </w:t>
        </w:r>
        <w:r w:rsidR="007C3F28" w:rsidDel="00AA622B">
          <w:t xml:space="preserve">the negative </w:t>
        </w:r>
        <w:r w:rsidR="00771DDF" w:rsidDel="00AA622B">
          <w:t xml:space="preserve">slope </w:t>
        </w:r>
        <w:r w:rsidR="007C3F28" w:rsidDel="00AA622B">
          <w:t>of</w:t>
        </w:r>
        <w:r w:rsidR="004B66FE" w:rsidDel="00AA622B">
          <w:t xml:space="preserve"> the</w:t>
        </w:r>
        <w:r w:rsidR="007C3F28" w:rsidDel="00AA622B">
          <w:t xml:space="preserve"> </w:t>
        </w:r>
        <w:r w:rsidR="00771DDF" w:rsidDel="00AA622B">
          <w:t>isocline would</w:t>
        </w:r>
        <w:r w:rsidR="00CB06CE" w:rsidDel="00AA622B">
          <w:t xml:space="preserve"> hold for</w:t>
        </w:r>
        <w:r w:rsidR="00582C95" w:rsidDel="00AA622B">
          <w:t xml:space="preserve"> any</w:t>
        </w:r>
        <w:r w:rsidR="00CB06CE" w:rsidDel="00AA622B">
          <w:t xml:space="preserve"> species with size-dependent survival</w:t>
        </w:r>
        <w:r w:rsidR="00D34DEF" w:rsidDel="00AA622B">
          <w:t xml:space="preserve"> driven by consumers</w:t>
        </w:r>
        <w:r w:rsidR="00CD37AE" w:rsidDel="00AA622B">
          <w:t>.</w:t>
        </w:r>
      </w:moveFrom>
      <w:moveFromRangeEnd w:id="479"/>
      <w:ins w:id="481" w:author="Nathan Barrus" w:date="2025-06-18T13:04:00Z" w16du:dateUtc="2025-06-18T17:04:00Z">
        <w:r w:rsidR="00AA622B" w:rsidRPr="00AA622B">
          <w:t xml:space="preserve"> </w:t>
        </w:r>
      </w:ins>
    </w:p>
    <w:p w14:paraId="709611F3" w14:textId="1323920C" w:rsidR="00AA622B" w:rsidRDefault="00AA622B" w:rsidP="00AA622B">
      <w:pPr>
        <w:pStyle w:val="NATESTYLE1CommonCollege"/>
        <w:ind w:firstLine="720"/>
        <w:rPr>
          <w:moveTo w:id="482" w:author="Nathan Barrus" w:date="2025-06-18T13:04:00Z" w16du:dateUtc="2025-06-18T17:04:00Z"/>
        </w:rPr>
      </w:pPr>
      <w:moveToRangeStart w:id="483" w:author="Nathan Barrus" w:date="2025-06-18T13:04:00Z" w:name="move201144291"/>
      <w:moveTo w:id="484" w:author="Nathan Barrus" w:date="2025-06-18T13:04:00Z" w16du:dateUtc="2025-06-18T17:04:00Z">
        <w:r>
          <w:t xml:space="preserve">The negative slope </w:t>
        </w:r>
        <w:del w:id="485" w:author="Nathan Dorn" w:date="2025-06-20T16:23:00Z" w16du:dateUtc="2025-06-20T20:23:00Z">
          <w:r w:rsidDel="00F22B32">
            <w:delText>to</w:delText>
          </w:r>
        </w:del>
      </w:moveTo>
      <w:ins w:id="486" w:author="Nathan Dorn" w:date="2025-06-20T16:23:00Z" w16du:dateUtc="2025-06-20T20:23:00Z">
        <w:r w:rsidR="00F22B32">
          <w:t>of</w:t>
        </w:r>
      </w:ins>
      <w:moveTo w:id="487" w:author="Nathan Barrus" w:date="2025-06-18T13:04:00Z" w16du:dateUtc="2025-06-18T17:04:00Z">
        <w:r>
          <w:t xml:space="preserve"> the </w:t>
        </w:r>
      </w:moveTo>
      <w:ins w:id="488" w:author="Nathan Dorn" w:date="2025-06-20T16:23:00Z" w16du:dateUtc="2025-06-20T20:23:00Z">
        <w:r w:rsidR="00F22B32">
          <w:t xml:space="preserve">FAS </w:t>
        </w:r>
      </w:ins>
      <w:moveTo w:id="489" w:author="Nathan Barrus" w:date="2025-06-18T13:04:00Z" w16du:dateUtc="2025-06-18T17:04:00Z">
        <w:r>
          <w:t xml:space="preserve">isocline </w:t>
        </w:r>
        <w:del w:id="490" w:author="Nathan Dorn" w:date="2025-06-20T16:24:00Z" w16du:dateUtc="2025-06-20T20:24:00Z">
          <w:r w:rsidDel="00F22B32">
            <w:delText xml:space="preserve">of juvenile growth and survival rates </w:delText>
          </w:r>
        </w:del>
        <w:r>
          <w:t xml:space="preserve">was a qualitative prediction from our model evaluation and is the expected result from extensive empirical studies that have explored how growth mediates mortality rates from consumers </w:t>
        </w:r>
      </w:moveTo>
      <w:ins w:id="491" w:author="Nathan Dorn" w:date="2025-06-20T16:24:00Z" w16du:dateUtc="2025-06-20T20:24:00Z">
        <w:r w:rsidR="00F22B32">
          <w:t xml:space="preserve">as juveniles pass </w:t>
        </w:r>
      </w:ins>
      <w:moveTo w:id="492" w:author="Nathan Barrus" w:date="2025-06-18T13:04:00Z" w16du:dateUtc="2025-06-18T17:04:00Z">
        <w:r>
          <w:t>through a sensitive</w:t>
        </w:r>
        <w:del w:id="493" w:author="Nathan Dorn" w:date="2025-06-20T16:24:00Z" w16du:dateUtc="2025-06-20T20:24:00Z">
          <w:r w:rsidDel="00F22B32">
            <w:delText xml:space="preserve"> </w:delText>
          </w:r>
        </w:del>
      </w:moveTo>
      <w:ins w:id="494" w:author="Nathan Dorn" w:date="2025-06-20T16:24:00Z" w16du:dateUtc="2025-06-20T20:24:00Z">
        <w:r w:rsidR="00F22B32">
          <w:t xml:space="preserve"> </w:t>
        </w:r>
      </w:ins>
      <w:moveTo w:id="495" w:author="Nathan Barrus" w:date="2025-06-18T13:04:00Z" w16du:dateUtc="2025-06-18T17:04:00Z">
        <w:r>
          <w:t>stage</w:t>
        </w:r>
      </w:moveTo>
      <w:ins w:id="496" w:author="Nathan Dorn" w:date="2025-06-20T16:23:00Z" w16du:dateUtc="2025-06-20T20:23:00Z">
        <w:r w:rsidR="00F22B32">
          <w:t xml:space="preserve"> </w:t>
        </w:r>
      </w:ins>
      <w:moveTo w:id="497" w:author="Nathan Barrus" w:date="2025-06-18T13:04:00Z" w16du:dateUtc="2025-06-18T17:04:00Z">
        <w:r>
          <w:fldChar w:fldCharType="begin"/>
        </w:r>
        <w:r>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E22F5A">
          <w:t>(Jeyasingh and Weider 2005, Craig et al. 2006, Davidson and Dorn 2018, Pepi et al. 2018, Ma et al. 2021, Meehan et al. 2022</w:t>
        </w:r>
        <w:r>
          <w:t>, Davidson et al., 2024</w:t>
        </w:r>
        <w:r w:rsidRPr="00E22F5A">
          <w:t>)</w:t>
        </w:r>
        <w:r>
          <w:fldChar w:fldCharType="end"/>
        </w:r>
        <w:r>
          <w:t xml:space="preserve">. The negative slope of the isocline result was consistent for different </w:t>
        </w:r>
        <w:del w:id="498" w:author="Nathan Dorn" w:date="2025-06-20T16:24:00Z" w16du:dateUtc="2025-06-20T20:24:00Z">
          <w:r w:rsidDel="00F22B32">
            <w:delText xml:space="preserve">of </w:delText>
          </w:r>
        </w:del>
        <w:r>
          <w:t xml:space="preserve">hydrologic conditions that mediate reproductive output of the adult snails (Figure 2), including hydrologic conditions that were held constant at the ideal depth for reproduction (Appendix S1: Figure S3).  Additionally, we included three examples </w:t>
        </w:r>
        <w:del w:id="499" w:author="Nathan Dorn" w:date="2025-06-20T16:24:00Z" w16du:dateUtc="2025-06-20T20:24:00Z">
          <w:r w:rsidDel="00F22B32">
            <w:delText xml:space="preserve"> </w:delText>
          </w:r>
        </w:del>
        <w:r>
          <w:t xml:space="preserve">which growth and survival rates were sufficiently studied in the field to highlight their potential for applying this approach (Figure 1). </w:t>
        </w:r>
        <w:del w:id="500" w:author="Nathan Dorn" w:date="2025-06-20T16:25:00Z" w16du:dateUtc="2025-06-20T20:25:00Z">
          <w:r w:rsidDel="00F22B32">
            <w:delText>Furthermore, s</w:delText>
          </w:r>
        </w:del>
      </w:moveTo>
      <w:ins w:id="501" w:author="Nathan Dorn" w:date="2025-06-20T16:25:00Z" w16du:dateUtc="2025-06-20T20:25:00Z">
        <w:r w:rsidR="00F22B32">
          <w:t>S</w:t>
        </w:r>
      </w:ins>
      <w:moveTo w:id="502" w:author="Nathan Barrus" w:date="2025-06-18T13:04:00Z" w16du:dateUtc="2025-06-18T17:04:00Z">
        <w:r>
          <w:t xml:space="preserve">tudies of the theoretical interactions between juvenile growth and survival scaling to </w:t>
        </w:r>
        <w:del w:id="503" w:author="Nathan Dorn" w:date="2025-06-20T16:25:00Z" w16du:dateUtc="2025-06-20T20:25:00Z">
          <w:r w:rsidDel="00F22B32">
            <w:delText xml:space="preserve"> </w:delText>
          </w:r>
        </w:del>
        <w:r>
          <w:lastRenderedPageBreak/>
          <w:t xml:space="preserve">population growth remain rare; our literature search found only one theoretical study exploring fish recruitment </w:t>
        </w:r>
        <w:r>
          <w:fldChar w:fldCharType="begin"/>
        </w:r>
        <w:r>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fldChar w:fldCharType="separate"/>
        </w:r>
        <w:r w:rsidRPr="00F90152">
          <w:t>(Rice et al. 1993)</w:t>
        </w:r>
        <w:r>
          <w:fldChar w:fldCharType="end"/>
        </w:r>
        <w:r>
          <w:t xml:space="preserve">, and one theoretical study exploring how equilibrium densities of predator and prey populations are affected by juvenile growth and survival </w:t>
        </w:r>
        <w:r>
          <w:fldChar w:fldCharType="begin"/>
        </w:r>
        <w:r>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fldChar w:fldCharType="separate"/>
        </w:r>
        <w:r w:rsidRPr="00666331">
          <w:t>(Pepi et al. 2023)</w:t>
        </w:r>
        <w:r>
          <w:fldChar w:fldCharType="end"/>
        </w:r>
        <w:r>
          <w:t xml:space="preserve">.  Although shown in a specific case, we expect the negative slope of the isocline would hold for any species </w:t>
        </w:r>
      </w:moveTo>
      <w:ins w:id="504" w:author="Nathan Barrus" w:date="2025-06-23T11:37:00Z" w16du:dateUtc="2025-06-23T15:37:00Z">
        <w:r w:rsidR="0070583E">
          <w:t>with</w:t>
        </w:r>
      </w:ins>
      <w:ins w:id="505" w:author="Nathan Barrus" w:date="2025-06-23T11:36:00Z" w16du:dateUtc="2025-06-23T15:36:00Z">
        <w:r w:rsidR="00AF2B47">
          <w:t xml:space="preserve"> populations </w:t>
        </w:r>
      </w:ins>
      <w:ins w:id="506" w:author="Nathan Barrus" w:date="2025-06-23T11:37:00Z" w16du:dateUtc="2025-06-23T15:37:00Z">
        <w:r w:rsidR="0070583E">
          <w:t>experiencing</w:t>
        </w:r>
      </w:ins>
      <w:ins w:id="507" w:author="Nathan Barrus" w:date="2025-06-23T11:36:00Z" w16du:dateUtc="2025-06-23T15:36:00Z">
        <w:r w:rsidR="00AF2B47">
          <w:t xml:space="preserve"> high recruitment variation</w:t>
        </w:r>
      </w:ins>
      <w:ins w:id="508" w:author="Nathan Barrus" w:date="2025-06-23T11:37:00Z" w16du:dateUtc="2025-06-23T15:37:00Z">
        <w:r w:rsidR="003A23F3">
          <w:t xml:space="preserve"> that is driven by consumers</w:t>
        </w:r>
        <w:r w:rsidR="0070583E">
          <w:t>.</w:t>
        </w:r>
      </w:ins>
      <w:moveTo w:id="509" w:author="Nathan Barrus" w:date="2025-06-18T13:04:00Z" w16du:dateUtc="2025-06-18T17:04:00Z">
        <w:del w:id="510" w:author="Nathan Barrus" w:date="2025-06-23T11:36:00Z" w16du:dateUtc="2025-06-23T15:36:00Z">
          <w:r w:rsidDel="00AF2B47">
            <w:delText>with</w:delText>
          </w:r>
        </w:del>
        <w:del w:id="511" w:author="Nathan Barrus" w:date="2025-06-23T11:34:00Z" w16du:dateUtc="2025-06-23T15:34:00Z">
          <w:r w:rsidDel="00B247DB">
            <w:delText xml:space="preserve"> </w:delText>
          </w:r>
          <w:r w:rsidDel="00D45C2A">
            <w:delText>size-dependent</w:delText>
          </w:r>
        </w:del>
      </w:moveTo>
      <w:ins w:id="512" w:author="Nathan Dorn" w:date="2025-06-20T16:26:00Z" w16du:dateUtc="2025-06-20T20:26:00Z">
        <w:del w:id="513" w:author="Nathan Barrus" w:date="2025-06-23T11:34:00Z" w16du:dateUtc="2025-06-23T15:34:00Z">
          <w:r w:rsidR="005A0727" w:rsidDel="00D45C2A">
            <w:delText xml:space="preserve"> </w:delText>
          </w:r>
        </w:del>
      </w:ins>
      <w:moveTo w:id="514" w:author="Nathan Barrus" w:date="2025-06-18T13:04:00Z" w16du:dateUtc="2025-06-18T17:04:00Z">
        <w:del w:id="515" w:author="Nathan Barrus" w:date="2025-06-23T11:34:00Z" w16du:dateUtc="2025-06-23T15:34:00Z">
          <w:r w:rsidDel="00D45C2A">
            <w:delText xml:space="preserve"> </w:delText>
          </w:r>
        </w:del>
      </w:moveTo>
      <w:ins w:id="516" w:author="Nathan Dorn" w:date="2025-06-20T16:26:00Z" w16du:dateUtc="2025-06-20T20:26:00Z">
        <w:del w:id="517" w:author="Nathan Barrus" w:date="2025-06-23T11:36:00Z" w16du:dateUtc="2025-06-23T15:36:00Z">
          <w:r w:rsidR="005A0727" w:rsidDel="00AF2B47">
            <w:delText xml:space="preserve">juvenile </w:delText>
          </w:r>
        </w:del>
      </w:ins>
      <w:moveTo w:id="518" w:author="Nathan Barrus" w:date="2025-06-18T13:04:00Z" w16du:dateUtc="2025-06-18T17:04:00Z">
        <w:del w:id="519" w:author="Nathan Barrus" w:date="2025-06-23T11:36:00Z" w16du:dateUtc="2025-06-23T15:36:00Z">
          <w:r w:rsidDel="00AF2B47">
            <w:delText>survival driven by consumers</w:delText>
          </w:r>
        </w:del>
        <w:r>
          <w:t>.</w:t>
        </w:r>
      </w:moveTo>
    </w:p>
    <w:moveToRangeEnd w:id="483"/>
    <w:p w14:paraId="612C6D11" w14:textId="77777777" w:rsidR="00AA622B" w:rsidRDefault="00AA622B" w:rsidP="00B700A1">
      <w:pPr>
        <w:pStyle w:val="NATESTYLE1CommonCollege"/>
        <w:ind w:firstLine="720"/>
        <w:rPr>
          <w:ins w:id="520" w:author="Nathan Barrus" w:date="2025-06-18T13:04:00Z" w16du:dateUtc="2025-06-18T17:04:00Z"/>
        </w:rPr>
      </w:pPr>
    </w:p>
    <w:p w14:paraId="265C6DD5" w14:textId="1A7A8760" w:rsidR="0083170B" w:rsidDel="000D72E5" w:rsidRDefault="0006759F" w:rsidP="00B700A1">
      <w:pPr>
        <w:pStyle w:val="NATESTYLE1CommonCollege"/>
        <w:ind w:firstLine="720"/>
        <w:rPr>
          <w:del w:id="521" w:author="Nathan Barrus" w:date="2025-05-27T09:47:00Z" w16du:dateUtc="2025-05-27T13:47:00Z"/>
        </w:rPr>
      </w:pPr>
      <w:del w:id="522" w:author="Nathan Barrus" w:date="2025-05-14T09:35:00Z" w16du:dateUtc="2025-05-14T13:35:00Z">
        <w:r w:rsidRPr="00EE3079" w:rsidDel="00282FF2">
          <w:delText>A</w:delText>
        </w:r>
      </w:del>
      <w:del w:id="523" w:author="Nathan Barrus" w:date="2025-05-27T09:47:00Z" w16du:dateUtc="2025-05-27T13:47:00Z">
        <w:r w:rsidRPr="00EE3079" w:rsidDel="000D72E5">
          <w:delText>djusting conditions for better</w:delText>
        </w:r>
        <w:r w:rsidR="00184A62" w:rsidDel="000D72E5">
          <w:delText xml:space="preserve"> FAS</w:delText>
        </w:r>
        <w:r w:rsidRPr="00EE3079" w:rsidDel="000D72E5">
          <w:delText xml:space="preserve"> reproduction </w:delText>
        </w:r>
        <w:r w:rsidR="003A3E0D" w:rsidDel="000D72E5">
          <w:delText>steepened the slope</w:delText>
        </w:r>
        <w:r w:rsidR="00184A62" w:rsidDel="000D72E5">
          <w:delText xml:space="preserve"> </w:delText>
        </w:r>
      </w:del>
      <w:del w:id="524" w:author="Nathan Barrus" w:date="2025-05-14T09:36:00Z" w16du:dateUtc="2025-05-14T13:36:00Z">
        <w:r w:rsidR="00184A62" w:rsidDel="006F4F4C">
          <w:delText>and</w:delText>
        </w:r>
        <w:r w:rsidR="004E5559" w:rsidDel="006F4F4C">
          <w:delText xml:space="preserve"> effectively </w:delText>
        </w:r>
        <w:r w:rsidR="00184A62" w:rsidDel="006F4F4C">
          <w:delText xml:space="preserve">increased </w:delText>
        </w:r>
        <w:r w:rsidRPr="00EE3079" w:rsidDel="006F4F4C">
          <w:delText xml:space="preserve">the </w:delText>
        </w:r>
      </w:del>
      <w:del w:id="525" w:author="Nathan Barrus" w:date="2025-05-13T12:35:00Z" w16du:dateUtc="2025-05-13T16:35:00Z">
        <w:r w:rsidRPr="00EE3079" w:rsidDel="007513EC">
          <w:delText xml:space="preserve">combinatorial </w:delText>
        </w:r>
      </w:del>
      <w:del w:id="526" w:author="Nathan Barrus" w:date="2025-05-14T09:36:00Z" w16du:dateUtc="2025-05-14T13:36:00Z">
        <w:r w:rsidRPr="00EE3079" w:rsidDel="006F4F4C">
          <w:delText>parameter space that produced increasing populations</w:delText>
        </w:r>
        <w:r w:rsidR="003A09F8" w:rsidRPr="00EE3079" w:rsidDel="006F4F4C">
          <w:delText>.</w:delText>
        </w:r>
        <w:r w:rsidR="009C1AEF" w:rsidRPr="00EE3079" w:rsidDel="006F4F4C">
          <w:delText xml:space="preserve"> </w:delText>
        </w:r>
      </w:del>
      <w:del w:id="527" w:author="Nathan Barrus" w:date="2025-05-14T09:37:00Z" w16du:dateUtc="2025-05-14T13:37:00Z">
        <w:r w:rsidR="009C1AEF" w:rsidRPr="00EE3079" w:rsidDel="009B0114">
          <w:delText>This</w:delText>
        </w:r>
        <w:r w:rsidRPr="00EE3079" w:rsidDel="009B0114">
          <w:delText xml:space="preserve"> </w:delText>
        </w:r>
      </w:del>
      <w:del w:id="528" w:author="Nathan Barrus" w:date="2025-05-27T09:47:00Z" w16du:dateUtc="2025-05-27T13:47:00Z">
        <w:r w:rsidR="0083170B" w:rsidRPr="00EE3079" w:rsidDel="000D72E5">
          <w:delText>suggest</w:delText>
        </w:r>
        <w:r w:rsidR="009C1AEF" w:rsidRPr="00EE3079" w:rsidDel="000D72E5">
          <w:delText>s</w:delText>
        </w:r>
        <w:r w:rsidR="0083170B" w:rsidRPr="00EE3079" w:rsidDel="000D72E5">
          <w:delText xml:space="preserve"> that populations </w:delText>
        </w:r>
        <w:r w:rsidRPr="00EE3079" w:rsidDel="000D72E5">
          <w:delText xml:space="preserve">would </w:delText>
        </w:r>
        <w:r w:rsidR="0083170B" w:rsidRPr="00EE3079" w:rsidDel="000D72E5">
          <w:delText xml:space="preserve">disproportionately benefit from increased reproductive rates when </w:delText>
        </w:r>
        <w:r w:rsidRPr="00EE3079" w:rsidDel="000D72E5">
          <w:delText>juvenile growth rates were faster</w:delText>
        </w:r>
        <w:r w:rsidR="0083170B" w:rsidRPr="00EE3079" w:rsidDel="000D72E5">
          <w:delText xml:space="preserve"> than when they </w:delText>
        </w:r>
        <w:r w:rsidRPr="00EE3079" w:rsidDel="000D72E5">
          <w:delText>were slower</w:delText>
        </w:r>
        <w:r w:rsidR="0083170B" w:rsidRPr="00EE3079" w:rsidDel="000D72E5">
          <w:delText>.</w:delText>
        </w:r>
        <w:r w:rsidR="00771DDF" w:rsidRPr="00EE3079" w:rsidDel="000D72E5">
          <w:delText xml:space="preserve"> </w:delText>
        </w:r>
      </w:del>
      <w:del w:id="529" w:author="Nathan Barrus" w:date="2025-05-14T09:39:00Z" w16du:dateUtc="2025-05-14T13:39:00Z">
        <w:r w:rsidR="003410EF" w:rsidDel="0011656F">
          <w:delText xml:space="preserve">The </w:delText>
        </w:r>
        <w:r w:rsidR="0052001B" w:rsidDel="0011656F">
          <w:delText>steeper</w:delText>
        </w:r>
        <w:r w:rsidR="003410EF" w:rsidDel="0011656F">
          <w:delText xml:space="preserve"> slope </w:delText>
        </w:r>
        <w:r w:rsidR="0052001B" w:rsidDel="0011656F">
          <w:delText>wa</w:delText>
        </w:r>
        <w:r w:rsidR="003410EF" w:rsidDel="0011656F">
          <w:delText xml:space="preserve">s </w:delText>
        </w:r>
        <w:r w:rsidDel="0011656F">
          <w:delText>probably caused by</w:delText>
        </w:r>
        <w:r w:rsidR="00A85C8A" w:rsidDel="0011656F">
          <w:delText xml:space="preserve"> </w:delText>
        </w:r>
        <w:r w:rsidR="003D37C1" w:rsidDel="0011656F">
          <w:delText xml:space="preserve">the simulated </w:delText>
        </w:r>
        <w:r w:rsidR="00771DDF" w:rsidDel="0011656F">
          <w:delText xml:space="preserve">juvenile snails </w:delText>
        </w:r>
        <w:r w:rsidR="00194EFB" w:rsidDel="0011656F">
          <w:delText>hatching</w:delText>
        </w:r>
        <w:r w:rsidR="00771DDF" w:rsidDel="0011656F">
          <w:delText xml:space="preserve"> earlier</w:delText>
        </w:r>
        <w:r w:rsidR="0052001B" w:rsidDel="0011656F">
          <w:delText xml:space="preserve"> and</w:delText>
        </w:r>
        <w:r w:rsidR="00771DDF" w:rsidDel="0011656F">
          <w:delText xml:space="preserve"> growing to maturity before the end of the </w:delText>
        </w:r>
        <w:r w:rsidR="00B45899" w:rsidDel="0011656F">
          <w:delText xml:space="preserve">summer </w:delText>
        </w:r>
        <w:r w:rsidR="00771DDF" w:rsidDel="0011656F">
          <w:delText>reproductive seaso</w:delText>
        </w:r>
        <w:r w:rsidR="00296E1E" w:rsidDel="0011656F">
          <w:delText>n</w:delText>
        </w:r>
        <w:r w:rsidR="003D37C1" w:rsidDel="0011656F">
          <w:delText xml:space="preserve">. </w:delText>
        </w:r>
        <w:r w:rsidR="00771DDF" w:rsidDel="0011656F">
          <w:delText>To the best of our knowledge, this is possible under the current understanding of FAS biology</w:delText>
        </w:r>
        <w:r w:rsidR="0052001B" w:rsidDel="0011656F">
          <w:delText>,</w:delText>
        </w:r>
        <w:r w:rsidR="00296E1E" w:rsidDel="0011656F">
          <w:delText xml:space="preserve"> </w:delText>
        </w:r>
        <w:r w:rsidR="00771DDF" w:rsidDel="0011656F">
          <w:delText xml:space="preserve">but has not been </w:delText>
        </w:r>
        <w:r w:rsidR="0052001B" w:rsidDel="0011656F">
          <w:delText>demonstrated</w:delText>
        </w:r>
        <w:r w:rsidR="00771DDF" w:rsidDel="0011656F">
          <w:delText xml:space="preserve">, thus indicating an emergent </w:delText>
        </w:r>
        <w:r w:rsidR="00330236" w:rsidDel="0011656F">
          <w:delText xml:space="preserve">hypothesis </w:delText>
        </w:r>
        <w:r w:rsidR="0052001B" w:rsidDel="0011656F">
          <w:delText xml:space="preserve">for this system </w:delText>
        </w:r>
        <w:r w:rsidR="00771DDF" w:rsidDel="0011656F">
          <w:delText xml:space="preserve">that could be tested further. In the </w:delText>
        </w:r>
        <w:r w:rsidR="0052001B" w:rsidDel="0011656F">
          <w:delText xml:space="preserve">FAS </w:delText>
        </w:r>
        <w:r w:rsidR="00771DDF" w:rsidDel="0011656F">
          <w:delText xml:space="preserve">population model, water depth was an environmental condition that influenced reproductive rates, but other environmental conditions that influence reproduction </w:delText>
        </w:r>
        <w:r w:rsidR="00330236" w:rsidDel="0011656F">
          <w:delText>might</w:delText>
        </w:r>
        <w:r w:rsidR="00771DDF" w:rsidDel="0011656F">
          <w:delText xml:space="preserve"> produce similar results. Indeed, temperature </w:delText>
        </w:r>
        <w:r w:rsidR="0070440A" w:rsidDel="0011656F">
          <w:delText>effects on reproductive rates have been extensively studied for</w:delText>
        </w:r>
        <w:r w:rsidR="00771DDF" w:rsidDel="0011656F">
          <w:delText xml:space="preserve"> many organism</w:delText>
        </w:r>
      </w:del>
      <w:del w:id="530" w:author="Nathan Barrus" w:date="2025-05-13T12:36:00Z" w16du:dateUtc="2025-05-13T16:36:00Z">
        <w:r w:rsidR="00CB5ACA" w:rsidDel="00423B1F">
          <w:delText>(Cattau et al. 2014)</w:delText>
        </w:r>
        <w:r w:rsidR="00771DDF" w:rsidDel="00423B1F">
          <w:delText>s</w:delText>
        </w:r>
        <w:r w:rsidR="00626847" w:rsidDel="00423B1F">
          <w:delText xml:space="preserve"> </w:delText>
        </w:r>
      </w:del>
      <w:del w:id="531" w:author="Nathan Barrus" w:date="2025-05-14T09:39:00Z" w16du:dateUtc="2025-05-14T13:39:00Z">
        <w:r w:rsidR="00EF2D75" w:rsidDel="0011656F">
          <w:fldChar w:fldCharType="begin"/>
        </w:r>
        <w:r w:rsidR="00E64FD4" w:rsidDel="0011656F">
          <w:delInstrText xml:space="preserve"> ADDIN ZOTERO_ITEM CSL_CITATION {"citationID":"YqrG6W45","properties":{"formattedCitation":"(Cattau et al. 2014, Dougherty et al. 2024)","plainCitation":"(Cattau et al. 2014, Dougherty et al. 2024)","noteIndex":0},"citationItems":[{"id":20,"uris":["http://zotero.org/users/9972654/items/Y3STRHPS"],"itemData":{"id":20,"type":"article-journal","abstract":"Understanding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M."}],"issued":{"date-parts":[["2014",5]]}}},{"id":3165,"uris":["http://zotero.org/users/9972654/items/RDN4GR8B"],"itemData":{"id":3165,"type":"article-journal","abstract":"Abstract\n            \n              \n                \n                  Exposure to extreme temperatures can negatively affect animal reproduction, by disrupting the ability of individuals to produce any offspring (fertility), or the number of offspring produced by fertile individuals (fecundity). This has important ecological consequences, because reproduction is the ultimate measure of population fitness: a reduction in reproductive output lowers the population growth rate and increases the extinction risk. Despite this importance, there have been no large‐scale summaries of the evidence for effect of temperature on reproduction.\n                \n                \n                  We provide a systematic map of studies testing the relationship between temperature and animal reproduction. We systematically searched for published studies that statistically test for a direct link between temperature and animal reproduction, in terms of fertility, fecundity or indirect measures of reproductive potential (gamete and gonad traits).\n                \n                \n                  Overall, we collated a large and rich evidence base, with 1654 papers that met our inclusion criteria, encompassing 1191 species.\n                \n                \n                  The map revealed several important research gaps. Insects made up almost half of the dataset, but reptiles and amphibians were uncommon, as were non‐arthropod invertebrates. Fecundity was the most common reproductive trait examined, and relatively few studies measured fertility. It was uncommon for experimental studies to test exposure of different life stages, exposure to short‐term heat or cold shock, exposure to temperature fluctuations, or to independently assess male and female effects. Studies were most often published in journals focusing on entomology and pest control, ecology and evolution, aquaculture and fisheries science, and marine biology. Finally, while individuals were sampled from every continent, there was a strong sampling bias towards mid‐latitudes in the Northern Hemisphere, such that the tropics and polar regions are less well sampled.\n                \n                \n                  This map reveals a rich literature of studies testing the relationship between temperature and animal reproduction, but also uncovers substantial missing treatment of taxa, traits, and thermal regimes. This database will provide a valuable resource for future quantitative meta‐analyses, and direct future studies aiming to fill identified gaps.","container-title":"Ecological Solutions and Evidence","DOI":"10.1002/2688-8319.12303","ISSN":"2688-8319, 2688-8319","issue":"1","journalAbbreviation":"Ecol Sol and Evidence","language":"en","license":"http://creativecommons.org/licenses/by/4.0/","page":"1-17","source":"DOI.org (Crossref)","title":"A systematic map of studies testing the relationship between temperature and animal reproduction","volume":"5","author":[{"family":"Dougherty","given":"Liam R."},{"family":"Frost","given":"Fay"},{"family":"Maenpaa","given":"Maarit I."},{"family":"Rowe","given":"Melissah"},{"family":"Cole","given":"Benjamin J."},{"family":"Vasudeva","given":"Ramakrishnan"},{"family":"Pottier","given":"Patrice"},{"family":"Schultner","given":"Eva"},{"family":"Macartney","given":"Erin L."},{"family":"Lindenbaum","given":"Ina"},{"family":"Smith","given":"Jamie L."},{"family":"Carazo","given":"Pau"},{"family":"Graziano","given":"Marco"},{"family":"Weaving","given":"Hester"},{"family":"Canal Domenech","given":"Berta"},{"family":"Berger","given":"David"},{"family":"Meena","given":"Abhishek"},{"family":"Bishop","given":"Tom Rhys"},{"family":"Noble","given":"Daniel W. A."},{"family":"Simões","given":"Pedro"},{"family":"Baur","given":"Julian"},{"family":"Breedveld","given":"Merel C."},{"family":"Svensson","given":"Erik I."},{"family":"Lancaster","given":"Lesley T."},{"family":"Ellers","given":"Jacintha"},{"family":"De Nardo","given":"Alessio N."},{"family":"Santos","given":"Marta A."},{"family":"Ramm","given":"Steven A."},{"family":"Drobniak","given":"Szymon M."},{"family":"Redana","given":"Matteo"},{"family":"Tuni","given":"Cristina"},{"family":"Pilakouta","given":"Natalie"},{"family":"Zizzari","given":"Z. Valentina"},{"family":"Iossa","given":"Graziella"},{"family":"Lüpold","given":"Stefan"},{"family":"Koppik","given":"Mareike"},{"family":"Early","given":"Regan"},{"family":"Gasparini","given":"Clelia"},{"family":"Nakagawa","given":"Shinichi"},{"family":"Lagisz","given":"Malgorzata"},{"family":"Bretman","given":"Amanda"},{"family":"Fricke","given":"Claudia"},{"family":"Snook","given":"Rhonda R."},{"family":"Price","given":"Tom A. R."}],"issued":{"date-parts":[["2024",1]]}}}],"schema":"https://github.com/citation-style-language/schema/raw/master/csl-citation.json"} </w:delInstrText>
        </w:r>
        <w:r w:rsidR="00EF2D75" w:rsidDel="0011656F">
          <w:fldChar w:fldCharType="separate"/>
        </w:r>
        <w:r w:rsidR="00E64FD4" w:rsidRPr="00E64FD4" w:rsidDel="0011656F">
          <w:delText>(Cattau et al. 2014, Dougherty et al. 2024)</w:delText>
        </w:r>
        <w:r w:rsidR="00EF2D75" w:rsidDel="0011656F">
          <w:fldChar w:fldCharType="end"/>
        </w:r>
        <w:r w:rsidR="00771DDF" w:rsidDel="0011656F">
          <w:delText xml:space="preserve">, and </w:delText>
        </w:r>
        <w:r w:rsidR="00007313" w:rsidDel="0011656F">
          <w:delText xml:space="preserve">temperature </w:delText>
        </w:r>
        <w:r w:rsidR="004C3E90" w:rsidDel="0011656F">
          <w:delText>has been shown to influence multi</w:delText>
        </w:r>
        <w:r w:rsidR="00815E08" w:rsidDel="0011656F">
          <w:delText>-</w:delText>
        </w:r>
        <w:r w:rsidR="004C3E90" w:rsidDel="0011656F">
          <w:delText>voltinism</w:delText>
        </w:r>
        <w:r w:rsidR="00771DDF" w:rsidDel="0011656F">
          <w:delText xml:space="preserve"> </w:delText>
        </w:r>
        <w:r w:rsidR="00815E08" w:rsidDel="0011656F">
          <w:delText xml:space="preserve">in </w:delText>
        </w:r>
        <w:r w:rsidR="00DD1F1F" w:rsidDel="0011656F">
          <w:delText xml:space="preserve">moths in </w:delText>
        </w:r>
        <w:r w:rsidR="00771DDF" w:rsidDel="0011656F">
          <w:delText>Boreal</w:delText>
        </w:r>
        <w:r w:rsidR="00DD1F1F" w:rsidDel="0011656F">
          <w:delText xml:space="preserve"> systems</w:delText>
        </w:r>
        <w:r w:rsidR="00E33CEF" w:rsidDel="0011656F">
          <w:delText xml:space="preserve"> </w:delText>
        </w:r>
        <w:r w:rsidR="00E33CEF" w:rsidDel="0011656F">
          <w:fldChar w:fldCharType="begin"/>
        </w:r>
        <w:r w:rsidR="00E33CEF" w:rsidDel="0011656F">
          <w:delInstrText xml:space="preserve"> ADDIN ZOTERO_ITEM CSL_CITATION {"citationID":"KqrFMmWt","properties":{"formattedCitation":"(P\\uc0\\u246{}yry et al. 2011)","plainCitation":"(Pöyry et al. 2011)","noteIndex":0},"citationItems":[{"id":3163,"uris":["http://zotero.org/users/9972654/items/SIZ94VD4"],"itemData":{"id":3163,"type":"article-journal","abstract":"Aim An increase in multivoltinism in ectothermic animals has been proposed by several authors as a possible outcome of climate warming, especially in high latitudes. We tested this prediction with large-scale empirical monitoring data for boreal moth communities.","container-title":"Global Ecology and Biogeography","DOI":"10.1111/j.1466-8238.2010.00597.x","ISSN":"1466822X","issue":"2","language":"en","license":"http://doi.wiley.com/10.1002/tdm_license_1.1","page":"289-298","source":"DOI.org (Crossref)","title":"Climate-induced increase of moth multivoltinism in boreal regions: Climate-induced increase in moth multivoltinism","title-short":"Climate-induced increase of moth multivoltinism in boreal regions","volume":"20","author":[{"family":"Pöyry","given":"Juha"},{"family":"Leinonen","given":"Reima"},{"family":"Söderman","given":"Guy"},{"family":"Nieminen","given":"Marko"},{"family":"Heikkinen","given":"Risto K."},{"family":"Carter","given":"Timothy R."}],"issued":{"date-parts":[["2011",3]]}}}],"schema":"https://github.com/citation-style-language/schema/raw/master/csl-citation.json"} </w:delInstrText>
        </w:r>
        <w:r w:rsidR="00E33CEF" w:rsidDel="0011656F">
          <w:fldChar w:fldCharType="separate"/>
        </w:r>
        <w:r w:rsidR="00E33CEF" w:rsidRPr="00E33CEF" w:rsidDel="0011656F">
          <w:delText>(Pöyry et al. 2011)</w:delText>
        </w:r>
        <w:r w:rsidR="00E33CEF" w:rsidDel="0011656F">
          <w:fldChar w:fldCharType="end"/>
        </w:r>
        <w:r w:rsidR="00E33CEF" w:rsidDel="0011656F">
          <w:delText>.</w:delText>
        </w:r>
        <w:r w:rsidR="00771DDF" w:rsidDel="0011656F">
          <w:delText xml:space="preserve"> </w:delText>
        </w:r>
        <w:r w:rsidR="00A56C9F" w:rsidDel="002D29BA">
          <w:delText xml:space="preserve">More </w:delText>
        </w:r>
      </w:del>
      <w:del w:id="532" w:author="Nathan Barrus" w:date="2025-05-27T09:47:00Z" w16du:dateUtc="2025-05-27T13:47:00Z">
        <w:r w:rsidR="00A56C9F" w:rsidDel="000D72E5">
          <w:delText xml:space="preserve">work is </w:delText>
        </w:r>
        <w:r w:rsidR="001B0815" w:rsidDel="000D72E5">
          <w:delText>needed</w:delText>
        </w:r>
        <w:r w:rsidR="00A56C9F" w:rsidDel="000D72E5">
          <w:delText xml:space="preserve"> to corroborate </w:delText>
        </w:r>
        <w:r w:rsidR="001B0815" w:rsidDel="000D72E5">
          <w:delText>if</w:delText>
        </w:r>
        <w:r w:rsidR="0083170B" w:rsidDel="000D72E5">
          <w:delText xml:space="preserve"> populations disproportionately benefit from increased reproducti</w:delText>
        </w:r>
        <w:r w:rsidR="009B67CA" w:rsidDel="000D72E5">
          <w:delText>ve rates</w:delText>
        </w:r>
        <w:r w:rsidR="0083170B" w:rsidDel="000D72E5">
          <w:delText xml:space="preserve"> </w:delText>
        </w:r>
        <w:r w:rsidR="00330236" w:rsidDel="000D72E5">
          <w:delText xml:space="preserve">in times </w:delText>
        </w:r>
        <w:r w:rsidR="0040081A" w:rsidDel="000D72E5">
          <w:delText>or</w:delText>
        </w:r>
        <w:r w:rsidR="00330236" w:rsidDel="000D72E5">
          <w:delText xml:space="preserve"> places with</w:delText>
        </w:r>
        <w:r w:rsidR="0083170B" w:rsidDel="000D72E5">
          <w:delText xml:space="preserve"> higher</w:delText>
        </w:r>
        <w:r w:rsidR="00330236" w:rsidDel="000D72E5">
          <w:delText xml:space="preserve"> juvenile</w:delText>
        </w:r>
        <w:r w:rsidR="0083170B" w:rsidDel="000D72E5">
          <w:delText xml:space="preserve"> growth</w:delText>
        </w:r>
        <w:r w:rsidR="009B67CA" w:rsidDel="000D72E5">
          <w:delText>,</w:delText>
        </w:r>
        <w:r w:rsidR="0083170B" w:rsidDel="000D72E5">
          <w:delText xml:space="preserve"> but</w:delText>
        </w:r>
        <w:r w:rsidR="009B67CA" w:rsidDel="000D72E5">
          <w:delText xml:space="preserve"> </w:delText>
        </w:r>
      </w:del>
      <w:del w:id="533" w:author="Nathan Barrus" w:date="2025-05-14T09:40:00Z" w16du:dateUtc="2025-05-14T13:40:00Z">
        <w:r w:rsidR="009B67CA" w:rsidDel="00634220">
          <w:delText xml:space="preserve">our </w:delText>
        </w:r>
        <w:r w:rsidR="00864272" w:rsidDel="00634220">
          <w:delText>work</w:delText>
        </w:r>
      </w:del>
      <w:del w:id="534" w:author="Nathan Barrus" w:date="2025-05-27T09:47:00Z" w16du:dateUtc="2025-05-27T13:47:00Z">
        <w:r w:rsidR="0083170B" w:rsidDel="000D72E5">
          <w:delText xml:space="preserve"> demonstrates </w:delText>
        </w:r>
        <w:r w:rsidR="00320A04" w:rsidDel="000D72E5">
          <w:delText xml:space="preserve">a </w:delText>
        </w:r>
        <w:r w:rsidR="00320A04" w:rsidDel="000D72E5">
          <w:lastRenderedPageBreak/>
          <w:delText>need to</w:delText>
        </w:r>
        <w:r w:rsidR="00340FFE" w:rsidDel="000D72E5">
          <w:delText xml:space="preserve"> </w:delText>
        </w:r>
        <w:r w:rsidR="0083170B" w:rsidDel="000D72E5">
          <w:delText>explor</w:delText>
        </w:r>
        <w:r w:rsidR="00340FFE" w:rsidDel="000D72E5">
          <w:delText>e the</w:delText>
        </w:r>
        <w:r w:rsidR="0083170B" w:rsidDel="000D72E5">
          <w:delText xml:space="preserve"> </w:delText>
        </w:r>
        <w:r w:rsidR="00771DDF" w:rsidDel="000D72E5">
          <w:delText xml:space="preserve">population dynamic outcomes </w:delText>
        </w:r>
        <w:r w:rsidR="0083170B" w:rsidDel="000D72E5">
          <w:delText xml:space="preserve">of </w:delText>
        </w:r>
        <w:r w:rsidR="0052001B" w:rsidDel="000D72E5">
          <w:delText>size</w:delText>
        </w:r>
        <w:r w:rsidR="00330236" w:rsidDel="000D72E5">
          <w:delText>-</w:delText>
        </w:r>
        <w:r w:rsidR="0052001B" w:rsidDel="000D72E5">
          <w:delText xml:space="preserve"> </w:delText>
        </w:r>
        <w:r w:rsidR="00330236" w:rsidDel="000D72E5">
          <w:delText>and</w:delText>
        </w:r>
        <w:r w:rsidR="0052001B" w:rsidDel="000D72E5">
          <w:delText xml:space="preserve"> </w:delText>
        </w:r>
        <w:r w:rsidR="008D5696" w:rsidDel="000D72E5">
          <w:delText>growth</w:delText>
        </w:r>
        <w:r w:rsidR="0052001B" w:rsidDel="000D72E5">
          <w:delText>-</w:delText>
        </w:r>
        <w:r w:rsidR="008D5696" w:rsidDel="000D72E5">
          <w:delText>medi</w:delText>
        </w:r>
        <w:r w:rsidR="0052001B" w:rsidDel="000D72E5">
          <w:delText>ated</w:delText>
        </w:r>
        <w:r w:rsidR="008D5696" w:rsidDel="000D72E5">
          <w:delText xml:space="preserve"> juvenile mortality.</w:delText>
        </w:r>
        <w:r w:rsidR="0083170B" w:rsidDel="000D72E5">
          <w:delText xml:space="preserve"> </w:delText>
        </w:r>
      </w:del>
    </w:p>
    <w:p w14:paraId="2F95B9DF" w14:textId="2DB1B15E" w:rsidR="00A9010A" w:rsidRPr="00AC6D9A" w:rsidRDefault="00044C31" w:rsidP="00B700A1">
      <w:pPr>
        <w:pStyle w:val="NATESTYLE1CommonCollege"/>
        <w:ind w:firstLine="720"/>
      </w:pPr>
      <w:ins w:id="535" w:author="Nathan Barrus" w:date="2025-05-27T09:44:00Z" w16du:dateUtc="2025-05-27T13:44:00Z">
        <w:r>
          <w:t xml:space="preserve">When measuring survival and growth in the </w:t>
        </w:r>
      </w:ins>
      <w:ins w:id="536" w:author="Nathan Barrus" w:date="2025-05-27T09:50:00Z" w16du:dateUtc="2025-05-27T13:50:00Z">
        <w:r w:rsidR="00B80497">
          <w:t>field,</w:t>
        </w:r>
      </w:ins>
      <w:ins w:id="537" w:author="Nathan Barrus" w:date="2025-05-27T09:44:00Z" w16du:dateUtc="2025-05-27T13:44:00Z">
        <w:r>
          <w:t xml:space="preserve"> </w:t>
        </w:r>
      </w:ins>
      <w:ins w:id="538" w:author="Nathan Barrus" w:date="2025-05-27T14:02:00Z" w16du:dateUtc="2025-05-27T18:02:00Z">
        <w:r w:rsidR="00543270">
          <w:t xml:space="preserve">the primary interest is where the </w:t>
        </w:r>
      </w:ins>
      <w:ins w:id="539" w:author="Nathan Barrus" w:date="2025-05-28T14:35:00Z" w16du:dateUtc="2025-05-28T18:35:00Z">
        <w:r w:rsidR="00DB348F">
          <w:t>parameters</w:t>
        </w:r>
      </w:ins>
      <w:ins w:id="540" w:author="Nathan Barrus" w:date="2025-05-27T14:02:00Z" w16du:dateUtc="2025-05-27T18:02:00Z">
        <w:r w:rsidR="00543270">
          <w:t xml:space="preserve"> fall </w:t>
        </w:r>
        <w:del w:id="541" w:author="Nathan Dorn" w:date="2025-06-12T15:44:00Z" w16du:dateUtc="2025-06-12T19:44:00Z">
          <w:r w:rsidR="00543270" w:rsidDel="00A84870">
            <w:delText>on the</w:delText>
          </w:r>
        </w:del>
      </w:ins>
      <w:ins w:id="542" w:author="Nathan Dorn" w:date="2025-06-12T15:44:00Z" w16du:dateUtc="2025-06-12T19:44:00Z">
        <w:r w:rsidR="00A84870">
          <w:t>relative to the</w:t>
        </w:r>
      </w:ins>
      <w:ins w:id="543" w:author="Nathan Barrus" w:date="2025-05-27T14:02:00Z" w16du:dateUtc="2025-05-27T18:02:00Z">
        <w:r w:rsidR="00543270">
          <w:t xml:space="preserve"> isocline</w:t>
        </w:r>
      </w:ins>
      <w:ins w:id="544" w:author="Nathan Barrus" w:date="2025-05-27T14:04:00Z" w16du:dateUtc="2025-05-27T18:04:00Z">
        <w:r w:rsidR="00297E22">
          <w:t>. And</w:t>
        </w:r>
      </w:ins>
      <w:ins w:id="545" w:author="Nathan Barrus" w:date="2025-05-27T14:02:00Z" w16du:dateUtc="2025-05-27T18:02:00Z">
        <w:r w:rsidR="00543270">
          <w:t xml:space="preserve"> </w:t>
        </w:r>
      </w:ins>
      <w:ins w:id="546" w:author="Nathan Barrus" w:date="2025-05-27T09:44:00Z" w16du:dateUtc="2025-05-27T13:44:00Z">
        <w:r>
          <w:t>making specific predictions about a species of conservation concern</w:t>
        </w:r>
      </w:ins>
      <w:ins w:id="547" w:author="Nathan Barrus" w:date="2025-05-27T09:50:00Z" w16du:dateUtc="2025-05-27T13:50:00Z">
        <w:r w:rsidR="00B80497">
          <w:t xml:space="preserve"> </w:t>
        </w:r>
      </w:ins>
      <w:ins w:id="548" w:author="Nathan Barrus" w:date="2025-05-27T09:44:00Z" w16du:dateUtc="2025-05-27T13:44:00Z">
        <w:r w:rsidRPr="001437E1">
          <w:rPr>
            <w:i/>
            <w:iCs/>
          </w:rPr>
          <w:t>requires</w:t>
        </w:r>
        <w:r>
          <w:t xml:space="preserve"> a specific model for that species.  </w:t>
        </w:r>
      </w:ins>
      <w:ins w:id="549" w:author="Nathan Barrus" w:date="2025-05-27T14:55:00Z" w16du:dateUtc="2025-05-27T18:55:00Z">
        <w:r w:rsidR="008E4CAC">
          <w:t xml:space="preserve">Demographic models are becoming a widespread tool for conservation and ecology </w:t>
        </w:r>
      </w:ins>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ins w:id="550" w:author="Nathan Barrus" w:date="2025-05-27T14:56:00Z" w16du:dateUtc="2025-05-27T18:56:00Z">
        <w:r w:rsidR="00A2276E">
          <w:t xml:space="preserve">, </w:t>
        </w:r>
      </w:ins>
      <w:ins w:id="551" w:author="Nathan Barrus" w:date="2025-06-18T13:19:00Z" w16du:dateUtc="2025-06-18T17:19:00Z">
        <w:r w:rsidR="006F4D5E">
          <w:t xml:space="preserve">to the best of our knowledge, our work is the first to </w:t>
        </w:r>
      </w:ins>
      <w:ins w:id="552" w:author="Nathan Barrus" w:date="2025-05-27T14:57:00Z" w16du:dateUtc="2025-05-27T18:57:00Z">
        <w:del w:id="553" w:author="Nathan Dorn" w:date="2025-06-13T23:21:00Z" w16du:dateUtc="2025-06-14T03:21:00Z">
          <w:r w:rsidR="000A390C" w:rsidDel="006A2096">
            <w:delText xml:space="preserve">not </w:delText>
          </w:r>
        </w:del>
      </w:ins>
      <w:ins w:id="554" w:author="Nathan Barrus" w:date="2025-05-27T14:58:00Z" w16du:dateUtc="2025-05-27T18:58:00Z">
        <w:del w:id="555" w:author="Nathan Dorn" w:date="2025-06-13T23:21:00Z" w16du:dateUtc="2025-06-14T03:21:00Z">
          <w:r w:rsidR="000103C1" w:rsidDel="006A2096">
            <w:delText xml:space="preserve">only </w:delText>
          </w:r>
        </w:del>
      </w:ins>
      <w:ins w:id="556" w:author="Nathan Barrus" w:date="2025-05-27T14:56:00Z" w16du:dateUtc="2025-05-27T18:56:00Z">
        <w:r w:rsidR="00A2276E">
          <w:t xml:space="preserve">demonstrate their use </w:t>
        </w:r>
      </w:ins>
      <w:ins w:id="557" w:author="Nathan Barrus" w:date="2025-05-27T14:58:00Z" w16du:dateUtc="2025-05-27T18:58:00Z">
        <w:r w:rsidR="000103C1">
          <w:t xml:space="preserve">in </w:t>
        </w:r>
      </w:ins>
      <w:ins w:id="558" w:author="Nathan Barrus" w:date="2025-05-27T14:56:00Z" w16du:dateUtc="2025-05-27T18:56:00Z">
        <w:r w:rsidR="00A2276E">
          <w:t>interpreting survival and growth rates measured in natural environments</w:t>
        </w:r>
      </w:ins>
      <w:ins w:id="559" w:author="Nathan Barrus" w:date="2025-06-18T12:17:00Z" w16du:dateUtc="2025-06-18T16:17:00Z">
        <w:r w:rsidR="00752581">
          <w:t>.</w:t>
        </w:r>
      </w:ins>
      <w:ins w:id="560" w:author="Nathan Dorn" w:date="2025-06-13T23:21:00Z" w16du:dateUtc="2025-06-14T03:21:00Z">
        <w:r w:rsidR="006A2096">
          <w:t xml:space="preserve"> </w:t>
        </w:r>
      </w:ins>
      <w:ins w:id="561" w:author="Nathan Barrus" w:date="2025-05-27T09:47:00Z" w16du:dateUtc="2025-05-27T13:47:00Z">
        <w:r w:rsidR="000D72E5">
          <w:t>E</w:t>
        </w:r>
      </w:ins>
      <w:del w:id="562" w:author="Nathan Barrus" w:date="2025-05-27T09:47:00Z" w16du:dateUtc="2025-05-27T13:47:00Z">
        <w:r w:rsidR="00FF5213" w:rsidDel="000D72E5">
          <w:delText>E</w:delText>
        </w:r>
      </w:del>
      <w:r w:rsidR="00FF5213">
        <w:t>mploying</w:t>
      </w:r>
      <w:r w:rsidR="00A9010A">
        <w:t xml:space="preserve"> demographic</w:t>
      </w:r>
      <w:del w:id="563" w:author="Nathan Dorn" w:date="2025-06-20T16:27:00Z" w16du:dateUtc="2025-06-20T20:27:00Z">
        <w:r w:rsidR="00A9010A" w:rsidDel="00181C13">
          <w:delText xml:space="preserve"> based</w:delText>
        </w:r>
      </w:del>
      <w:r w:rsidR="00A9010A">
        <w:t xml:space="preserve"> isoclines in population research would require</w:t>
      </w:r>
      <w:r w:rsidR="007A5770">
        <w:t xml:space="preserve"> the development of a size-indexed demographic model that allows the isolation of the growth and survival of sensitive juvenile stages.  The time steps </w:t>
      </w:r>
      <w:r w:rsidR="00F90D8E">
        <w:t xml:space="preserve">in the model </w:t>
      </w:r>
      <w:del w:id="564" w:author="Nathan Barrus" w:date="2025-06-23T11:32:00Z" w16du:dateUtc="2025-06-23T15:32:00Z">
        <w:r w:rsidR="00F90D8E" w:rsidDel="00C22926">
          <w:delText>should be</w:delText>
        </w:r>
      </w:del>
      <w:ins w:id="565" w:author="Nathan Barrus" w:date="2025-06-23T11:32:00Z" w16du:dateUtc="2025-06-23T15:32:00Z">
        <w:r w:rsidR="00C22926">
          <w:t>should be short relative</w:t>
        </w:r>
      </w:ins>
      <w:del w:id="566" w:author="Nathan Barrus" w:date="2025-06-23T11:32:00Z" w16du:dateUtc="2025-06-23T15:32:00Z">
        <w:r w:rsidR="00F90D8E" w:rsidDel="00C22926">
          <w:delText xml:space="preserve"> relevant</w:delText>
        </w:r>
      </w:del>
      <w:r w:rsidR="00F90D8E">
        <w:t xml:space="preserve"> to the</w:t>
      </w:r>
      <w:ins w:id="567" w:author="Nathan Barrus" w:date="2025-06-23T11:32:00Z" w16du:dateUtc="2025-06-23T15:32:00Z">
        <w:r w:rsidR="00D4777F">
          <w:t xml:space="preserve"> length of the</w:t>
        </w:r>
      </w:ins>
      <w:r w:rsidR="00F90D8E">
        <w:t xml:space="preserve"> sensitive stage</w:t>
      </w:r>
      <w:del w:id="568" w:author="Nathan Barrus" w:date="2025-06-23T11:28:00Z" w16du:dateUtc="2025-06-23T15:28:00Z">
        <w:r w:rsidR="00F90D8E" w:rsidDel="00293391">
          <w:delText>s</w:delText>
        </w:r>
      </w:del>
      <w:r w:rsidR="00F90D8E">
        <w:t xml:space="preserve"> </w:t>
      </w:r>
      <w:del w:id="569" w:author="Nathan Barrus" w:date="2025-06-23T11:28:00Z" w16du:dateUtc="2025-06-23T15:28:00Z">
        <w:r w:rsidR="00F90D8E" w:rsidDel="006278B9">
          <w:delText xml:space="preserve">(size-dependent mortality) </w:delText>
        </w:r>
      </w:del>
      <w:r w:rsidR="00F90D8E">
        <w:t xml:space="preserve">and the measurements in the field should be measured commensurately to match the </w:t>
      </w:r>
      <w:ins w:id="570" w:author="Nathan Dorn" w:date="2025-06-13T23:22:00Z" w16du:dateUtc="2025-06-14T03:22:00Z">
        <w:r w:rsidR="00211AAC">
          <w:t xml:space="preserve">theoretical </w:t>
        </w:r>
      </w:ins>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257F5FD8" w:rsidR="00673700" w:rsidRDefault="00686DD8" w:rsidP="00656BF2">
      <w:pPr>
        <w:pStyle w:val="NATESTYLE1CommonCollege"/>
        <w:ind w:firstLine="720"/>
      </w:pPr>
      <w:bookmarkStart w:id="571" w:name="_Hlk98959647"/>
      <w:bookmarkEnd w:id="377"/>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del w:id="572" w:author="Nathan Barrus" w:date="2025-06-18T12:18:00Z" w16du:dateUtc="2025-06-18T16:18:00Z">
        <w:r w:rsidR="00894F17" w:rsidDel="0085685A">
          <w:delText>dependen</w:delText>
        </w:r>
        <w:r w:rsidR="005C0B27" w:rsidDel="0085685A">
          <w:delText>c</w:delText>
        </w:r>
      </w:del>
      <w:ins w:id="573" w:author="Nathan Dorn" w:date="2025-06-13T23:23:00Z" w16du:dateUtc="2025-06-14T03:23:00Z">
        <w:del w:id="574" w:author="Nathan Barrus" w:date="2025-06-18T12:18:00Z" w16du:dateUtc="2025-06-18T16:18:00Z">
          <w:r w:rsidR="00A00B2B" w:rsidDel="0085685A">
            <w:delText>t</w:delText>
          </w:r>
        </w:del>
      </w:ins>
      <w:ins w:id="575" w:author="Nathan Barrus" w:date="2025-06-18T12:18:00Z" w16du:dateUtc="2025-06-18T16:18:00Z">
        <w:r w:rsidR="0085685A">
          <w:t>dependent</w:t>
        </w:r>
      </w:ins>
      <w:ins w:id="576" w:author="Nathan Dorn" w:date="2025-06-13T23:23:00Z" w16du:dateUtc="2025-06-14T03:23:00Z">
        <w:r w:rsidR="00A00B2B">
          <w:t xml:space="preserve"> rates</w:t>
        </w:r>
      </w:ins>
      <w:del w:id="577" w:author="Nathan Dorn" w:date="2025-06-13T23:23:00Z" w16du:dateUtc="2025-06-14T03:23:00Z">
        <w:r w:rsidR="005C0B27" w:rsidDel="00A00B2B">
          <w:delText>e</w:delText>
        </w:r>
      </w:del>
      <w:r w:rsidR="00450D33">
        <w:t xml:space="preserve"> </w:t>
      </w:r>
      <w:r w:rsidR="00A17BAD">
        <w:t>conclude</w:t>
      </w:r>
      <w:ins w:id="578" w:author="Nathan Dorn" w:date="2025-06-13T23:23:00Z" w16du:dateUtc="2025-06-14T03:23:00Z">
        <w:r w:rsidR="00A00B2B">
          <w:t>d</w:t>
        </w:r>
      </w:ins>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 </w:t>
      </w:r>
      <w:del w:id="579" w:author="Nathan Dorn" w:date="2025-06-13T23:24:00Z" w16du:dateUtc="2025-06-14T03:24:00Z">
        <w:r w:rsidR="00C15CC5" w:rsidDel="001B23CE">
          <w:lastRenderedPageBreak/>
          <w:delText>l</w:delText>
        </w:r>
        <w:r w:rsidR="007F3D94" w:rsidDel="001B23CE">
          <w:delText>ower</w:delText>
        </w:r>
      </w:del>
      <w:r w:rsidR="007F3D94">
        <w:t xml:space="preserve"> predator abundances after the wetlands reflooded </w:t>
      </w:r>
      <w:del w:id="580" w:author="Nathan Dorn" w:date="2025-06-20T16:28:00Z" w16du:dateUtc="2025-06-20T20:28:00Z">
        <w:r w:rsidR="00C15CC5" w:rsidDel="007F0E98">
          <w:delText xml:space="preserve">also </w:delText>
        </w:r>
      </w:del>
      <w:del w:id="581" w:author="Nathan Dorn" w:date="2025-06-13T23:24:00Z" w16du:dateUtc="2025-06-14T03:24:00Z">
        <w:r w:rsidR="00C15CC5" w:rsidDel="001B23CE">
          <w:delText xml:space="preserve">changed </w:delText>
        </w:r>
      </w:del>
      <w:ins w:id="582" w:author="Nathan Dorn" w:date="2025-06-13T23:24:00Z" w16du:dateUtc="2025-06-14T03:24:00Z">
        <w:r w:rsidR="001B23CE">
          <w:t xml:space="preserve">decreased </w:t>
        </w:r>
      </w:ins>
      <w:r w:rsidR="00C15CC5">
        <w:t>between seasons</w:t>
      </w:r>
      <w:r w:rsidR="004D3C6B">
        <w:t xml:space="preserve"> </w:t>
      </w:r>
      <w:r w:rsidR="008E2833">
        <w:t>(Appendix</w:t>
      </w:r>
      <w:r w:rsidR="00DC0CAE">
        <w:t xml:space="preserve"> S</w:t>
      </w:r>
      <w:r w:rsidR="00032406">
        <w:t>2: Figure</w:t>
      </w:r>
      <w:r w:rsidR="00DC0CAE">
        <w:t xml:space="preserve"> S</w:t>
      </w:r>
      <w:r w:rsidR="00BD2F96">
        <w:t>4</w:t>
      </w:r>
      <w:r w:rsidR="008E2833">
        <w:t>)</w:t>
      </w:r>
      <w:r w:rsidR="007F3D94">
        <w:t>.  T</w:t>
      </w:r>
      <w:r w:rsidR="00597F09">
        <w:t xml:space="preserve">he </w:t>
      </w:r>
      <w:ins w:id="583" w:author="Nathan Dorn" w:date="2025-06-13T23:25:00Z" w16du:dateUtc="2025-06-14T03:25:00Z">
        <w:r w:rsidR="00FD289C">
          <w:t xml:space="preserve">reduction in </w:t>
        </w:r>
      </w:ins>
      <w:r w:rsidR="00597F09">
        <w:t xml:space="preserve">predator </w:t>
      </w:r>
      <w:del w:id="584" w:author="Nathan Dorn" w:date="2025-06-20T16:28:00Z" w16du:dateUtc="2025-06-20T20:28:00Z">
        <w:r w:rsidR="00597F09" w:rsidDel="007F0E98">
          <w:delText>community</w:delText>
        </w:r>
        <w:r w:rsidR="003E58B4" w:rsidDel="007F0E98">
          <w:delText xml:space="preserve"> (</w:delText>
        </w:r>
      </w:del>
      <w:r w:rsidR="003E58B4">
        <w:t>abundance</w:t>
      </w:r>
      <w:ins w:id="585" w:author="Nathan Dorn" w:date="2025-06-13T23:25:00Z" w16du:dateUtc="2025-06-14T03:25:00Z">
        <w:r w:rsidR="00FD289C">
          <w:t>s</w:t>
        </w:r>
      </w:ins>
      <w:del w:id="586" w:author="Nathan Dorn" w:date="2025-06-20T16:28:00Z" w16du:dateUtc="2025-06-20T20:28:00Z">
        <w:r w:rsidR="003E58B4" w:rsidDel="007F0E98">
          <w:delText>)</w:delText>
        </w:r>
      </w:del>
      <w:r w:rsidR="00597F09">
        <w:t xml:space="preserve"> </w:t>
      </w:r>
      <w:del w:id="587" w:author="Nathan Dorn" w:date="2025-06-13T23:25:00Z" w16du:dateUtc="2025-06-14T03:25:00Z">
        <w:r w:rsidR="00597F09" w:rsidDel="00FD289C">
          <w:delText xml:space="preserve">changes </w:delText>
        </w:r>
      </w:del>
      <w:r w:rsidR="00330236">
        <w:t>appear</w:t>
      </w:r>
      <w:ins w:id="588" w:author="Nathan Dorn" w:date="2025-06-20T16:28:00Z" w16du:dateUtc="2025-06-20T20:28:00Z">
        <w:r w:rsidR="007F0E98">
          <w:t>s</w:t>
        </w:r>
      </w:ins>
      <w:r w:rsidR="00597F09">
        <w:t xml:space="preserve"> to have</w:t>
      </w:r>
      <w:r w:rsidR="0063375C">
        <w:t xml:space="preserve"> overwhelmed </w:t>
      </w:r>
      <w:r w:rsidR="004D3C6B">
        <w:t xml:space="preserve">any </w:t>
      </w:r>
      <w:ins w:id="589" w:author="Nathan Dorn" w:date="2025-06-13T23:26:00Z" w16du:dateUtc="2025-06-14T03:26:00Z">
        <w:r w:rsidR="00A44AD1">
          <w:t xml:space="preserve">increase in </w:t>
        </w:r>
      </w:ins>
      <w:del w:id="590" w:author="Nathan Dorn" w:date="2025-06-13T23:25:00Z" w16du:dateUtc="2025-06-14T03:25:00Z">
        <w:r w:rsidR="004D3C6B" w:rsidDel="00A44AD1">
          <w:delText>changes</w:delText>
        </w:r>
      </w:del>
      <w:r w:rsidR="004D3C6B">
        <w:t xml:space="preserve"> </w:t>
      </w:r>
      <w:r w:rsidR="00597F09">
        <w:t xml:space="preserve">in </w:t>
      </w:r>
      <w:del w:id="591" w:author="Nathan Dorn" w:date="2025-06-13T23:25:00Z" w16du:dateUtc="2025-06-14T03:25:00Z">
        <w:r w:rsidR="00330236" w:rsidDel="00A44AD1">
          <w:delText xml:space="preserve">snail </w:delText>
        </w:r>
        <w:r w:rsidR="00597F09" w:rsidDel="00A44AD1">
          <w:delText xml:space="preserve">survival that </w:delText>
        </w:r>
      </w:del>
      <w:ins w:id="592" w:author="Nathan Dorn" w:date="2025-06-20T16:29:00Z" w16du:dateUtc="2025-06-20T20:29:00Z">
        <w:r w:rsidR="007F0E98">
          <w:t xml:space="preserve"> per capita </w:t>
        </w:r>
      </w:ins>
      <w:ins w:id="593" w:author="Nathan Dorn" w:date="2025-06-13T23:25:00Z" w16du:dateUtc="2025-06-14T03:25:00Z">
        <w:r w:rsidR="00A44AD1">
          <w:t>consumption</w:t>
        </w:r>
      </w:ins>
      <w:del w:id="594" w:author="Nathan Dorn" w:date="2025-06-13T23:24:00Z" w16du:dateUtc="2025-06-14T03:24:00Z">
        <w:r w:rsidR="007749DF" w:rsidDel="00124C08">
          <w:delText>were</w:delText>
        </w:r>
      </w:del>
      <w:r w:rsidR="00597F09">
        <w:t xml:space="preserve"> </w:t>
      </w:r>
      <w:ins w:id="595" w:author="Nathan Dorn" w:date="2025-06-13T23:26:00Z" w16du:dateUtc="2025-06-14T03:26:00Z">
        <w:r w:rsidR="00A44AD1">
          <w:t xml:space="preserve">that was </w:t>
        </w:r>
      </w:ins>
      <w:r w:rsidR="004D3C6B">
        <w:t>mediated by</w:t>
      </w:r>
      <w:ins w:id="596" w:author="Nathan Dorn" w:date="2025-06-13T23:26:00Z" w16du:dateUtc="2025-06-14T03:26:00Z">
        <w:r w:rsidR="00A44AD1">
          <w:t xml:space="preserve"> </w:t>
        </w:r>
      </w:ins>
      <w:ins w:id="597" w:author="Nathan Dorn" w:date="2025-06-20T16:29:00Z" w16du:dateUtc="2025-06-20T20:29:00Z">
        <w:r w:rsidR="007F0E98">
          <w:t>warmer</w:t>
        </w:r>
      </w:ins>
      <w:r w:rsidR="004D3C6B">
        <w:t xml:space="preserve"> temperature</w:t>
      </w:r>
      <w:ins w:id="598" w:author="Nathan Dorn" w:date="2025-06-20T16:29:00Z" w16du:dateUtc="2025-06-20T20:29:00Z">
        <w:r w:rsidR="007F0E98">
          <w:t>s</w:t>
        </w:r>
      </w:ins>
      <w:r w:rsidR="008E2833">
        <w:t xml:space="preserve"> </w:t>
      </w:r>
      <w:del w:id="599" w:author="Nathan Dorn" w:date="2025-06-13T23:24:00Z" w16du:dateUtc="2025-06-14T03:24:00Z">
        <w:r w:rsidR="00C4229A" w:rsidDel="00124C08">
          <w:delText>on per-capita foraging</w:delText>
        </w:r>
      </w:del>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5674F4">
        <w:t xml:space="preserve"> (Davidson et al. 2024)</w:t>
      </w:r>
      <w:r w:rsidR="00A17BAD">
        <w:t>.</w:t>
      </w:r>
      <w:r w:rsidR="00673700">
        <w:t xml:space="preserve"> </w:t>
      </w:r>
      <w:r w:rsidR="00296E1E">
        <w:t>Environmentally</w:t>
      </w:r>
      <w:ins w:id="600" w:author="Nathan Dorn" w:date="2025-06-13T23:26:00Z" w16du:dateUtc="2025-06-14T03:26:00Z">
        <w:r w:rsidR="00855429">
          <w:t>-</w:t>
        </w:r>
      </w:ins>
      <w:del w:id="601" w:author="Nathan Dorn" w:date="2025-06-13T23:26:00Z" w16du:dateUtc="2025-06-14T03:26:00Z">
        <w:r w:rsidR="00296E1E" w:rsidDel="00855429">
          <w:delText xml:space="preserve"> </w:delText>
        </w:r>
      </w:del>
      <w:r w:rsidR="00296E1E">
        <w:t>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ins w:id="602" w:author="Nathan Dorn" w:date="2025-06-13T23:27:00Z" w16du:dateUtc="2025-06-14T03:27:00Z">
        <w:r w:rsidR="00BA7512">
          <w:t xml:space="preserve">foraging </w:t>
        </w:r>
      </w:ins>
      <w:r w:rsidR="00D213A8">
        <w:t xml:space="preserve">rates </w:t>
      </w:r>
      <w:ins w:id="603" w:author="Nathan Dorn" w:date="2025-06-13T23:27:00Z" w16du:dateUtc="2025-06-14T03:27:00Z">
        <w:r w:rsidR="00BA7512">
          <w:t xml:space="preserve">of </w:t>
        </w:r>
        <w:proofErr w:type="gramStart"/>
        <w:r w:rsidR="00BA7512">
          <w:t>the predators</w:t>
        </w:r>
        <w:proofErr w:type="gramEnd"/>
        <w:r w:rsidR="00BA7512">
          <w:t xml:space="preserve"> </w:t>
        </w:r>
      </w:ins>
      <w:r w:rsidR="000C24A7">
        <w:t>and</w:t>
      </w:r>
      <w:r w:rsidR="008E13D9">
        <w:t xml:space="preserve"> could </w:t>
      </w:r>
      <w:del w:id="604" w:author="Nathan Dorn" w:date="2025-06-13T23:27:00Z" w16du:dateUtc="2025-06-14T03:27:00Z">
        <w:r w:rsidR="00D213A8" w:rsidDel="00855429">
          <w:delText>conceivably</w:delText>
        </w:r>
        <w:r w:rsidR="00330236" w:rsidDel="00855429">
          <w:delText xml:space="preserve"> </w:delText>
        </w:r>
      </w:del>
      <w:ins w:id="605" w:author="Nathan Dorn" w:date="2025-06-13T23:27:00Z" w16du:dateUtc="2025-06-14T03:27:00Z">
        <w:r w:rsidR="00855429">
          <w:t xml:space="preserve">either </w:t>
        </w:r>
      </w:ins>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358DA5FB" w:rsidR="00EE74CF" w:rsidRDefault="008A658C" w:rsidP="002F427D">
      <w:pPr>
        <w:pStyle w:val="NATESTYLE1CommonCollege"/>
        <w:ind w:firstLine="720"/>
      </w:pPr>
      <w:bookmarkStart w:id="606" w:name="_Hlk98959713"/>
      <w:bookmarkEnd w:id="571"/>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ins w:id="607" w:author="Nathan Dorn" w:date="2025-06-20T16:30:00Z" w16du:dateUtc="2025-06-20T20:30:00Z">
        <w:r w:rsidR="004478B0">
          <w:t xml:space="preserve"> and fishes</w:t>
        </w:r>
      </w:ins>
      <w:r w:rsidR="00604773">
        <w:t>, historic habitat</w:t>
      </w:r>
      <w:ins w:id="608" w:author="Nathan Dorn" w:date="2025-06-20T16:30:00Z" w16du:dateUtc="2025-06-20T20:30:00Z">
        <w:r w:rsidR="00876A44">
          <w:t xml:space="preserve"> mosaics</w:t>
        </w:r>
      </w:ins>
      <w:del w:id="609" w:author="Nathan Dorn" w:date="2025-06-20T16:30:00Z" w16du:dateUtc="2025-06-20T20:30:00Z">
        <w:r w:rsidR="00604773" w:rsidDel="00876A44">
          <w:delText>s</w:delText>
        </w:r>
      </w:del>
      <w:r w:rsidR="00604773">
        <w:t>,</w:t>
      </w:r>
      <w:r w:rsidR="0012583C">
        <w:t xml:space="preserve"> </w:t>
      </w:r>
      <w:ins w:id="610" w:author="Nathan Dorn" w:date="2025-06-20T16:30:00Z" w16du:dateUtc="2025-06-20T20:30:00Z">
        <w:r w:rsidR="004478B0">
          <w:t xml:space="preserve">and </w:t>
        </w:r>
      </w:ins>
      <w:r w:rsidR="0012583C">
        <w:t>biodiversity</w:t>
      </w:r>
      <w:ins w:id="611" w:author="Nathan Dorn" w:date="2025-06-20T16:30:00Z" w16du:dateUtc="2025-06-20T20:30:00Z">
        <w:r w:rsidR="00876A44">
          <w:t>,</w:t>
        </w:r>
        <w:r w:rsidR="004478B0">
          <w:t xml:space="preserve"> while</w:t>
        </w:r>
      </w:ins>
      <w:del w:id="612" w:author="Nathan Dorn" w:date="2025-06-20T16:30:00Z" w16du:dateUtc="2025-06-20T20:30:00Z">
        <w:r w:rsidR="004B2084" w:rsidDel="004478B0">
          <w:delText>, and</w:delText>
        </w:r>
      </w:del>
      <w:r w:rsidR="004B2084">
        <w:t xml:space="preserve">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necessary</w:t>
      </w:r>
      <w:ins w:id="613" w:author="Nathan Barrus" w:date="2025-05-28T14:39:00Z" w16du:dateUtc="2025-05-28T18:39:00Z">
        <w:r w:rsidR="003E2EFA">
          <w:t xml:space="preserve"> to</w:t>
        </w:r>
      </w:ins>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w:t>
      </w:r>
      <w:r w:rsidR="00EE74CF" w:rsidRPr="00C12775">
        <w:lastRenderedPageBreak/>
        <w:t xml:space="preserve">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del w:id="614" w:author="Nathan Dorn" w:date="2025-06-20T16:31:00Z" w16du:dateUtc="2025-06-20T20:31:00Z">
        <w:r w:rsidR="00EE4917" w:rsidDel="00876A44">
          <w:delText xml:space="preserve">see </w:delText>
        </w:r>
        <w:r w:rsidR="00322230" w:rsidDel="00876A44">
          <w:delText xml:space="preserve">numbers in </w:delText>
        </w:r>
      </w:del>
      <w:r w:rsidR="00322230">
        <w:t>Table 1</w:t>
      </w:r>
      <w:del w:id="615" w:author="Nathan Barrus" w:date="2025-05-28T14:39:00Z" w16du:dateUtc="2025-05-28T18:39:00Z">
        <w:r w:rsidR="00322230" w:rsidDel="00E110F3">
          <w:delText xml:space="preserve"> and Figure 3</w:delText>
        </w:r>
      </w:del>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ins w:id="616" w:author="Nathan Barrus" w:date="2025-05-28T14:39:00Z" w16du:dateUtc="2025-05-28T18:39:00Z">
        <w:r w:rsidR="00F11330">
          <w:t>.</w:t>
        </w:r>
      </w:ins>
      <w:del w:id="617" w:author="Nathan Barrus" w:date="2025-05-28T14:39:00Z" w16du:dateUtc="2025-05-28T18:39:00Z">
        <w:r w:rsidR="0048360A" w:rsidDel="00E110F3">
          <w:delText xml:space="preserve"> (open circles </w:delText>
        </w:r>
        <w:r w:rsidR="00CB4FDD" w:rsidDel="00E110F3">
          <w:delText>F</w:delText>
        </w:r>
        <w:r w:rsidR="0048360A" w:rsidDel="00E110F3">
          <w:delText>igure 3)</w:delText>
        </w:r>
        <w:r w:rsidR="004B6850" w:rsidDel="00E110F3">
          <w:delText>.</w:delText>
        </w:r>
      </w:del>
    </w:p>
    <w:p w14:paraId="75A2CBB5" w14:textId="635BEA85"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w:t>
      </w:r>
      <w:del w:id="618" w:author="Nathan Barrus" w:date="2025-05-28T14:39:00Z" w16du:dateUtc="2025-05-28T18:39:00Z">
        <w:r w:rsidR="00745CCE" w:rsidDel="00F11330">
          <w:delText>combinatorially</w:delText>
        </w:r>
      </w:del>
      <w:del w:id="619" w:author="Nathan Barrus" w:date="2025-05-28T14:40:00Z" w16du:dateUtc="2025-05-28T18:40:00Z">
        <w:r w:rsidR="00673700" w:rsidDel="00F11330">
          <w:delText xml:space="preserve"> </w:delText>
        </w:r>
      </w:del>
      <w:r w:rsidR="00673700">
        <w:t xml:space="preserve">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del w:id="620" w:author="Nathan Dorn" w:date="2025-06-20T16:33:00Z" w16du:dateUtc="2025-06-20T20:33:00Z">
        <w:r w:rsidR="009E2257" w:rsidDel="001F4B90">
          <w:delText>Also, i</w:delText>
        </w:r>
        <w:r w:rsidR="00A62DBA" w:rsidDel="001F4B90">
          <w:delText>f</w:delText>
        </w:r>
      </w:del>
      <w:ins w:id="621" w:author="Nathan Dorn" w:date="2025-06-20T16:33:00Z" w16du:dateUtc="2025-06-20T20:33:00Z">
        <w:r w:rsidR="001F4B90">
          <w:t>If</w:t>
        </w:r>
      </w:ins>
      <w:r w:rsidR="00A62DBA">
        <w:t xml:space="preserve">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del w:id="622" w:author="Nathan Dorn" w:date="2025-06-20T16:33:00Z" w16du:dateUtc="2025-06-20T20:33:00Z">
        <w:r w:rsidR="006D127E" w:rsidDel="001F4B90">
          <w:delText xml:space="preserve">can </w:delText>
        </w:r>
      </w:del>
      <w:ins w:id="623" w:author="Nathan Dorn" w:date="2025-06-20T16:33:00Z" w16du:dateUtc="2025-06-20T20:33:00Z">
        <w:r w:rsidR="001F4B90">
          <w:t xml:space="preserve">could </w:t>
        </w:r>
      </w:ins>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5257C3D7"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xml:space="preserve">, and previous experimental manipulations of phosphorus showed that higher TP increased growth and juvenile apple snail survival in the presence of </w:t>
      </w:r>
      <w:del w:id="624" w:author="Nathan Dorn" w:date="2025-06-20T16:35:00Z" w16du:dateUtc="2025-06-20T20:35:00Z">
        <w:r w:rsidR="00673700" w:rsidDel="002311B0">
          <w:delText>gape-limited</w:delText>
        </w:r>
      </w:del>
      <w:r w:rsidR="00673700">
        <w:t xml:space="preserve">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the net community level effects of predators on recruitment in the field. Periphyton </w:t>
      </w:r>
      <w:r w:rsidR="007C1229">
        <w:t>TP</w:t>
      </w:r>
      <w:r w:rsidR="00673700">
        <w:t xml:space="preserve"> levels </w:t>
      </w:r>
      <w:r w:rsidR="00673700">
        <w:lastRenderedPageBreak/>
        <w:t xml:space="preserve">were highest at WCA3A site 2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 xml:space="preserve">restoration and management actions </w:t>
      </w:r>
      <w:del w:id="625" w:author="Nathan Dorn" w:date="2025-06-20T16:37:00Z" w16du:dateUtc="2025-06-20T20:37:00Z">
        <w:r w:rsidR="005820CC" w:rsidDel="00AC5EDC">
          <w:delText xml:space="preserve">expressly </w:delText>
        </w:r>
      </w:del>
      <w:ins w:id="626" w:author="Nathan Dorn" w:date="2025-06-20T16:37:00Z" w16du:dateUtc="2025-06-20T20:37:00Z">
        <w:r w:rsidR="00581709">
          <w:t>attempt to</w:t>
        </w:r>
        <w:r w:rsidR="00AC5EDC">
          <w:t xml:space="preserve"> </w:t>
        </w:r>
      </w:ins>
      <w:r w:rsidR="005820CC">
        <w:t>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proofErr w:type="spellStart"/>
      <w:r w:rsidR="004B65EA" w:rsidRPr="00D57D20">
        <w:rPr>
          <w:i/>
          <w:iCs/>
        </w:rPr>
        <w:t>Pomacea</w:t>
      </w:r>
      <w:proofErr w:type="spellEnd"/>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ins w:id="627" w:author="Nathan Barrus" w:date="2025-06-23T11:39:00Z" w16du:dateUtc="2025-06-23T15:39:00Z">
        <w:r w:rsidR="00D8269F">
          <w:t xml:space="preserve">, </w:t>
        </w:r>
      </w:ins>
      <w:ins w:id="628" w:author="Nathan Dorn" w:date="2025-06-20T16:37:00Z" w16du:dateUtc="2025-06-20T20:37:00Z">
        <w:r w:rsidR="00581709">
          <w:t>and</w:t>
        </w:r>
        <w:r w:rsidR="00FD02E2">
          <w:t xml:space="preserve"> t</w:t>
        </w:r>
      </w:ins>
      <w:del w:id="629" w:author="Nathan Dorn" w:date="2025-06-20T16:37:00Z" w16du:dateUtc="2025-06-20T20:37:00Z">
        <w:r w:rsidR="004B65EA" w:rsidRPr="00C12775" w:rsidDel="00FD02E2">
          <w:delText>T</w:delText>
        </w:r>
      </w:del>
      <w:r w:rsidR="004B65EA" w:rsidRPr="00C12775">
        <w:t>herefore</w:t>
      </w:r>
      <w:del w:id="630" w:author="Nathan Dorn" w:date="2025-06-20T16:37:00Z" w16du:dateUtc="2025-06-20T20:37:00Z">
        <w:r w:rsidR="004B65EA" w:rsidRPr="00C12775" w:rsidDel="00FD02E2">
          <w:delText xml:space="preserve">, </w:delText>
        </w:r>
        <w:r w:rsidR="002B3071" w:rsidDel="00FD02E2">
          <w:delText>flow</w:delText>
        </w:r>
        <w:r w:rsidR="004B65EA" w:rsidRPr="00C12775" w:rsidDel="00FD02E2">
          <w:delText xml:space="preserve"> </w:delText>
        </w:r>
        <w:r w:rsidR="00AA1892" w:rsidRPr="00C12775" w:rsidDel="00FD02E2">
          <w:delText>restor</w:delText>
        </w:r>
        <w:r w:rsidR="00AA1892" w:rsidDel="00FD02E2">
          <w:delText>ation</w:delText>
        </w:r>
      </w:del>
      <w:ins w:id="631" w:author="Nathan Dorn" w:date="2025-06-20T16:37:00Z" w16du:dateUtc="2025-06-20T20:37:00Z">
        <w:r w:rsidR="00FD02E2">
          <w:t xml:space="preserve"> restoration of flowing wa</w:t>
        </w:r>
      </w:ins>
      <w:ins w:id="632" w:author="Nathan Dorn" w:date="2025-06-20T16:38:00Z" w16du:dateUtc="2025-06-20T20:38:00Z">
        <w:r w:rsidR="00FD02E2">
          <w:t>ter</w:t>
        </w:r>
      </w:ins>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416355D7" w:rsidR="00673700" w:rsidRDefault="00036C0C" w:rsidP="00656BF2">
      <w:pPr>
        <w:pStyle w:val="NATESTYLE1CommonCollege"/>
        <w:ind w:firstLine="720"/>
      </w:pPr>
      <w:r>
        <w:t>Finally</w:t>
      </w:r>
      <w:r w:rsidR="00673700" w:rsidRPr="00C12775">
        <w:t xml:space="preserve">, the predation rates in the Everglades might currently be higher than historical levels as a function of non-native fishes </w:t>
      </w:r>
      <w:r w:rsidR="00973FB0">
        <w:t xml:space="preserve">(Pintar et al. 2023)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w:t>
      </w:r>
      <w:ins w:id="633" w:author="Nathan Dorn" w:date="2025-06-20T16:38:00Z" w16du:dateUtc="2025-06-20T20:38:00Z">
        <w:r w:rsidR="00FD02E2">
          <w:t xml:space="preserve">invertebrate </w:t>
        </w:r>
      </w:ins>
      <w:r w:rsidR="00673700" w:rsidRPr="00C12775">
        <w:t xml:space="preserve">predators </w:t>
      </w:r>
      <w:del w:id="634" w:author="Nathan Dorn" w:date="2025-06-20T16:38:00Z" w16du:dateUtc="2025-06-20T20:38:00Z">
        <w:r w:rsidR="00673700" w:rsidRPr="00C12775" w:rsidDel="00FD02E2">
          <w:delText xml:space="preserve">(e.g., invertebrates) </w:delText>
        </w:r>
      </w:del>
      <w:r w:rsidR="00673700" w:rsidRPr="00C12775">
        <w:t>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w:t>
      </w:r>
      <w:del w:id="635" w:author="Nathan Dorn" w:date="2025-06-20T16:38:00Z" w16du:dateUtc="2025-06-20T20:38:00Z">
        <w:r w:rsidR="008E033B" w:rsidDel="00FD02E2">
          <w:delText xml:space="preserve">remnants </w:delText>
        </w:r>
      </w:del>
      <w:ins w:id="636" w:author="Nathan Dorn" w:date="2025-06-20T16:38:00Z" w16du:dateUtc="2025-06-20T20:38:00Z">
        <w:r w:rsidR="00FD02E2">
          <w:t xml:space="preserve">remains </w:t>
        </w:r>
      </w:ins>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proofErr w:type="spellStart"/>
      <w:r w:rsidR="00EB6FC4" w:rsidRPr="0026078C">
        <w:rPr>
          <w:i/>
          <w:iCs/>
        </w:rPr>
        <w:t>Mayaheros</w:t>
      </w:r>
      <w:proofErr w:type="spellEnd"/>
      <w:r w:rsidR="00EB6FC4" w:rsidRPr="0026078C">
        <w:rPr>
          <w:i/>
          <w:iCs/>
        </w:rPr>
        <w:t xml:space="preserve"> </w:t>
      </w:r>
      <w:proofErr w:type="spellStart"/>
      <w:r w:rsidR="00EB6FC4" w:rsidRPr="0026078C">
        <w:rPr>
          <w:i/>
          <w:iCs/>
        </w:rPr>
        <w:t>uropthalmus</w:t>
      </w:r>
      <w:proofErr w:type="spellEnd"/>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w:t>
      </w:r>
      <w:del w:id="637" w:author="Nathan Dorn" w:date="2025-06-20T16:38:00Z" w16du:dateUtc="2025-06-20T20:38:00Z">
        <w:r w:rsidR="00673700" w:rsidRPr="00C12775" w:rsidDel="00B679FD">
          <w:delText xml:space="preserve">floods </w:delText>
        </w:r>
      </w:del>
      <w:ins w:id="638" w:author="Nathan Dorn" w:date="2025-06-20T16:38:00Z" w16du:dateUtc="2025-06-20T20:38:00Z">
        <w:r w:rsidR="00B679FD">
          <w:t>water depths</w:t>
        </w:r>
        <w:r w:rsidR="00B679FD" w:rsidRPr="00C12775">
          <w:t xml:space="preserve"> </w:t>
        </w:r>
      </w:ins>
      <w:r w:rsidR="00673700" w:rsidRPr="00C12775">
        <w:t xml:space="preserve">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 Dorn and Cook 2015, Sinnickson and Dorn 2024)</w:t>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6DBE6DA7" w:rsidR="000623EA" w:rsidRDefault="009D59E1" w:rsidP="00656BF2">
      <w:pPr>
        <w:pStyle w:val="NATESTYLE1CommonCollege"/>
      </w:pPr>
      <w:r>
        <w:t>We demonstrated</w:t>
      </w:r>
      <w:r w:rsidR="00B564A9">
        <w:t xml:space="preserve"> the first </w:t>
      </w:r>
      <w:r w:rsidR="00E0549B">
        <w:t xml:space="preserve">demographic isocline approach </w:t>
      </w:r>
      <w:del w:id="639" w:author="Nathan Dorn" w:date="2025-06-20T16:40:00Z" w16du:dateUtc="2025-06-20T20:40:00Z">
        <w:r w:rsidR="00E0549B" w:rsidDel="00417258">
          <w:delText>to studying spatiotemporal recruitment variation in populations</w:delText>
        </w:r>
        <w:r w:rsidR="00B564A9" w:rsidDel="00417258">
          <w:delText xml:space="preserve"> </w:delText>
        </w:r>
      </w:del>
      <w:r w:rsidR="00D94691">
        <w:t>that</w:t>
      </w:r>
      <w:r w:rsidR="000D40B1">
        <w:t xml:space="preserve"> could</w:t>
      </w:r>
      <w:r w:rsidR="00F91AEF">
        <w:t xml:space="preserve"> </w:t>
      </w:r>
      <w:r w:rsidR="00C673A7">
        <w:t>be used</w:t>
      </w:r>
      <w:ins w:id="640" w:author="Nathan Dorn" w:date="2025-06-13T23:28:00Z" w16du:dateUtc="2025-06-14T03:28:00Z">
        <w:r w:rsidR="00311737">
          <w:t xml:space="preserve"> when st</w:t>
        </w:r>
      </w:ins>
      <w:ins w:id="641" w:author="Nathan Dorn" w:date="2025-06-13T23:29:00Z" w16du:dateUtc="2025-06-14T03:29:00Z">
        <w:r w:rsidR="00311737">
          <w:t>udying</w:t>
        </w:r>
      </w:ins>
      <w:del w:id="642" w:author="Nathan Dorn" w:date="2025-06-13T23:28:00Z" w16du:dateUtc="2025-06-14T03:28:00Z">
        <w:r w:rsidR="00C673A7" w:rsidDel="00311737">
          <w:delText xml:space="preserve"> in study</w:delText>
        </w:r>
        <w:r w:rsidR="00C673A7" w:rsidDel="0030707D">
          <w:delText>ing</w:delText>
        </w:r>
      </w:del>
      <w:r w:rsidR="00C673A7">
        <w:t xml:space="preserve"> </w:t>
      </w:r>
      <w:r w:rsidR="009C5786">
        <w:t>an</w:t>
      </w:r>
      <w:r w:rsidR="00873C8B">
        <w:t>d</w:t>
      </w:r>
      <w:r w:rsidR="000A72ED">
        <w:t xml:space="preserve"> managing </w:t>
      </w:r>
      <w:r w:rsidR="000E6B74">
        <w:t>size-structured consumer-resource interactions</w:t>
      </w:r>
      <w:del w:id="643" w:author="Nathan Dorn" w:date="2025-06-20T16:41:00Z" w16du:dateUtc="2025-06-20T20:41:00Z">
        <w:r w:rsidR="00C673A7" w:rsidDel="006E0A17">
          <w:delText xml:space="preserve"> across terrestrial, marine and freshwater ecosystems</w:delText>
        </w:r>
      </w:del>
      <w:r w:rsidR="00E0549B">
        <w:t xml:space="preserve">. </w:t>
      </w:r>
      <w:r w:rsidR="00EB4CA0">
        <w:lastRenderedPageBreak/>
        <w:t xml:space="preserve">The </w:t>
      </w:r>
      <w:ins w:id="644" w:author="Nathan Dorn" w:date="2025-06-20T16:41:00Z" w16du:dateUtc="2025-06-20T20:41:00Z">
        <w:r w:rsidR="0057259B">
          <w:t xml:space="preserve">demographic </w:t>
        </w:r>
      </w:ins>
      <w:r w:rsidR="00EB4CA0">
        <w:t xml:space="preserve">isocline was </w:t>
      </w:r>
      <w:ins w:id="645" w:author="Nathan Dorn" w:date="2025-06-20T16:43:00Z" w16du:dateUtc="2025-06-20T20:43:00Z">
        <w:r w:rsidR="00B96305">
          <w:t xml:space="preserve">conceptually </w:t>
        </w:r>
      </w:ins>
      <w:r w:rsidR="00EB4CA0">
        <w:t xml:space="preserve">derived </w:t>
      </w:r>
      <w:ins w:id="646" w:author="Nathan Dorn" w:date="2025-06-20T16:41:00Z" w16du:dateUtc="2025-06-20T20:41:00Z">
        <w:r w:rsidR="006E0A17">
          <w:t xml:space="preserve">from </w:t>
        </w:r>
      </w:ins>
      <w:ins w:id="647" w:author="Nathan Dorn" w:date="2025-06-20T16:42:00Z" w16du:dateUtc="2025-06-20T20:42:00Z">
        <w:r w:rsidR="000154B1">
          <w:t>well-studied principles</w:t>
        </w:r>
      </w:ins>
      <w:ins w:id="648" w:author="Nathan Dorn" w:date="2025-06-20T16:41:00Z" w16du:dateUtc="2025-06-20T20:41:00Z">
        <w:r w:rsidR="006E0A17">
          <w:t xml:space="preserve"> of size-structured interactions</w:t>
        </w:r>
      </w:ins>
      <w:ins w:id="649" w:author="Nathan Dorn" w:date="2025-06-20T16:43:00Z" w16du:dateUtc="2025-06-20T20:43:00Z">
        <w:r w:rsidR="00B96305">
          <w:t xml:space="preserve"> (Werner and Gilliam 1984, </w:t>
        </w:r>
      </w:ins>
      <w:ins w:id="650" w:author="Nathan Dorn" w:date="2025-06-20T16:44:00Z" w16du:dateUtc="2025-06-20T20:44:00Z">
        <w:r w:rsidR="00B96305">
          <w:t>Davidson et al. 2024)</w:t>
        </w:r>
        <w:r w:rsidR="00641279">
          <w:t>,</w:t>
        </w:r>
      </w:ins>
      <w:ins w:id="651" w:author="Nathan Dorn" w:date="2025-06-20T16:42:00Z" w16du:dateUtc="2025-06-20T20:42:00Z">
        <w:r w:rsidR="00C254B7">
          <w:t xml:space="preserve"> </w:t>
        </w:r>
      </w:ins>
      <w:ins w:id="652" w:author="Nathan Dorn" w:date="2025-06-20T16:44:00Z" w16du:dateUtc="2025-06-20T20:44:00Z">
        <w:r w:rsidR="00641279">
          <w:t>and the operationalized</w:t>
        </w:r>
      </w:ins>
      <w:ins w:id="653" w:author="Nathan Dorn" w:date="2025-06-20T16:42:00Z" w16du:dateUtc="2025-06-20T20:42:00Z">
        <w:r w:rsidR="00C254B7">
          <w:t xml:space="preserve"> </w:t>
        </w:r>
      </w:ins>
      <w:ins w:id="654" w:author="Nathan Dorn" w:date="2025-06-20T16:43:00Z" w16du:dateUtc="2025-06-20T20:43:00Z">
        <w:r w:rsidR="00C254B7">
          <w:t>isocline was built</w:t>
        </w:r>
      </w:ins>
      <w:ins w:id="655" w:author="Nathan Dorn" w:date="2025-06-20T16:41:00Z" w16du:dateUtc="2025-06-20T20:41:00Z">
        <w:r w:rsidR="006E0A17">
          <w:t xml:space="preserve"> using </w:t>
        </w:r>
      </w:ins>
      <w:ins w:id="656" w:author="Nathan Dorn" w:date="2025-06-20T16:45:00Z" w16du:dateUtc="2025-06-20T20:45:00Z">
        <w:r w:rsidR="00641279">
          <w:t xml:space="preserve">a size-indexed demographic model and </w:t>
        </w:r>
      </w:ins>
      <w:del w:id="657" w:author="Nathan Dorn" w:date="2025-06-20T16:41:00Z" w16du:dateUtc="2025-06-20T20:41:00Z">
        <w:r w:rsidR="00EB4CA0" w:rsidDel="0057259B">
          <w:delText xml:space="preserve">from </w:delText>
        </w:r>
      </w:del>
      <w:ins w:id="658" w:author="Nathan Dorn" w:date="2025-06-20T16:41:00Z" w16du:dateUtc="2025-06-20T20:41:00Z">
        <w:r w:rsidR="0057259B">
          <w:t xml:space="preserve">theoretical </w:t>
        </w:r>
      </w:ins>
      <w:r w:rsidR="00EB4CA0">
        <w:t>combinations of daily survival and growth</w:t>
      </w:r>
      <w:ins w:id="659" w:author="Nathan Dorn" w:date="2025-06-20T16:45:00Z" w16du:dateUtc="2025-06-20T20:45:00Z">
        <w:r w:rsidR="00641279">
          <w:t>.</w:t>
        </w:r>
      </w:ins>
      <w:r w:rsidR="00EB4CA0">
        <w:t xml:space="preserve"> </w:t>
      </w:r>
      <w:del w:id="660" w:author="Nathan Dorn" w:date="2025-06-20T16:45:00Z" w16du:dateUtc="2025-06-20T20:45:00Z">
        <w:r w:rsidR="00EB4CA0" w:rsidDel="00641279">
          <w:delText xml:space="preserve">of </w:delText>
        </w:r>
      </w:del>
      <w:del w:id="661" w:author="Nathan Dorn" w:date="2025-06-13T23:28:00Z" w16du:dateUtc="2025-06-14T03:28:00Z">
        <w:r w:rsidR="00EB4CA0" w:rsidDel="00585E7C">
          <w:delText xml:space="preserve">sensitive </w:delText>
        </w:r>
      </w:del>
      <w:del w:id="662" w:author="Nathan Dorn" w:date="2025-06-20T16:44:00Z" w16du:dateUtc="2025-06-20T20:44:00Z">
        <w:r w:rsidR="00EB4CA0" w:rsidDel="00641279">
          <w:delText xml:space="preserve">sizes </w:delText>
        </w:r>
      </w:del>
      <w:del w:id="663" w:author="Nathan Dorn" w:date="2025-06-20T16:45:00Z" w16du:dateUtc="2025-06-20T20:45:00Z">
        <w:r w:rsidR="00A569C7" w:rsidDel="00641279">
          <w:delText xml:space="preserve">within a size-indexed demographic </w:delText>
        </w:r>
        <w:r w:rsidR="002846D5" w:rsidDel="00641279">
          <w:delText>model and</w:delText>
        </w:r>
        <w:r w:rsidR="00B4723D" w:rsidDel="00641279">
          <w:delText xml:space="preserve"> </w:delText>
        </w:r>
      </w:del>
      <w:ins w:id="664" w:author="Nathan Dorn" w:date="2025-06-20T16:45:00Z" w16du:dateUtc="2025-06-20T20:45:00Z">
        <w:r w:rsidR="00641279">
          <w:t xml:space="preserve">The isocline </w:t>
        </w:r>
      </w:ins>
      <w:r w:rsidR="00B4723D">
        <w:t>i</w:t>
      </w:r>
      <w:r w:rsidR="00492F27">
        <w:t>llustrated</w:t>
      </w:r>
      <w:r w:rsidR="00873C8B">
        <w:t xml:space="preserve"> </w:t>
      </w:r>
      <w:del w:id="665" w:author="Nathan Dorn" w:date="2025-06-20T16:45:00Z" w16du:dateUtc="2025-06-20T20:45:00Z">
        <w:r w:rsidR="00873C8B" w:rsidDel="00641279">
          <w:delText>a</w:delText>
        </w:r>
        <w:r w:rsidR="00B4723D" w:rsidDel="00641279">
          <w:delText xml:space="preserve"> </w:delText>
        </w:r>
      </w:del>
      <w:ins w:id="666" w:author="Nathan Dorn" w:date="2025-06-20T16:45:00Z" w16du:dateUtc="2025-06-20T20:45:00Z">
        <w:r w:rsidR="00641279">
          <w:t xml:space="preserve">the expected </w:t>
        </w:r>
      </w:ins>
      <w:r w:rsidR="00B4723D">
        <w:t xml:space="preserve">negative relationship between </w:t>
      </w:r>
      <w:r w:rsidR="003F2C39">
        <w:t xml:space="preserve">juvenile </w:t>
      </w:r>
      <w:r w:rsidR="00B4723D">
        <w:t>growth and surviv</w:t>
      </w:r>
      <w:ins w:id="667" w:author="Nathan Dorn" w:date="2025-06-20T16:45:00Z" w16du:dateUtc="2025-06-20T20:45:00Z">
        <w:r w:rsidR="0052305D">
          <w:t>al</w:t>
        </w:r>
      </w:ins>
      <w:del w:id="668" w:author="Nathan Dorn" w:date="2025-06-20T16:45:00Z" w16du:dateUtc="2025-06-20T20:45:00Z">
        <w:r w:rsidR="00B4723D" w:rsidDel="00641279">
          <w:delText>al</w:delText>
        </w:r>
      </w:del>
      <w:del w:id="669" w:author="Nathan Dorn" w:date="2025-06-20T16:46:00Z" w16du:dateUtc="2025-06-20T20:46:00Z">
        <w:r w:rsidR="002846D5" w:rsidDel="0052305D">
          <w:delText xml:space="preserve">. The negative relationship </w:delText>
        </w:r>
        <w:r w:rsidR="00073570" w:rsidDel="0052305D">
          <w:delText>indicates that</w:delText>
        </w:r>
      </w:del>
      <w:ins w:id="670" w:author="Nathan Dorn" w:date="2025-06-20T16:46:00Z" w16du:dateUtc="2025-06-20T20:46:00Z">
        <w:r w:rsidR="0052305D">
          <w:t>;</w:t>
        </w:r>
      </w:ins>
      <w:r w:rsidR="00073570">
        <w:t xml:space="preserve"> populations with </w:t>
      </w:r>
      <w:r w:rsidR="003D1F0B">
        <w:t>faster</w:t>
      </w:r>
      <w:r w:rsidR="00863395">
        <w:t>-</w:t>
      </w:r>
      <w:r w:rsidR="003D1F0B">
        <w:t xml:space="preserve">growing juveniles can </w:t>
      </w:r>
      <w:r w:rsidR="003F2C39">
        <w:t xml:space="preserve">withstand </w:t>
      </w:r>
      <w:ins w:id="671" w:author="Nathan Dorn" w:date="2025-06-20T16:46:00Z" w16du:dateUtc="2025-06-20T20:46:00Z">
        <w:r w:rsidR="0052305D">
          <w:t xml:space="preserve">(λ=1) </w:t>
        </w:r>
      </w:ins>
      <w:r w:rsidR="003F2C39">
        <w:t>greater mortality (low</w:t>
      </w:r>
      <w:r w:rsidR="00202AFE">
        <w:t>er survival)</w:t>
      </w:r>
      <w:del w:id="672" w:author="Nathan Dorn" w:date="2025-06-13T23:29:00Z" w16du:dateUtc="2025-06-14T03:29:00Z">
        <w:r w:rsidR="003F2C39" w:rsidDel="00C03759">
          <w:delText xml:space="preserve"> and still grow</w:delText>
        </w:r>
      </w:del>
      <w:r w:rsidR="00202AFE">
        <w:t>.</w:t>
      </w:r>
      <w:r w:rsidR="0034634F">
        <w:t xml:space="preserve"> </w:t>
      </w:r>
      <w:ins w:id="673" w:author="Nathan Dorn" w:date="2025-06-20T16:47:00Z" w16du:dateUtc="2025-06-20T20:47:00Z">
        <w:r w:rsidR="0052305D">
          <w:t>A demographic</w:t>
        </w:r>
      </w:ins>
      <w:del w:id="674" w:author="Nathan Dorn" w:date="2025-06-20T16:47:00Z" w16du:dateUtc="2025-06-20T20:47:00Z">
        <w:r w:rsidR="00E2095E" w:rsidDel="0052305D">
          <w:delText>When this approach is</w:delText>
        </w:r>
        <w:r w:rsidR="00395543" w:rsidDel="0052305D">
          <w:delText xml:space="preserve"> </w:delText>
        </w:r>
        <w:r w:rsidR="004908BD" w:rsidDel="0052305D">
          <w:delText>operationalize</w:delText>
        </w:r>
        <w:r w:rsidR="002138FE" w:rsidDel="0052305D">
          <w:delText>d</w:delText>
        </w:r>
        <w:r w:rsidR="004908BD" w:rsidDel="0052305D">
          <w:delText xml:space="preserve"> </w:delText>
        </w:r>
        <w:r w:rsidR="00AA0669" w:rsidDel="0052305D">
          <w:delText xml:space="preserve">in </w:delText>
        </w:r>
        <w:r w:rsidR="00D02B1F" w:rsidDel="0052305D">
          <w:delText>a field setting</w:delText>
        </w:r>
        <w:r w:rsidR="00643AAD" w:rsidDel="0052305D">
          <w:delText>, the</w:delText>
        </w:r>
      </w:del>
      <w:r w:rsidR="00643AAD">
        <w:t xml:space="preserve"> </w:t>
      </w:r>
      <w:ins w:id="675" w:author="Nathan Dorn" w:date="2025-06-13T23:30:00Z" w16du:dateUtc="2025-06-14T03:30:00Z">
        <w:r w:rsidR="00F451F7">
          <w:t xml:space="preserve">isocline can be used </w:t>
        </w:r>
      </w:ins>
      <w:ins w:id="676" w:author="Nathan Dorn" w:date="2025-06-13T23:31:00Z" w16du:dateUtc="2025-06-14T03:31:00Z">
        <w:r w:rsidR="00F451F7">
          <w:t xml:space="preserve">as a map to interpret empirically measured rates in a </w:t>
        </w:r>
      </w:ins>
      <w:del w:id="677" w:author="Nathan Dorn" w:date="2025-06-13T23:31:00Z" w16du:dateUtc="2025-06-14T03:31:00Z">
        <w:r w:rsidR="00643AAD" w:rsidDel="00F451F7">
          <w:delText xml:space="preserve">local </w:delText>
        </w:r>
      </w:del>
      <w:r w:rsidR="00643AAD">
        <w:t>population dynamic</w:t>
      </w:r>
      <w:ins w:id="678" w:author="Nathan Dorn" w:date="2025-06-13T23:31:00Z" w16du:dateUtc="2025-06-14T03:31:00Z">
        <w:r w:rsidR="00F451F7">
          <w:t xml:space="preserve"> context</w:t>
        </w:r>
      </w:ins>
      <w:del w:id="679" w:author="Nathan Dorn" w:date="2025-06-13T23:31:00Z" w16du:dateUtc="2025-06-14T03:31:00Z">
        <w:r w:rsidR="00643AAD" w:rsidDel="00F451F7">
          <w:delText xml:space="preserve">s can be </w:delText>
        </w:r>
      </w:del>
      <w:del w:id="680" w:author="Nathan Dorn" w:date="2025-06-13T23:30:00Z" w16du:dateUtc="2025-06-14T03:30:00Z">
        <w:r w:rsidR="00643AAD" w:rsidDel="00891894">
          <w:delText xml:space="preserve">interpreted </w:delText>
        </w:r>
      </w:del>
      <w:del w:id="681" w:author="Nathan Dorn" w:date="2025-06-13T23:31:00Z" w16du:dateUtc="2025-06-14T03:31:00Z">
        <w:r w:rsidR="00643AAD" w:rsidDel="00F451F7">
          <w:delText xml:space="preserve">from </w:delText>
        </w:r>
        <w:r w:rsidR="00D02B1F" w:rsidDel="00F451F7">
          <w:delText>field-based demographic rates</w:delText>
        </w:r>
      </w:del>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of an </w:t>
      </w:r>
      <w:r w:rsidR="005B3D03">
        <w:t>e</w:t>
      </w:r>
      <w:r w:rsidR="008C5BA6">
        <w:t xml:space="preserve">ndangered </w:t>
      </w:r>
      <w:r w:rsidR="007F5107">
        <w:t>species</w:t>
      </w:r>
      <w:r w:rsidR="005B3D03">
        <w:t>.</w:t>
      </w:r>
      <w:r w:rsidR="00585F06">
        <w:t xml:space="preserve"> </w:t>
      </w:r>
      <w:ins w:id="682" w:author="Nathan Dorn" w:date="2025-06-20T16:47:00Z" w16du:dateUtc="2025-06-20T20:47:00Z">
        <w:r w:rsidR="0061649B">
          <w:t xml:space="preserve">We encourage others to consider </w:t>
        </w:r>
      </w:ins>
      <w:ins w:id="683" w:author="Nathan Dorn" w:date="2025-06-20T16:49:00Z" w16du:dateUtc="2025-06-20T20:49:00Z">
        <w:r w:rsidR="00834151">
          <w:t xml:space="preserve">further theoretical exploration of the concept and </w:t>
        </w:r>
        <w:r w:rsidR="00D622B0">
          <w:t xml:space="preserve">development of </w:t>
        </w:r>
      </w:ins>
      <w:ins w:id="684" w:author="Nathan Dorn" w:date="2025-06-20T16:48:00Z" w16du:dateUtc="2025-06-20T20:48:00Z">
        <w:r w:rsidR="00AE55D6">
          <w:t xml:space="preserve">size-indexed models and </w:t>
        </w:r>
      </w:ins>
      <w:ins w:id="685" w:author="Nathan Dorn" w:date="2025-06-20T16:47:00Z" w16du:dateUtc="2025-06-20T20:47:00Z">
        <w:r w:rsidR="0061649B">
          <w:t xml:space="preserve">demographic isoclines to study </w:t>
        </w:r>
      </w:ins>
      <w:ins w:id="686" w:author="Nathan Dorn" w:date="2025-06-20T16:48:00Z" w16du:dateUtc="2025-06-20T20:48:00Z">
        <w:r w:rsidR="0061649B">
          <w:t xml:space="preserve">populations with </w:t>
        </w:r>
        <w:r w:rsidR="00AE55D6">
          <w:t xml:space="preserve">high </w:t>
        </w:r>
        <w:r w:rsidR="0061649B">
          <w:t xml:space="preserve">recruitment variability. </w:t>
        </w:r>
      </w:ins>
    </w:p>
    <w:p w14:paraId="27F757A9" w14:textId="77777777" w:rsidR="00673700" w:rsidRPr="00524172" w:rsidRDefault="00673700" w:rsidP="00656BF2">
      <w:pPr>
        <w:pStyle w:val="Heading1"/>
      </w:pPr>
      <w:r w:rsidRPr="00524172">
        <w:t>Acknowledgments:</w:t>
      </w:r>
    </w:p>
    <w:p w14:paraId="56EAB1C1" w14:textId="0132A939" w:rsidR="00673700" w:rsidRDefault="00673700" w:rsidP="00656BF2">
      <w:pPr>
        <w:pStyle w:val="NATESTYLE1CommonCollege"/>
      </w:pPr>
      <w:r w:rsidRPr="00524172">
        <w:t>J. Sommer and E. Cline were instrumental in completing the fieldwork and maintaining the wetland hydrologic conditions.</w:t>
      </w:r>
      <w:r>
        <w:t xml:space="preserve"> K. Buckman, S. Olayon, J. </w:t>
      </w:r>
      <w:proofErr w:type="spellStart"/>
      <w:r>
        <w:t>Aymonin</w:t>
      </w:r>
      <w:proofErr w:type="spellEnd"/>
      <w:r>
        <w:t xml:space="preserve">, and K. Chehab also participated in field work. The thoughtful comments of this work from the </w:t>
      </w:r>
      <w:r w:rsidR="00914B6F">
        <w:t xml:space="preserve">Aquatic </w:t>
      </w:r>
      <w:r>
        <w:t xml:space="preserve">ecology lab in Florida International University significantly improved this work. </w:t>
      </w:r>
      <w:r w:rsidRPr="00524172">
        <w:t xml:space="preserve">This work was made possible by a contract between the South Florida Water Management District and Florida Atlantic </w:t>
      </w:r>
      <w:proofErr w:type="gramStart"/>
      <w:r w:rsidRPr="00524172">
        <w:t>University</w:t>
      </w:r>
      <w:r w:rsidR="0006029E">
        <w:t xml:space="preserve"> (#</w:t>
      </w:r>
      <w:proofErr w:type="gramEnd"/>
      <w:r w:rsidR="0006029E">
        <w:t xml:space="preserve">4600003950) and Florida International </w:t>
      </w:r>
      <w:proofErr w:type="gramStart"/>
      <w:r w:rsidR="0006029E">
        <w:t>University (#</w:t>
      </w:r>
      <w:proofErr w:type="gramEnd"/>
      <w:r w:rsidR="0006029E">
        <w:t>4500</w:t>
      </w:r>
      <w:r w:rsidR="00161B97">
        <w:t>013351)</w:t>
      </w:r>
      <w:r w:rsidRPr="00524172">
        <w:t>.</w:t>
      </w:r>
      <w:r w:rsidR="00161B97">
        <w:t xml:space="preserve"> It was </w:t>
      </w:r>
      <w:r w:rsidR="00161B97">
        <w:lastRenderedPageBreak/>
        <w:t xml:space="preserve">also </w:t>
      </w:r>
      <w:r w:rsidR="00D76934">
        <w:t xml:space="preserve">made possible through the cooperative agreement between Florida International University and National Park </w:t>
      </w:r>
      <w:proofErr w:type="gramStart"/>
      <w:r w:rsidR="00D76934">
        <w:t>Service (#</w:t>
      </w:r>
      <w:proofErr w:type="gramEnd"/>
      <w:r w:rsidR="00D76934">
        <w:t>P21AC10856).</w:t>
      </w:r>
      <w:r>
        <w:t xml:space="preserve"> </w:t>
      </w:r>
      <w:r w:rsidRPr="00524172">
        <w:t>This paper is contribution ## the Institute of Environment at Florida International University.</w:t>
      </w:r>
      <w:r>
        <w:t xml:space="preserve"> </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403FF8C9" w14:textId="77777777" w:rsidR="00673700" w:rsidRDefault="00673700" w:rsidP="00656BF2">
      <w:pPr>
        <w:pStyle w:val="Heading1"/>
      </w:pPr>
      <w:r>
        <w:t>Conflict of Interests</w:t>
      </w:r>
    </w:p>
    <w:p w14:paraId="0F403047" w14:textId="504CE12C" w:rsidR="00673700" w:rsidRDefault="00673700" w:rsidP="00656BF2">
      <w:r>
        <w:t>We declare no financial interests that could create conflicts for this work.</w:t>
      </w:r>
    </w:p>
    <w:p w14:paraId="0558C2D5" w14:textId="629824FA" w:rsidR="00AF7FFE" w:rsidRDefault="00AF7FFE" w:rsidP="00656BF2">
      <w:pPr>
        <w:pStyle w:val="Heading1"/>
      </w:pPr>
      <w:r>
        <w:t>References</w:t>
      </w:r>
    </w:p>
    <w:p w14:paraId="3960A3EC" w14:textId="77777777" w:rsidR="00976421" w:rsidRPr="00976421" w:rsidRDefault="00781DC3" w:rsidP="00976421">
      <w:pPr>
        <w:pStyle w:val="Bibliography"/>
        <w:rPr>
          <w:rFonts w:cs="Times New Roman"/>
        </w:rPr>
      </w:pPr>
      <w:r>
        <w:fldChar w:fldCharType="begin"/>
      </w:r>
      <w:r w:rsidR="00602914">
        <w:instrText xml:space="preserve"> ADDIN ZOTERO_BIBL {"uncited":[],"omitted":[],"custom":[]} CSL_BIBLIOGRAPHY </w:instrText>
      </w:r>
      <w:r>
        <w:fldChar w:fldCharType="separate"/>
      </w:r>
      <w:r w:rsidR="00976421" w:rsidRPr="00976421">
        <w:rPr>
          <w:rFonts w:cs="Times New Roman"/>
        </w:rPr>
        <w:t>Accolla, C., A. Schmolke, M. Vaugeois, and N. Galic. 2024. Density-dependent population regulation in freshwater fishes and small mammals: A literature review and insights for Ecological Risk Assessment. Integrated Environmental Assessment and Management 20:1225–1236.</w:t>
      </w:r>
    </w:p>
    <w:p w14:paraId="4B7D577F" w14:textId="77777777" w:rsidR="00976421" w:rsidRPr="00976421" w:rsidRDefault="00976421" w:rsidP="00976421">
      <w:pPr>
        <w:pStyle w:val="Bibliography"/>
        <w:rPr>
          <w:rFonts w:cs="Times New Roman"/>
        </w:rPr>
      </w:pPr>
      <w:r w:rsidRPr="00976421">
        <w:rPr>
          <w:rFonts w:cs="Times New Roman"/>
        </w:rPr>
        <w:t>Baker, R., and N. Waltham. 2020. Tethering mobile aquatic organisms to measure predation: A renewed call for caution. Journal of Experimental Marine Biology and Ecology 523:151270.</w:t>
      </w:r>
    </w:p>
    <w:p w14:paraId="229276E9" w14:textId="77777777" w:rsidR="00976421" w:rsidRPr="00976421" w:rsidRDefault="00976421" w:rsidP="00976421">
      <w:pPr>
        <w:pStyle w:val="Bibliography"/>
        <w:rPr>
          <w:rFonts w:cs="Times New Roman"/>
        </w:rPr>
      </w:pPr>
      <w:r w:rsidRPr="00976421">
        <w:rPr>
          <w:rFonts w:cs="Times New Roman"/>
        </w:rPr>
        <w:t>Barrus, N. T., D. Drumheller, M. I. Cook, and N. J. Dorn. 2023. Life history responses of two co-occurring congeneric Apple Snails (Pomacea maculata and P. paludosa) to variation in water depth and metaphyton total phosphorus. Hydrobiologia 850:841–860.</w:t>
      </w:r>
    </w:p>
    <w:p w14:paraId="67E87EF7" w14:textId="77777777" w:rsidR="00976421" w:rsidRPr="00976421" w:rsidRDefault="00976421" w:rsidP="00976421">
      <w:pPr>
        <w:pStyle w:val="Bibliography"/>
        <w:rPr>
          <w:rFonts w:cs="Times New Roman"/>
        </w:rPr>
      </w:pPr>
      <w:r w:rsidRPr="00976421">
        <w:rPr>
          <w:rFonts w:cs="Times New Roman"/>
        </w:rPr>
        <w:lastRenderedPageBreak/>
        <w:t>Beschta, R. L., and W. J. Ripple. 2016. Riparian vegetation recovery in Yellowstone: The first two decades after wolf reintroduction. Biological Conservation 198:93–103.</w:t>
      </w:r>
    </w:p>
    <w:p w14:paraId="5D5BBE05" w14:textId="77777777" w:rsidR="00976421" w:rsidRPr="00976421" w:rsidRDefault="00976421" w:rsidP="00976421">
      <w:pPr>
        <w:pStyle w:val="Bibliography"/>
        <w:rPr>
          <w:rFonts w:cs="Times New Roman"/>
        </w:rPr>
      </w:pPr>
      <w:r w:rsidRPr="00976421">
        <w:rPr>
          <w:rFonts w:cs="Times New Roman"/>
        </w:rPr>
        <w:t>Brannelly, L. A., M. E. B. Ohmer, V. Saenz, and C. L. Richards‐Zawacki. 2019. Effects of hydroperiod on growth, development, survival and immune defences in a temperate amphibian. Functional Ecology 33:1952–1961.</w:t>
      </w:r>
    </w:p>
    <w:p w14:paraId="23959C10" w14:textId="77777777" w:rsidR="00976421" w:rsidRPr="00976421" w:rsidRDefault="00976421" w:rsidP="00976421">
      <w:pPr>
        <w:pStyle w:val="Bibliography"/>
        <w:rPr>
          <w:rFonts w:cs="Times New Roman"/>
        </w:rPr>
      </w:pPr>
      <w:r w:rsidRPr="00976421">
        <w:rPr>
          <w:rFonts w:cs="Times New Roman"/>
        </w:rPr>
        <w:t>Brice, E. M., E. J. Larsen, D. R. Stahler, and D. R. MacNulty. 2024. The primacy of density‐mediated indirect effects in a community of wolves, elk, and aspen. Ecological Monographs:e1627.</w:t>
      </w:r>
    </w:p>
    <w:p w14:paraId="3D90C7E9" w14:textId="77777777" w:rsidR="00976421" w:rsidRPr="00976421" w:rsidRDefault="00976421" w:rsidP="00976421">
      <w:pPr>
        <w:pStyle w:val="Bibliography"/>
        <w:rPr>
          <w:rFonts w:cs="Times New Roman"/>
        </w:rPr>
      </w:pPr>
      <w:r w:rsidRPr="00976421">
        <w:rPr>
          <w:rFonts w:cs="Times New Roman"/>
        </w:rPr>
        <w:t>Carlson, S. M., E. M. Olsen, and L. A. Vllestad. 2008. Seasonal mortality and the effect of body size: a review and an empirical test using individual data on brown trout. Functional Ecology 22:663–673.</w:t>
      </w:r>
    </w:p>
    <w:p w14:paraId="76521506" w14:textId="77777777" w:rsidR="00976421" w:rsidRPr="00976421" w:rsidRDefault="00976421" w:rsidP="00976421">
      <w:pPr>
        <w:pStyle w:val="Bibliography"/>
        <w:rPr>
          <w:rFonts w:cs="Times New Roman"/>
        </w:rPr>
      </w:pPr>
      <w:r w:rsidRPr="00976421">
        <w:rPr>
          <w:rFonts w:cs="Times New Roman"/>
        </w:rPr>
        <w:t>Cattau, C. E., P. C. Darby, R. J. Fletcher, and W. M. Kitchens. 2014. Reproductive responses of the endangered snail kite to variations in prey density: Effects of Prey Density on Kite Reproduction. The Journal of Wildlife Management 78:620–631.</w:t>
      </w:r>
    </w:p>
    <w:p w14:paraId="45FD9026" w14:textId="77777777" w:rsidR="00976421" w:rsidRPr="00976421" w:rsidRDefault="00976421" w:rsidP="00976421">
      <w:pPr>
        <w:pStyle w:val="Bibliography"/>
        <w:rPr>
          <w:rFonts w:cs="Times New Roman"/>
        </w:rPr>
      </w:pPr>
      <w:r w:rsidRPr="00976421">
        <w:rPr>
          <w:rFonts w:cs="Times New Roman"/>
        </w:rPr>
        <w:t>Craig, J. K., B. J. Burke, L. B. Crowder, and J. A. Rice. 2006. Prey growth and size-dependent predation in juvenile estuarine fishes: experimental and model analyses. Ecology 87:2366–2377.</w:t>
      </w:r>
    </w:p>
    <w:p w14:paraId="2B8FDD25" w14:textId="77777777" w:rsidR="00976421" w:rsidRPr="00976421" w:rsidRDefault="00976421" w:rsidP="00976421">
      <w:pPr>
        <w:pStyle w:val="Bibliography"/>
        <w:rPr>
          <w:rFonts w:cs="Times New Roman"/>
        </w:rPr>
      </w:pPr>
      <w:r w:rsidRPr="00976421">
        <w:rPr>
          <w:rFonts w:cs="Times New Roman"/>
        </w:rPr>
        <w:t>Darby, P. C., D. L. DeAngelis, S. S. Romañach, K. Suir, and J. Bridevaux. 2015. Modeling apple snail population dynamics on the Everglades landscape. Landscape Ecology 30:1497–1510.</w:t>
      </w:r>
    </w:p>
    <w:p w14:paraId="49239807" w14:textId="77777777" w:rsidR="00976421" w:rsidRPr="00976421" w:rsidRDefault="00976421" w:rsidP="00976421">
      <w:pPr>
        <w:pStyle w:val="Bibliography"/>
        <w:rPr>
          <w:rFonts w:cs="Times New Roman"/>
        </w:rPr>
      </w:pPr>
      <w:r w:rsidRPr="00976421">
        <w:rPr>
          <w:rFonts w:cs="Times New Roman"/>
        </w:rPr>
        <w:t>Davidson, A. T., and N. J. Dorn. 2017. Life history traits determine the differential vulnerability of native and invasive apple snails (Pomacea spp.) to a shared juvenile-stage predator. Aquatic Ecology 51:331–341.</w:t>
      </w:r>
    </w:p>
    <w:p w14:paraId="758C183C" w14:textId="77777777" w:rsidR="00976421" w:rsidRPr="00976421" w:rsidRDefault="00976421" w:rsidP="00976421">
      <w:pPr>
        <w:pStyle w:val="Bibliography"/>
        <w:rPr>
          <w:rFonts w:cs="Times New Roman"/>
        </w:rPr>
      </w:pPr>
      <w:r w:rsidRPr="00976421">
        <w:rPr>
          <w:rFonts w:cs="Times New Roman"/>
        </w:rPr>
        <w:lastRenderedPageBreak/>
        <w:t>Davidson, A. T., and N. J. Dorn. 2018. System productivity alters predator sorting of a size-structured mixed prey community. Oecologia 186:1101–1111.</w:t>
      </w:r>
    </w:p>
    <w:p w14:paraId="1A8AB1E1" w14:textId="77777777" w:rsidR="00976421" w:rsidRPr="00976421" w:rsidRDefault="00976421" w:rsidP="00976421">
      <w:pPr>
        <w:pStyle w:val="Bibliography"/>
        <w:rPr>
          <w:rFonts w:cs="Times New Roman"/>
        </w:rPr>
      </w:pPr>
      <w:r w:rsidRPr="00976421">
        <w:rPr>
          <w:rFonts w:cs="Times New Roman"/>
        </w:rPr>
        <w:t>Davidson, A. T., E. A. Hamman, M. W. McCoy, and J. R. Vonesh. 2021. Asymmetrical effects of temperature on stage‐structured predator–prey interactions. Functional Ecology 35:1041–1054.</w:t>
      </w:r>
    </w:p>
    <w:p w14:paraId="55D6D6C9" w14:textId="77777777" w:rsidR="00976421" w:rsidRPr="00976421" w:rsidRDefault="00976421" w:rsidP="00976421">
      <w:pPr>
        <w:pStyle w:val="Bibliography"/>
        <w:rPr>
          <w:rFonts w:cs="Times New Roman"/>
        </w:rPr>
      </w:pPr>
      <w:r w:rsidRPr="00976421">
        <w:rPr>
          <w:rFonts w:cs="Times New Roman"/>
        </w:rPr>
        <w:t>Davidson, A. T., C. R. Stunkle, J. T. Armstrong, E. A. Hamman, M. W. McCoy, and J. R. Vonesh. 2024. Warming and top‐down control of stage‐structured prey: Linking theory to patterns in natural systems. Ecology 105:e4213.</w:t>
      </w:r>
    </w:p>
    <w:p w14:paraId="2DFAB2E4" w14:textId="77777777" w:rsidR="00976421" w:rsidRPr="00976421" w:rsidRDefault="00976421" w:rsidP="00976421">
      <w:pPr>
        <w:pStyle w:val="Bibliography"/>
        <w:rPr>
          <w:rFonts w:cs="Times New Roman"/>
        </w:rPr>
      </w:pPr>
      <w:r w:rsidRPr="00976421">
        <w:rPr>
          <w:rFonts w:cs="Times New Roman"/>
        </w:rPr>
        <w:t>De Roos, A. M., L. Persson, and E. McCauley. 2003. The influence of size‐dependent life‐history traits on the structure and dynamics of populations and communities. Ecology Letters 6:473–487.</w:t>
      </w:r>
    </w:p>
    <w:p w14:paraId="05AD8E74" w14:textId="77777777" w:rsidR="00976421" w:rsidRPr="00976421" w:rsidRDefault="00976421" w:rsidP="00976421">
      <w:pPr>
        <w:pStyle w:val="Bibliography"/>
        <w:rPr>
          <w:rFonts w:cs="Times New Roman"/>
        </w:rPr>
      </w:pPr>
      <w:r w:rsidRPr="00976421">
        <w:rPr>
          <w:rFonts w:cs="Times New Roman"/>
        </w:rPr>
        <w:t>Drumheller, D. K., M. I. Cook, and N. J. Dorn. 2022. The role of direct chemical inhibition in the displacement of a native herbivore by an invasive congener. Biological Invasions 24:1739–1753.</w:t>
      </w:r>
    </w:p>
    <w:p w14:paraId="6E3E9F67" w14:textId="77777777" w:rsidR="00976421" w:rsidRPr="00976421" w:rsidRDefault="00976421" w:rsidP="00976421">
      <w:pPr>
        <w:pStyle w:val="Bibliography"/>
        <w:rPr>
          <w:rFonts w:cs="Times New Roman"/>
        </w:rPr>
      </w:pPr>
      <w:r w:rsidRPr="00976421">
        <w:rPr>
          <w:rFonts w:cs="Times New Roman"/>
        </w:rPr>
        <w:t>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w:t>
      </w:r>
      <w:r w:rsidRPr="00976421">
        <w:rPr>
          <w:rFonts w:cs="Times New Roman"/>
        </w:rPr>
        <w:lastRenderedPageBreak/>
        <w:t>Gomez. 2023. A standard protocol to report discrete stage-structured demographic information. Methods in Ecology and Evolution 14:2065–2083.</w:t>
      </w:r>
    </w:p>
    <w:p w14:paraId="73761326" w14:textId="77777777" w:rsidR="00976421" w:rsidRPr="00976421" w:rsidRDefault="00976421" w:rsidP="00976421">
      <w:pPr>
        <w:pStyle w:val="Bibliography"/>
        <w:rPr>
          <w:rFonts w:cs="Times New Roman"/>
        </w:rPr>
      </w:pPr>
      <w:r w:rsidRPr="00976421">
        <w:rPr>
          <w:rFonts w:cs="Times New Roman"/>
        </w:rPr>
        <w:t>Gaiser, E. E., P. V. McCormick, S. E. Hagerthey, and A. D. Gottlieb. 2011. Landscape Patterns of Periphyton in the Florida Everglades. Critical Reviews in Environmental Science and Technology 41:92–120.</w:t>
      </w:r>
    </w:p>
    <w:p w14:paraId="13C985D4" w14:textId="77777777" w:rsidR="00976421" w:rsidRPr="00976421" w:rsidRDefault="00976421" w:rsidP="00976421">
      <w:pPr>
        <w:pStyle w:val="Bibliography"/>
        <w:rPr>
          <w:rFonts w:cs="Times New Roman"/>
        </w:rPr>
      </w:pPr>
      <w:r w:rsidRPr="00976421">
        <w:rPr>
          <w:rFonts w:cs="Times New Roman"/>
        </w:rPr>
        <w:t>Gaiser, E. E., J. C. Trexler, and P. R. Wetzel. 2012. The Florida Everglades. Pages 231–252 Wetland Habitats of North America. University of California Press, Los Angeles California.</w:t>
      </w:r>
    </w:p>
    <w:p w14:paraId="351FD495" w14:textId="77777777" w:rsidR="00976421" w:rsidRPr="00976421" w:rsidRDefault="00976421" w:rsidP="00976421">
      <w:pPr>
        <w:pStyle w:val="Bibliography"/>
        <w:rPr>
          <w:rFonts w:cs="Times New Roman"/>
        </w:rPr>
      </w:pPr>
      <w:r w:rsidRPr="00976421">
        <w:rPr>
          <w:rFonts w:cs="Times New Roman"/>
        </w:rPr>
        <w:t>Gutierre, Darby, Valentine-Darby, Mellow, Therrien, and Watford. 2019. Contrasting Patterns of Pomacea maculata Establishment and Dispersal in an Everglades Wetland Unit and a Central Florida Lake. Diversity 11:1–20.</w:t>
      </w:r>
    </w:p>
    <w:p w14:paraId="212B254F" w14:textId="77777777" w:rsidR="00976421" w:rsidRPr="00976421" w:rsidRDefault="00976421" w:rsidP="00976421">
      <w:pPr>
        <w:pStyle w:val="Bibliography"/>
        <w:rPr>
          <w:rFonts w:cs="Times New Roman"/>
        </w:rPr>
      </w:pPr>
      <w:r w:rsidRPr="00976421">
        <w:rPr>
          <w:rFonts w:cs="Times New Roman"/>
        </w:rPr>
        <w:t>Hanning, G. W. 1979. Aspects of Reproduction in Pomacea paludosa (Mesogastropoda: Pilidae). Florida State University, Tallahassee FL.</w:t>
      </w:r>
    </w:p>
    <w:p w14:paraId="0F42FEA0" w14:textId="77777777" w:rsidR="00976421" w:rsidRPr="00976421" w:rsidRDefault="00976421" w:rsidP="00976421">
      <w:pPr>
        <w:pStyle w:val="Bibliography"/>
        <w:rPr>
          <w:rFonts w:cs="Times New Roman"/>
        </w:rPr>
      </w:pPr>
      <w:r w:rsidRPr="00976421">
        <w:rPr>
          <w:rFonts w:cs="Times New Roman"/>
        </w:rPr>
        <w:t>Hansen, C., S. Newman, C. J. Saunders, E. K. Tate-Boldt, and N. J. Dorn. 2022. Flow-mediated growth of an aquatic herbivore. Hydrobiologia 849:3161–3173.</w:t>
      </w:r>
    </w:p>
    <w:p w14:paraId="182EF913" w14:textId="77777777" w:rsidR="00976421" w:rsidRPr="00976421" w:rsidRDefault="00976421" w:rsidP="00976421">
      <w:pPr>
        <w:pStyle w:val="Bibliography"/>
        <w:rPr>
          <w:rFonts w:cs="Times New Roman"/>
        </w:rPr>
      </w:pPr>
      <w:r w:rsidRPr="00976421">
        <w:rPr>
          <w:rFonts w:cs="Times New Roman"/>
        </w:rPr>
        <w:t xml:space="preserve">Jeyasingh, P. D., and L. J. Weider. 2005. Phosphorus availability mediates plasticity in life-history traits and predator-prey interactions in </w:t>
      </w:r>
      <w:r w:rsidRPr="00976421">
        <w:rPr>
          <w:rFonts w:cs="Times New Roman"/>
          <w:i/>
          <w:iCs/>
        </w:rPr>
        <w:t>Daphnia</w:t>
      </w:r>
      <w:r w:rsidRPr="00976421">
        <w:rPr>
          <w:rFonts w:cs="Times New Roman"/>
        </w:rPr>
        <w:t>: Phosphorus alters life-history and predation. Ecology Letters 8:1021–1028.</w:t>
      </w:r>
    </w:p>
    <w:p w14:paraId="5D16032D" w14:textId="77777777" w:rsidR="00976421" w:rsidRPr="00976421" w:rsidRDefault="00976421" w:rsidP="00976421">
      <w:pPr>
        <w:pStyle w:val="Bibliography"/>
        <w:rPr>
          <w:rFonts w:cs="Times New Roman"/>
        </w:rPr>
      </w:pPr>
      <w:r w:rsidRPr="00976421">
        <w:rPr>
          <w:rFonts w:cs="Times New Roman"/>
        </w:rPr>
        <w:t>Kauffman, M. J., J. F. Brodie, and E. S. Jules. 2010. Are wolves saving Yellowstone’s aspen? A landscape‐level test of a behaviorally mediated trophic cascade. Ecology 91:2742–2755.</w:t>
      </w:r>
    </w:p>
    <w:p w14:paraId="3084B4CF" w14:textId="77777777" w:rsidR="00976421" w:rsidRPr="00976421" w:rsidRDefault="00976421" w:rsidP="00976421">
      <w:pPr>
        <w:pStyle w:val="Bibliography"/>
        <w:rPr>
          <w:rFonts w:cs="Times New Roman"/>
        </w:rPr>
      </w:pPr>
      <w:r w:rsidRPr="00976421">
        <w:rPr>
          <w:rFonts w:cs="Times New Roman"/>
        </w:rPr>
        <w:t>Kesler, D. H., and W. R. Munns. 1989. Predation by Belostoma flumineum (Hemiptera): An Important Cause of Mortality in Freshwater Snails. Journal of the North American Benthological Society 8:342–350.</w:t>
      </w:r>
    </w:p>
    <w:p w14:paraId="6E192C68" w14:textId="77777777" w:rsidR="00976421" w:rsidRPr="00976421" w:rsidRDefault="00976421" w:rsidP="00976421">
      <w:pPr>
        <w:pStyle w:val="Bibliography"/>
        <w:rPr>
          <w:rFonts w:cs="Times New Roman"/>
        </w:rPr>
      </w:pPr>
      <w:r w:rsidRPr="00976421">
        <w:rPr>
          <w:rFonts w:cs="Times New Roman"/>
        </w:rPr>
        <w:lastRenderedPageBreak/>
        <w:t>Kimbro, D. L., B. S. Cheng, and E. D. Grosholz. 2013. Biotic resistance in marine environments. Ecology Letters 16:821–833.</w:t>
      </w:r>
    </w:p>
    <w:p w14:paraId="56C98F5C" w14:textId="77777777" w:rsidR="00976421" w:rsidRPr="00976421" w:rsidRDefault="00976421" w:rsidP="00976421">
      <w:pPr>
        <w:pStyle w:val="Bibliography"/>
        <w:rPr>
          <w:rFonts w:cs="Times New Roman"/>
        </w:rPr>
      </w:pPr>
      <w:r w:rsidRPr="00976421">
        <w:rPr>
          <w:rFonts w:cs="Times New Roman"/>
        </w:rPr>
        <w:t>Ma, G., C. Bai, V. H. W. Rudolf, and C. Ma. 2021. Night warming alters mean warming effects on predator–prey interactions by modifying predator demographics and interaction strengths. Functional Ecology 35:2094–2107.</w:t>
      </w:r>
    </w:p>
    <w:p w14:paraId="0D8DA6C0" w14:textId="77777777" w:rsidR="00976421" w:rsidRPr="00976421" w:rsidRDefault="00976421" w:rsidP="00976421">
      <w:pPr>
        <w:pStyle w:val="Bibliography"/>
        <w:rPr>
          <w:rFonts w:cs="Times New Roman"/>
        </w:rPr>
      </w:pPr>
      <w:r w:rsidRPr="00976421">
        <w:rPr>
          <w:rFonts w:cs="Times New Roman"/>
        </w:rPr>
        <w:t>MacArthur, R., and R. Levins. 1964. Competition, habitat selections, and character displacement in a patchy environment. Proceedings of the National Academy of Sciences 51:1207–1210.</w:t>
      </w:r>
    </w:p>
    <w:p w14:paraId="0E42BD90" w14:textId="77777777" w:rsidR="00976421" w:rsidRPr="00976421" w:rsidRDefault="00976421" w:rsidP="00976421">
      <w:pPr>
        <w:pStyle w:val="Bibliography"/>
        <w:rPr>
          <w:rFonts w:cs="Times New Roman"/>
        </w:rPr>
      </w:pPr>
      <w:r w:rsidRPr="00976421">
        <w:rPr>
          <w:rFonts w:cs="Times New Roman"/>
        </w:rPr>
        <w:t>McCoy, M. W., B. M. Bolker, K. M. Warkentin, and J. R. Vonesh. 2011. Predicting Predation through Prey Ontogeny Using Size-Dependent Functional Response Models. The American Naturalist 177:17.</w:t>
      </w:r>
    </w:p>
    <w:p w14:paraId="316EFE6D" w14:textId="77777777" w:rsidR="00976421" w:rsidRPr="00976421" w:rsidRDefault="00976421" w:rsidP="00976421">
      <w:pPr>
        <w:pStyle w:val="Bibliography"/>
        <w:rPr>
          <w:rFonts w:cs="Times New Roman"/>
        </w:rPr>
      </w:pPr>
      <w:r w:rsidRPr="00976421">
        <w:rPr>
          <w:rFonts w:cs="Times New Roman"/>
        </w:rPr>
        <w:t>McVoy, C. W., W. P. Said, J. Obeyseker, J. A. VanArman, and T. W. Dreschel. 2011. Landscapes and Hydrology of the Predrainage Everglades. University Press of Florida.</w:t>
      </w:r>
    </w:p>
    <w:p w14:paraId="0A236F85" w14:textId="77777777" w:rsidR="00976421" w:rsidRPr="00976421" w:rsidRDefault="00976421" w:rsidP="00976421">
      <w:pPr>
        <w:pStyle w:val="Bibliography"/>
        <w:rPr>
          <w:rFonts w:cs="Times New Roman"/>
        </w:rPr>
      </w:pPr>
      <w:r w:rsidRPr="00976421">
        <w:rPr>
          <w:rFonts w:cs="Times New Roman"/>
        </w:rPr>
        <w:t>Meehan, M. L., K. F. Turnbull, B. J. Sinclair, and Z. Lindo. 2022. Predators minimize energy costs, rather than maximize energy gains under warming: Evidence from a microcosm feeding experiment. Functional Ecology 36:2279–2288.</w:t>
      </w:r>
    </w:p>
    <w:p w14:paraId="0C7A0594" w14:textId="77777777" w:rsidR="00976421" w:rsidRPr="00976421" w:rsidRDefault="00976421" w:rsidP="00976421">
      <w:pPr>
        <w:pStyle w:val="Bibliography"/>
        <w:rPr>
          <w:rFonts w:cs="Times New Roman"/>
        </w:rPr>
      </w:pPr>
      <w:r w:rsidRPr="00976421">
        <w:rPr>
          <w:rFonts w:cs="Times New Roman"/>
        </w:rPr>
        <w:t>Munroe, D., S. Borsetti, K. Ashton-Alcox, and D. Bushek. 2017. Early Post-Settlement Growth in Wild Eastern Oyster (Crassostrea virginica Gemlin 1791) Populations. Estuaries and Coasts 40:880–888.</w:t>
      </w:r>
    </w:p>
    <w:p w14:paraId="4034C473" w14:textId="77777777" w:rsidR="00976421" w:rsidRPr="00976421" w:rsidRDefault="00976421" w:rsidP="00976421">
      <w:pPr>
        <w:pStyle w:val="Bibliography"/>
        <w:rPr>
          <w:rFonts w:cs="Times New Roman"/>
        </w:rPr>
      </w:pPr>
      <w:r w:rsidRPr="00976421">
        <w:rPr>
          <w:rFonts w:cs="Times New Roman"/>
        </w:rPr>
        <w:t>National Academies of Sciences, Engineering, and Medicine. 2021. Progress Toward Restoring the Everglades: The Eighth Biennial Review - 2020. Page 25853. National Academies Press, Washington, D.C.</w:t>
      </w:r>
    </w:p>
    <w:p w14:paraId="436146C5" w14:textId="77777777" w:rsidR="00976421" w:rsidRPr="00976421" w:rsidRDefault="00976421" w:rsidP="00976421">
      <w:pPr>
        <w:pStyle w:val="Bibliography"/>
        <w:rPr>
          <w:rFonts w:cs="Times New Roman"/>
        </w:rPr>
      </w:pPr>
      <w:r w:rsidRPr="00976421">
        <w:rPr>
          <w:rFonts w:cs="Times New Roman"/>
        </w:rPr>
        <w:lastRenderedPageBreak/>
        <w:t>Nunes, L. T., D. R. Barneche, N. S. Lastrucci, A. A. Fraga, J. A. C. C. Nunes, C. E. L. Ferreira, and S. R. Floeter. 2021. Predicting the effects of body size, temperature and diet on animal feeding rates. Functional Ecology 35:2229–2240.</w:t>
      </w:r>
    </w:p>
    <w:p w14:paraId="05E4C8FD" w14:textId="77777777" w:rsidR="00976421" w:rsidRPr="00976421" w:rsidRDefault="00976421" w:rsidP="00976421">
      <w:pPr>
        <w:pStyle w:val="Bibliography"/>
        <w:rPr>
          <w:rFonts w:cs="Times New Roman"/>
        </w:rPr>
      </w:pPr>
      <w:r w:rsidRPr="00976421">
        <w:rPr>
          <w:rFonts w:cs="Times New Roman"/>
        </w:rPr>
        <w:t>O’Hare, N. K. 2010. Pomacea paludosa (Florida Apple Snail) Reproduction in Restored and Natural Seasonal Wetlands in the Everglades. Wetlands 30:1045–1052.</w:t>
      </w:r>
    </w:p>
    <w:p w14:paraId="34FF4816" w14:textId="77777777" w:rsidR="00976421" w:rsidRPr="00976421" w:rsidRDefault="00976421" w:rsidP="00976421">
      <w:pPr>
        <w:pStyle w:val="Bibliography"/>
        <w:rPr>
          <w:rFonts w:cs="Times New Roman"/>
        </w:rPr>
      </w:pPr>
      <w:r w:rsidRPr="00976421">
        <w:rPr>
          <w:rFonts w:cs="Times New Roman"/>
        </w:rPr>
        <w:t>Pepi, A., P. Grof-Tisza, M. Holyoak, and R. Karban. 2018. As temperature increases, predator attack rate is more important to survival than a smaller window of prey vulnerability. Ecology 99:1584–1590.</w:t>
      </w:r>
    </w:p>
    <w:p w14:paraId="407D33FB" w14:textId="77777777" w:rsidR="00976421" w:rsidRPr="00976421" w:rsidRDefault="00976421" w:rsidP="00976421">
      <w:pPr>
        <w:pStyle w:val="Bibliography"/>
        <w:rPr>
          <w:rFonts w:cs="Times New Roman"/>
        </w:rPr>
      </w:pPr>
      <w:r w:rsidRPr="00976421">
        <w:rPr>
          <w:rFonts w:cs="Times New Roman"/>
        </w:rPr>
        <w:t>Pepi, A., T. Hayes, and K. Lyberger. 2023. Thermal asymmetries influence effects of warming on stage and size-dependent predator–prey interactions. Theoretical Ecology 16:105–115.</w:t>
      </w:r>
    </w:p>
    <w:p w14:paraId="1E4002AC" w14:textId="77777777" w:rsidR="00976421" w:rsidRPr="00976421" w:rsidRDefault="00976421" w:rsidP="00976421">
      <w:pPr>
        <w:pStyle w:val="Bibliography"/>
        <w:rPr>
          <w:rFonts w:cs="Times New Roman"/>
        </w:rPr>
      </w:pPr>
      <w:r w:rsidRPr="00976421">
        <w:rPr>
          <w:rFonts w:cs="Times New Roman"/>
        </w:rP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18B335D6" w14:textId="77777777" w:rsidR="00976421" w:rsidRPr="00976421" w:rsidRDefault="00976421" w:rsidP="00976421">
      <w:pPr>
        <w:pStyle w:val="Bibliography"/>
        <w:rPr>
          <w:rFonts w:cs="Times New Roman"/>
        </w:rPr>
      </w:pPr>
      <w:r w:rsidRPr="00976421">
        <w:rPr>
          <w:rFonts w:cs="Times New Roman"/>
        </w:rPr>
        <w:t>Richardson, C. J. 2010. The Everglades: North America’s subtropical wetland. Wetlands Ecology and Management 18:517–542.</w:t>
      </w:r>
    </w:p>
    <w:p w14:paraId="2E2512CF" w14:textId="77777777" w:rsidR="00976421" w:rsidRPr="00976421" w:rsidRDefault="00976421" w:rsidP="00976421">
      <w:pPr>
        <w:pStyle w:val="Bibliography"/>
        <w:rPr>
          <w:rFonts w:cs="Times New Roman"/>
        </w:rPr>
      </w:pPr>
      <w:r w:rsidRPr="00976421">
        <w:rPr>
          <w:rFonts w:cs="Times New Roman"/>
        </w:rPr>
        <w:t>Ripple, W. J., and R. L. Beschta. 2007. Restoring Yellowstone’s aspen with wolves. Biological Conservation 138:514–519.</w:t>
      </w:r>
    </w:p>
    <w:p w14:paraId="5F4F4E4A" w14:textId="77777777" w:rsidR="00976421" w:rsidRPr="00976421" w:rsidRDefault="00976421" w:rsidP="00976421">
      <w:pPr>
        <w:pStyle w:val="Bibliography"/>
        <w:rPr>
          <w:rFonts w:cs="Times New Roman"/>
        </w:rPr>
      </w:pPr>
      <w:r w:rsidRPr="00976421">
        <w:rPr>
          <w:rFonts w:cs="Times New Roman"/>
        </w:rPr>
        <w:t>Rochette, R., and L. M. Dill. 2000. Mortality, behavior and the effects of predators on the intertidal distribution of littorinid gastropods. Journal of Experimental Marine Biology and Ecology 253:165–191.</w:t>
      </w:r>
    </w:p>
    <w:p w14:paraId="007B447A" w14:textId="77777777" w:rsidR="00976421" w:rsidRPr="00976421" w:rsidRDefault="00976421" w:rsidP="00976421">
      <w:pPr>
        <w:pStyle w:val="Bibliography"/>
        <w:rPr>
          <w:rFonts w:cs="Times New Roman"/>
        </w:rPr>
      </w:pPr>
      <w:r w:rsidRPr="00976421">
        <w:rPr>
          <w:rFonts w:cs="Times New Roman"/>
        </w:rPr>
        <w:t>Ruehl, C. B., and J. C. Trexler. 2013. A suite of prey traits determine predator and nutrient enrichment effects in a tri‐trophic food chain. Ecosphere 4:1–21.</w:t>
      </w:r>
    </w:p>
    <w:p w14:paraId="13FEBCC3" w14:textId="77777777" w:rsidR="00976421" w:rsidRPr="00976421" w:rsidRDefault="00976421" w:rsidP="00976421">
      <w:pPr>
        <w:pStyle w:val="Bibliography"/>
        <w:rPr>
          <w:rFonts w:cs="Times New Roman"/>
        </w:rPr>
      </w:pPr>
      <w:r w:rsidRPr="00976421">
        <w:rPr>
          <w:rFonts w:cs="Times New Roman"/>
        </w:rPr>
        <w:lastRenderedPageBreak/>
        <w:t>Ruetz, C. R., J. C. Trexler, F. Jordan, W. F. Loftus, and S. A. Perry. 2005. Population dynamics of wetland fishes: spatio‐temporal patterns synchronized by hydrological disturbance? Journal of Animal Ecology 74:322–332.</w:t>
      </w:r>
    </w:p>
    <w:p w14:paraId="2E9C4069" w14:textId="77777777" w:rsidR="00976421" w:rsidRPr="00976421" w:rsidRDefault="00976421" w:rsidP="00976421">
      <w:pPr>
        <w:pStyle w:val="Bibliography"/>
        <w:rPr>
          <w:rFonts w:cs="Times New Roman"/>
        </w:rPr>
      </w:pPr>
      <w:r w:rsidRPr="00976421">
        <w:rPr>
          <w:rFonts w:cs="Times New Roman"/>
        </w:rPr>
        <w:t xml:space="preserve">Schmera, D., A. Baur, and B. Baur. 2015. Size-dependent shell growth and survival in natural populations of the rock-dwelling land snail </w:t>
      </w:r>
      <w:r w:rsidRPr="00976421">
        <w:rPr>
          <w:rFonts w:cs="Times New Roman"/>
          <w:i/>
          <w:iCs/>
        </w:rPr>
        <w:t>Chondrina</w:t>
      </w:r>
      <w:r w:rsidRPr="00976421">
        <w:rPr>
          <w:rFonts w:cs="Times New Roman"/>
        </w:rPr>
        <w:t xml:space="preserve"> </w:t>
      </w:r>
      <w:r w:rsidRPr="00976421">
        <w:rPr>
          <w:rFonts w:cs="Times New Roman"/>
          <w:i/>
          <w:iCs/>
        </w:rPr>
        <w:t>clienta</w:t>
      </w:r>
      <w:r w:rsidRPr="00976421">
        <w:rPr>
          <w:rFonts w:cs="Times New Roman"/>
        </w:rPr>
        <w:t>. Canadian Journal of Zoology 93:403–410.</w:t>
      </w:r>
    </w:p>
    <w:p w14:paraId="3B5FCAA2" w14:textId="77777777" w:rsidR="00976421" w:rsidRPr="00976421" w:rsidRDefault="00976421" w:rsidP="00976421">
      <w:pPr>
        <w:pStyle w:val="Bibliography"/>
        <w:rPr>
          <w:rFonts w:cs="Times New Roman"/>
        </w:rPr>
      </w:pPr>
      <w:r w:rsidRPr="00976421">
        <w:rPr>
          <w:rFonts w:cs="Times New Roman"/>
        </w:rPr>
        <w:t>Sklar, F. H., M. J. Chimney, S. Newman, P. McCormick, D. Gawlik, S. Miao, C. McVoy, W. Said, J. Newman, C. Coronado, G. Crozier, M. Korvela, and K. Rutchey. 2005. The ecological–societal underpinnings of Everglades restoration. Frontiers in Ecology and the Environment 3:161–169.</w:t>
      </w:r>
    </w:p>
    <w:p w14:paraId="64ED79CF" w14:textId="77777777" w:rsidR="00976421" w:rsidRPr="00976421" w:rsidRDefault="00976421" w:rsidP="00976421">
      <w:pPr>
        <w:pStyle w:val="Bibliography"/>
        <w:rPr>
          <w:rFonts w:cs="Times New Roman"/>
        </w:rPr>
      </w:pPr>
      <w:r w:rsidRPr="00976421">
        <w:rPr>
          <w:rFonts w:cs="Times New Roman"/>
        </w:rPr>
        <w:t>Valentine-Darby, P. L., S. E. Kell, and P. C. Darby. 2015. Predation on Florida apple snails (Pomacea paludosa) by native and non-native aquatic fauna, and predator-prey size relationships. Florida Scientist 78:47–56.</w:t>
      </w:r>
    </w:p>
    <w:p w14:paraId="0566F157" w14:textId="77777777" w:rsidR="00976421" w:rsidRPr="00976421" w:rsidRDefault="00976421" w:rsidP="00976421">
      <w:pPr>
        <w:pStyle w:val="Bibliography"/>
        <w:rPr>
          <w:rFonts w:cs="Times New Roman"/>
        </w:rPr>
      </w:pPr>
      <w:r w:rsidRPr="00976421">
        <w:rPr>
          <w:rFonts w:cs="Times New Roman"/>
        </w:rPr>
        <w:t>Vance, R. R. 1985. The Stable Coexistence of Two Competitors for One Resource. The American Naturalist 126:72–86.</w:t>
      </w:r>
    </w:p>
    <w:p w14:paraId="594542BD" w14:textId="77777777" w:rsidR="00976421" w:rsidRPr="00976421" w:rsidRDefault="00976421" w:rsidP="00976421">
      <w:pPr>
        <w:pStyle w:val="Bibliography"/>
        <w:rPr>
          <w:rFonts w:cs="Times New Roman"/>
        </w:rPr>
      </w:pPr>
      <w:r w:rsidRPr="00976421">
        <w:rPr>
          <w:rFonts w:cs="Times New Roman"/>
        </w:rPr>
        <w:t>Viñals-Domingo, A., S. Bertolino, G. López-Iborra, and J. A. Gil-Delgado. 2020. Seasonal survival in a non-hibernating Mediterranean garden dormouse population. Mammalian Biology 100:581–589.</w:t>
      </w:r>
    </w:p>
    <w:p w14:paraId="511E25F9" w14:textId="77777777" w:rsidR="00976421" w:rsidRPr="00976421" w:rsidRDefault="00976421" w:rsidP="00976421">
      <w:pPr>
        <w:pStyle w:val="Bibliography"/>
        <w:rPr>
          <w:rFonts w:cs="Times New Roman"/>
        </w:rPr>
      </w:pPr>
      <w:r w:rsidRPr="00976421">
        <w:rPr>
          <w:rFonts w:cs="Times New Roman"/>
        </w:rPr>
        <w:t>Werner, E. E., and J. F. Gilliam. 1984. The Ontogenetic Niche and Species Interactions in Size-Structured Populations. Annual Review of Ecology and Systematics 15:393–425.</w:t>
      </w:r>
    </w:p>
    <w:p w14:paraId="0CA3AF15" w14:textId="77777777" w:rsidR="00976421" w:rsidRPr="00976421" w:rsidRDefault="00976421" w:rsidP="00976421">
      <w:pPr>
        <w:pStyle w:val="Bibliography"/>
        <w:rPr>
          <w:rFonts w:cs="Times New Roman"/>
        </w:rPr>
      </w:pPr>
      <w:r w:rsidRPr="00976421">
        <w:rPr>
          <w:rFonts w:cs="Times New Roman"/>
        </w:rPr>
        <w:t>Zweig, C. L., and W. M. Kitchens. 2008. Effects of landscape gradients on wetland vegetation communities: Information for large-scale restoration. Wetlands 28:1086–1096.</w:t>
      </w:r>
    </w:p>
    <w:p w14:paraId="0211A9C4" w14:textId="1E41CAAF" w:rsidR="00D57C0E" w:rsidRDefault="00781DC3" w:rsidP="00275C58">
      <w:pPr>
        <w:pStyle w:val="Heading1"/>
        <w:rPr>
          <w:ins w:id="687" w:author="Nathan Barrus" w:date="2025-05-30T10:11:00Z" w16du:dateUtc="2025-05-30T14:11:00Z"/>
        </w:rPr>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481E4C"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w:t>
      </w:r>
      <w:ins w:id="688" w:author="Nathan Dorn" w:date="2025-06-20T16:32:00Z" w16du:dateUtc="2025-06-20T20:32:00Z">
        <w:r w:rsidR="0044162E">
          <w:t xml:space="preserve"> (declining) side</w:t>
        </w:r>
      </w:ins>
      <w:r w:rsidR="005206B1" w:rsidRPr="005206B1">
        <w:t xml:space="preserve"> of the isocline to the right</w:t>
      </w:r>
      <w:ins w:id="689" w:author="Nathan Dorn" w:date="2025-06-20T16:33:00Z" w16du:dateUtc="2025-06-20T20:33:00Z">
        <w:r w:rsidR="0044162E">
          <w:t xml:space="preserve"> side</w:t>
        </w:r>
      </w:ins>
      <w:r w:rsidR="005206B1" w:rsidRPr="005206B1">
        <w:t xml:space="preserve">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690" w:name="_Hlk98960098"/>
    </w:p>
    <w:p w14:paraId="1E0BDA16" w14:textId="0A65CE5D"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 xml:space="preserve">Aedes </w:t>
      </w:r>
      <w:proofErr w:type="spellStart"/>
      <w:r w:rsidRPr="00B63F52">
        <w:rPr>
          <w:i/>
          <w:iCs/>
        </w:rPr>
        <w:t>atropalpus</w:t>
      </w:r>
      <w:proofErr w:type="spellEnd"/>
      <w:r>
        <w:t>) population</w:t>
      </w:r>
      <w:r w:rsidR="009B7848">
        <w:t xml:space="preserve"> with predatory </w:t>
      </w:r>
      <w:r>
        <w:t>dragonflies (</w:t>
      </w:r>
      <w:proofErr w:type="spellStart"/>
      <w:r>
        <w:rPr>
          <w:i/>
          <w:iCs/>
        </w:rPr>
        <w:t>Pantala</w:t>
      </w:r>
      <w:proofErr w:type="spellEnd"/>
      <w:r>
        <w:rPr>
          <w:i/>
          <w:iCs/>
        </w:rPr>
        <w:t xml:space="preserve">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ins w:id="691" w:author="Nathan Barrus" w:date="2025-06-09T13:55:00Z" w16du:dateUtc="2025-06-09T17:55:00Z">
        <w:r w:rsidR="00BB3C2E">
          <w:t>All vector graphics</w:t>
        </w:r>
      </w:ins>
      <w:ins w:id="692" w:author="Nathan Barrus" w:date="2025-06-09T13:56:00Z" w16du:dateUtc="2025-06-09T17:56:00Z">
        <w:r w:rsidR="00F51D3F">
          <w:t xml:space="preserve"> except the dragonfly and mosquito larvae</w:t>
        </w:r>
      </w:ins>
      <w:ins w:id="693" w:author="Nathan Barrus" w:date="2025-06-09T13:55:00Z" w16du:dateUtc="2025-06-09T17:55:00Z">
        <w:r w:rsidR="00BB3C2E">
          <w:t xml:space="preserve"> </w:t>
        </w:r>
      </w:ins>
      <w:ins w:id="694" w:author="Nathan Barrus" w:date="2025-06-09T13:58:00Z" w16du:dateUtc="2025-06-09T17:58:00Z">
        <w:r w:rsidR="005A5140">
          <w:t>are</w:t>
        </w:r>
      </w:ins>
      <w:ins w:id="695" w:author="Nathan Barrus" w:date="2025-06-09T13:55:00Z" w16du:dateUtc="2025-06-09T17:55:00Z">
        <w:r w:rsidR="00BB3C2E">
          <w:t xml:space="preserve"> from </w:t>
        </w:r>
      </w:ins>
      <w:ins w:id="696" w:author="Nathan Barrus" w:date="2025-06-09T13:56:00Z" w16du:dateUtc="2025-06-09T17:56:00Z">
        <w:r w:rsidR="00F51D3F">
          <w:t>the University of M</w:t>
        </w:r>
      </w:ins>
      <w:ins w:id="697" w:author="Nathan Barrus" w:date="2025-06-09T13:57:00Z" w16du:dateUtc="2025-06-09T17:57:00Z">
        <w:r w:rsidR="00F51D3F">
          <w:t>ar</w:t>
        </w:r>
        <w:r w:rsidR="00107FB2">
          <w:t>yland’s Integration and Application Network (ian.umces.edu/media-library).</w:t>
        </w:r>
      </w:ins>
      <w:ins w:id="698" w:author="Nathan Barrus" w:date="2025-06-09T14:08:00Z" w16du:dateUtc="2025-06-09T18:08:00Z">
        <w:r w:rsidR="003C7488">
          <w:t xml:space="preserve"> The dragonfly and mosquito larvae are f</w:t>
        </w:r>
        <w:r w:rsidR="00772514">
          <w:t>rom Aquatic Ecology Lab at Florida International University (FIU), princi</w:t>
        </w:r>
      </w:ins>
      <w:ins w:id="699" w:author="Nathan Barrus" w:date="2025-06-09T14:09:00Z" w16du:dateUtc="2025-06-09T18:09:00Z">
        <w:r w:rsidR="00772514">
          <w:t>pal investigator Nathan J. Dorn.</w:t>
        </w:r>
      </w:ins>
    </w:p>
    <w:p w14:paraId="5BA9811D" w14:textId="77777777" w:rsidR="00471DC8" w:rsidRDefault="00471DC8" w:rsidP="00656BF2">
      <w:pPr>
        <w:pStyle w:val="NATESTYLE1CommonCollege"/>
      </w:pPr>
    </w:p>
    <w:bookmarkEnd w:id="690"/>
    <w:p w14:paraId="51E342C0" w14:textId="2A566FB0" w:rsidR="00D66800" w:rsidRDefault="00AF7FFE" w:rsidP="00656BF2">
      <w:pPr>
        <w:pStyle w:val="NATESTYLE1CommonCollege"/>
      </w:pPr>
      <w:r>
        <w:t xml:space="preserve">Figure </w:t>
      </w:r>
      <w:r w:rsidR="00D66800">
        <w:t>2</w:t>
      </w:r>
      <w:r w:rsidRPr="00524172">
        <w:t xml:space="preserve"> </w:t>
      </w:r>
      <w:r>
        <w:t>I</w:t>
      </w:r>
      <w:r w:rsidRPr="00524172">
        <w:t xml:space="preserve">soclines illustrating the </w:t>
      </w:r>
      <w:del w:id="700" w:author="Nathan Barrus" w:date="2025-05-28T15:47:00Z" w16du:dateUtc="2025-05-28T19:47:00Z">
        <w:r w:rsidR="004D0485" w:rsidDel="004B0DE8">
          <w:delText>combinatorial</w:delText>
        </w:r>
        <w:r w:rsidR="004D0485" w:rsidRPr="00524172" w:rsidDel="004B0DE8">
          <w:delText xml:space="preserve"> </w:delText>
        </w:r>
      </w:del>
      <w:ins w:id="701" w:author="Nathan Barrus" w:date="2025-05-28T15:47:00Z" w16du:dateUtc="2025-05-28T19:47:00Z">
        <w:r w:rsidR="004B0DE8">
          <w:t>interactive</w:t>
        </w:r>
        <w:r w:rsidR="004B0DE8" w:rsidRPr="00524172">
          <w:t xml:space="preserve"> </w:t>
        </w:r>
      </w:ins>
      <w:r w:rsidRPr="00524172">
        <w:t xml:space="preserve">effects of </w:t>
      </w:r>
      <w:r>
        <w:t xml:space="preserve">juvenile growth </w:t>
      </w:r>
      <w:r w:rsidRPr="00524172">
        <w:t xml:space="preserve">and survival </w:t>
      </w:r>
      <w:r>
        <w:t xml:space="preserve">that produce zero net population growth </w:t>
      </w:r>
      <w:r w:rsidRPr="00524172">
        <w:t xml:space="preserve">for a size-structured model of a freshwater </w:t>
      </w:r>
      <w:r w:rsidRPr="00524172">
        <w:lastRenderedPageBreak/>
        <w:t>gastropod</w:t>
      </w:r>
      <w:r>
        <w:t xml:space="preserve"> (</w:t>
      </w:r>
      <w:proofErr w:type="spellStart"/>
      <w:r w:rsidRPr="00524172">
        <w:rPr>
          <w:i/>
        </w:rPr>
        <w:t>Pomacea</w:t>
      </w:r>
      <w:proofErr w:type="spellEnd"/>
      <w:r w:rsidRPr="00524172">
        <w:rPr>
          <w:i/>
        </w:rPr>
        <w:t xml:space="preserve">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proofErr w:type="gramStart"/>
      <w:r w:rsidR="00762B46">
        <w:t>Points</w:t>
      </w:r>
      <w:r w:rsidR="00060D3D">
        <w:t xml:space="preserve"> </w:t>
      </w:r>
      <w:r w:rsidR="00762B46">
        <w:t>are</w:t>
      </w:r>
      <w:proofErr w:type="gramEnd"/>
      <w:r w:rsidR="00762B46">
        <w:t xml:space="preserve"> </w:t>
      </w:r>
      <w:r w:rsidR="00060D3D">
        <w:t>m</w:t>
      </w:r>
      <w:r w:rsidRPr="00524172">
        <w:t xml:space="preserve">ean </w:t>
      </w:r>
      <w:bookmarkStart w:id="702" w:name="_Hlk181094766"/>
      <w:r w:rsidR="004B47CA">
        <w:t>daily</w:t>
      </w:r>
      <w:r>
        <w:t xml:space="preserve"> </w:t>
      </w:r>
      <w:r w:rsidRPr="00524172">
        <w:t>survival</w:t>
      </w:r>
      <w:r>
        <w:t xml:space="preserve"> </w:t>
      </w:r>
      <w:bookmarkEnd w:id="702"/>
      <w:r>
        <w:t>(snails &lt; 10mm SL)</w:t>
      </w:r>
      <w:r w:rsidRPr="00524172">
        <w:t xml:space="preserve"> and </w:t>
      </w:r>
      <w:r>
        <w:t>growth (</w:t>
      </w:r>
      <w:proofErr w:type="spellStart"/>
      <w:r w:rsidR="008D2663">
        <w:t>k</w:t>
      </w:r>
      <w:r w:rsidRPr="00867D1A">
        <w:rPr>
          <w:vertAlign w:val="subscript"/>
        </w:rPr>
        <w:t>growth</w:t>
      </w:r>
      <w:proofErr w:type="spellEnd"/>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606"/>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Nathan Dorn" w:date="2025-06-20T14:46:00Z" w:initials="ND">
    <w:p w14:paraId="3D358DB5" w14:textId="77777777" w:rsidR="003F6C5A" w:rsidRDefault="00C722DD" w:rsidP="003F6C5A">
      <w:pPr>
        <w:pStyle w:val="CommentText"/>
      </w:pPr>
      <w:r>
        <w:rPr>
          <w:rStyle w:val="CommentReference"/>
        </w:rPr>
        <w:annotationRef/>
      </w:r>
      <w:r w:rsidR="003F6C5A">
        <w:t>A cohort = all the individuals born at the same time (e.g., year).  Does this definition still work?</w:t>
      </w:r>
    </w:p>
    <w:p w14:paraId="4A8A3883" w14:textId="77777777" w:rsidR="003F6C5A" w:rsidRDefault="003F6C5A" w:rsidP="003F6C5A">
      <w:pPr>
        <w:pStyle w:val="CommentText"/>
      </w:pPr>
    </w:p>
    <w:p w14:paraId="57168AD9" w14:textId="77777777" w:rsidR="003F6C5A" w:rsidRDefault="003F6C5A" w:rsidP="003F6C5A">
      <w:pPr>
        <w:pStyle w:val="CommentText"/>
      </w:pPr>
      <w:r>
        <w:t>When you write “juveniles” six words later, do you mean all juveniles (a cohort)? Or do you mean probability one juvenile survives to adulthood?  Seems like the latter.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168A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258E66" w16cex:dateUtc="2025-06-20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168AD9" w16cid:durableId="73258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04BD5" w14:textId="77777777" w:rsidR="00992D86" w:rsidRDefault="00992D86">
      <w:pPr>
        <w:spacing w:line="240" w:lineRule="auto"/>
      </w:pPr>
      <w:r>
        <w:separator/>
      </w:r>
    </w:p>
  </w:endnote>
  <w:endnote w:type="continuationSeparator" w:id="0">
    <w:p w14:paraId="31256AD9" w14:textId="77777777" w:rsidR="00992D86" w:rsidRDefault="00992D86">
      <w:pPr>
        <w:spacing w:line="240" w:lineRule="auto"/>
      </w:pPr>
      <w:r>
        <w:continuationSeparator/>
      </w:r>
    </w:p>
  </w:endnote>
  <w:endnote w:type="continuationNotice" w:id="1">
    <w:p w14:paraId="02CD716F" w14:textId="77777777" w:rsidR="00992D86" w:rsidRDefault="00992D8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0FF8D" w14:textId="77777777" w:rsidR="00992D86" w:rsidRDefault="00992D86">
      <w:pPr>
        <w:spacing w:line="240" w:lineRule="auto"/>
      </w:pPr>
      <w:r>
        <w:separator/>
      </w:r>
    </w:p>
  </w:footnote>
  <w:footnote w:type="continuationSeparator" w:id="0">
    <w:p w14:paraId="7B570720" w14:textId="77777777" w:rsidR="00992D86" w:rsidRDefault="00992D86">
      <w:pPr>
        <w:spacing w:line="240" w:lineRule="auto"/>
      </w:pPr>
      <w:r>
        <w:continuationSeparator/>
      </w:r>
    </w:p>
  </w:footnote>
  <w:footnote w:type="continuationNotice" w:id="1">
    <w:p w14:paraId="62D7F0B2" w14:textId="77777777" w:rsidR="00992D86" w:rsidRDefault="00992D8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04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F5C"/>
    <w:rsid w:val="00003706"/>
    <w:rsid w:val="00003C9C"/>
    <w:rsid w:val="00005FA2"/>
    <w:rsid w:val="000063CF"/>
    <w:rsid w:val="00007178"/>
    <w:rsid w:val="00007313"/>
    <w:rsid w:val="000101FD"/>
    <w:rsid w:val="000103C1"/>
    <w:rsid w:val="0001078F"/>
    <w:rsid w:val="00011C2C"/>
    <w:rsid w:val="00013A3C"/>
    <w:rsid w:val="00014C73"/>
    <w:rsid w:val="000152CA"/>
    <w:rsid w:val="000154B1"/>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30209"/>
    <w:rsid w:val="000303C7"/>
    <w:rsid w:val="000307D9"/>
    <w:rsid w:val="00032020"/>
    <w:rsid w:val="00032406"/>
    <w:rsid w:val="000333D0"/>
    <w:rsid w:val="0003352A"/>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4C6C"/>
    <w:rsid w:val="00055822"/>
    <w:rsid w:val="00055B5C"/>
    <w:rsid w:val="00055DD0"/>
    <w:rsid w:val="00056090"/>
    <w:rsid w:val="0005620A"/>
    <w:rsid w:val="00057264"/>
    <w:rsid w:val="0006029E"/>
    <w:rsid w:val="00060D3D"/>
    <w:rsid w:val="00061221"/>
    <w:rsid w:val="000612F9"/>
    <w:rsid w:val="000623EA"/>
    <w:rsid w:val="000636AE"/>
    <w:rsid w:val="000647B0"/>
    <w:rsid w:val="00064D74"/>
    <w:rsid w:val="00065B42"/>
    <w:rsid w:val="000663A7"/>
    <w:rsid w:val="00066EDA"/>
    <w:rsid w:val="00067200"/>
    <w:rsid w:val="0006759F"/>
    <w:rsid w:val="000675BB"/>
    <w:rsid w:val="000678A8"/>
    <w:rsid w:val="00067FCB"/>
    <w:rsid w:val="00070D47"/>
    <w:rsid w:val="00071552"/>
    <w:rsid w:val="000733C8"/>
    <w:rsid w:val="00073570"/>
    <w:rsid w:val="00073BCD"/>
    <w:rsid w:val="00074C8C"/>
    <w:rsid w:val="0007711D"/>
    <w:rsid w:val="000771C4"/>
    <w:rsid w:val="00077B92"/>
    <w:rsid w:val="0008070E"/>
    <w:rsid w:val="00080D4B"/>
    <w:rsid w:val="000820C4"/>
    <w:rsid w:val="0008254A"/>
    <w:rsid w:val="00083D97"/>
    <w:rsid w:val="000844F1"/>
    <w:rsid w:val="00084A01"/>
    <w:rsid w:val="00084B13"/>
    <w:rsid w:val="00084EF5"/>
    <w:rsid w:val="00085506"/>
    <w:rsid w:val="00085914"/>
    <w:rsid w:val="00087568"/>
    <w:rsid w:val="00087C4B"/>
    <w:rsid w:val="00087D25"/>
    <w:rsid w:val="00090419"/>
    <w:rsid w:val="0009283D"/>
    <w:rsid w:val="00092B7A"/>
    <w:rsid w:val="000935EF"/>
    <w:rsid w:val="000939CE"/>
    <w:rsid w:val="00094523"/>
    <w:rsid w:val="00095D95"/>
    <w:rsid w:val="0009658F"/>
    <w:rsid w:val="00096654"/>
    <w:rsid w:val="000A0CCD"/>
    <w:rsid w:val="000A1017"/>
    <w:rsid w:val="000A1276"/>
    <w:rsid w:val="000A2177"/>
    <w:rsid w:val="000A27DD"/>
    <w:rsid w:val="000A3844"/>
    <w:rsid w:val="000A390C"/>
    <w:rsid w:val="000A418E"/>
    <w:rsid w:val="000A4A07"/>
    <w:rsid w:val="000A4C15"/>
    <w:rsid w:val="000A56A6"/>
    <w:rsid w:val="000A72ED"/>
    <w:rsid w:val="000A74CF"/>
    <w:rsid w:val="000B1BF9"/>
    <w:rsid w:val="000B219A"/>
    <w:rsid w:val="000B3058"/>
    <w:rsid w:val="000B3146"/>
    <w:rsid w:val="000B3E22"/>
    <w:rsid w:val="000B4276"/>
    <w:rsid w:val="000B510C"/>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D50"/>
    <w:rsid w:val="000D3F65"/>
    <w:rsid w:val="000D40B1"/>
    <w:rsid w:val="000D5D3F"/>
    <w:rsid w:val="000D63B5"/>
    <w:rsid w:val="000D72E5"/>
    <w:rsid w:val="000D7D24"/>
    <w:rsid w:val="000E0AAB"/>
    <w:rsid w:val="000E18F5"/>
    <w:rsid w:val="000E20F3"/>
    <w:rsid w:val="000E4BF2"/>
    <w:rsid w:val="000E4E6A"/>
    <w:rsid w:val="000E54FF"/>
    <w:rsid w:val="000E6B74"/>
    <w:rsid w:val="000E6D22"/>
    <w:rsid w:val="000E7027"/>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2AD0"/>
    <w:rsid w:val="001331B9"/>
    <w:rsid w:val="001344DB"/>
    <w:rsid w:val="001349E5"/>
    <w:rsid w:val="001349FD"/>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6C83"/>
    <w:rsid w:val="001572D1"/>
    <w:rsid w:val="00160438"/>
    <w:rsid w:val="001607A5"/>
    <w:rsid w:val="00160AEA"/>
    <w:rsid w:val="00161898"/>
    <w:rsid w:val="00161B97"/>
    <w:rsid w:val="001625B5"/>
    <w:rsid w:val="00164724"/>
    <w:rsid w:val="00164938"/>
    <w:rsid w:val="00164EBC"/>
    <w:rsid w:val="00166928"/>
    <w:rsid w:val="001669FD"/>
    <w:rsid w:val="00167564"/>
    <w:rsid w:val="001675B8"/>
    <w:rsid w:val="00167E9E"/>
    <w:rsid w:val="0017171A"/>
    <w:rsid w:val="00171E81"/>
    <w:rsid w:val="00173112"/>
    <w:rsid w:val="00173AF2"/>
    <w:rsid w:val="00174866"/>
    <w:rsid w:val="00174D3D"/>
    <w:rsid w:val="001751E3"/>
    <w:rsid w:val="00175919"/>
    <w:rsid w:val="0018003E"/>
    <w:rsid w:val="00180FA1"/>
    <w:rsid w:val="001813B2"/>
    <w:rsid w:val="00181BE4"/>
    <w:rsid w:val="00181C13"/>
    <w:rsid w:val="00182270"/>
    <w:rsid w:val="00183336"/>
    <w:rsid w:val="00183818"/>
    <w:rsid w:val="00184A62"/>
    <w:rsid w:val="00184D2C"/>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4B31"/>
    <w:rsid w:val="001C5AB2"/>
    <w:rsid w:val="001C703C"/>
    <w:rsid w:val="001D04BD"/>
    <w:rsid w:val="001D0822"/>
    <w:rsid w:val="001D0871"/>
    <w:rsid w:val="001D0C01"/>
    <w:rsid w:val="001D1723"/>
    <w:rsid w:val="001D382E"/>
    <w:rsid w:val="001D3F59"/>
    <w:rsid w:val="001D4062"/>
    <w:rsid w:val="001D4D50"/>
    <w:rsid w:val="001D4F30"/>
    <w:rsid w:val="001D5A27"/>
    <w:rsid w:val="001D782D"/>
    <w:rsid w:val="001E0D29"/>
    <w:rsid w:val="001E2432"/>
    <w:rsid w:val="001E27E1"/>
    <w:rsid w:val="001E2BF6"/>
    <w:rsid w:val="001E3010"/>
    <w:rsid w:val="001E3E8B"/>
    <w:rsid w:val="001E3FA7"/>
    <w:rsid w:val="001E6ACF"/>
    <w:rsid w:val="001E70C4"/>
    <w:rsid w:val="001E7644"/>
    <w:rsid w:val="001E7DD8"/>
    <w:rsid w:val="001F148F"/>
    <w:rsid w:val="001F172C"/>
    <w:rsid w:val="001F23B3"/>
    <w:rsid w:val="001F359D"/>
    <w:rsid w:val="001F4B90"/>
    <w:rsid w:val="001F54A4"/>
    <w:rsid w:val="001F5C14"/>
    <w:rsid w:val="001F5D6D"/>
    <w:rsid w:val="001F6D6D"/>
    <w:rsid w:val="002005A2"/>
    <w:rsid w:val="002016CC"/>
    <w:rsid w:val="00201F59"/>
    <w:rsid w:val="0020220F"/>
    <w:rsid w:val="00202AFE"/>
    <w:rsid w:val="002032CB"/>
    <w:rsid w:val="00204F02"/>
    <w:rsid w:val="0020532D"/>
    <w:rsid w:val="00206C6C"/>
    <w:rsid w:val="002078CC"/>
    <w:rsid w:val="00210950"/>
    <w:rsid w:val="00210F67"/>
    <w:rsid w:val="00211AAC"/>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1B0"/>
    <w:rsid w:val="0023144C"/>
    <w:rsid w:val="00231EA4"/>
    <w:rsid w:val="002331B8"/>
    <w:rsid w:val="002338B5"/>
    <w:rsid w:val="00233B86"/>
    <w:rsid w:val="00233C43"/>
    <w:rsid w:val="00233F65"/>
    <w:rsid w:val="00234536"/>
    <w:rsid w:val="00234CB6"/>
    <w:rsid w:val="00234D80"/>
    <w:rsid w:val="0023572C"/>
    <w:rsid w:val="00235B0B"/>
    <w:rsid w:val="00237305"/>
    <w:rsid w:val="0023742F"/>
    <w:rsid w:val="00237445"/>
    <w:rsid w:val="002375E6"/>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5BCC"/>
    <w:rsid w:val="00246147"/>
    <w:rsid w:val="002463DE"/>
    <w:rsid w:val="00246C87"/>
    <w:rsid w:val="00246D65"/>
    <w:rsid w:val="002476E3"/>
    <w:rsid w:val="00247D98"/>
    <w:rsid w:val="002504FE"/>
    <w:rsid w:val="00250CC0"/>
    <w:rsid w:val="0025170A"/>
    <w:rsid w:val="00251E5E"/>
    <w:rsid w:val="00252BCC"/>
    <w:rsid w:val="00252C26"/>
    <w:rsid w:val="00253026"/>
    <w:rsid w:val="00255232"/>
    <w:rsid w:val="00256E95"/>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66E5"/>
    <w:rsid w:val="00266E46"/>
    <w:rsid w:val="00267B15"/>
    <w:rsid w:val="0027010D"/>
    <w:rsid w:val="002703BC"/>
    <w:rsid w:val="00271552"/>
    <w:rsid w:val="00271D23"/>
    <w:rsid w:val="0027245C"/>
    <w:rsid w:val="002727BA"/>
    <w:rsid w:val="002727D4"/>
    <w:rsid w:val="00272B47"/>
    <w:rsid w:val="002750F3"/>
    <w:rsid w:val="00275C58"/>
    <w:rsid w:val="00275E61"/>
    <w:rsid w:val="00276250"/>
    <w:rsid w:val="00276EF8"/>
    <w:rsid w:val="00280786"/>
    <w:rsid w:val="002819F8"/>
    <w:rsid w:val="002820A1"/>
    <w:rsid w:val="00282FF2"/>
    <w:rsid w:val="002836A0"/>
    <w:rsid w:val="002846D5"/>
    <w:rsid w:val="002850EE"/>
    <w:rsid w:val="00285177"/>
    <w:rsid w:val="00286197"/>
    <w:rsid w:val="00287F17"/>
    <w:rsid w:val="002905F9"/>
    <w:rsid w:val="00290BC6"/>
    <w:rsid w:val="00291744"/>
    <w:rsid w:val="002920E5"/>
    <w:rsid w:val="00293391"/>
    <w:rsid w:val="00293512"/>
    <w:rsid w:val="0029361B"/>
    <w:rsid w:val="002937EE"/>
    <w:rsid w:val="00293BFA"/>
    <w:rsid w:val="0029424F"/>
    <w:rsid w:val="0029429C"/>
    <w:rsid w:val="002944AB"/>
    <w:rsid w:val="00294B86"/>
    <w:rsid w:val="00295EE2"/>
    <w:rsid w:val="00296E1E"/>
    <w:rsid w:val="00297123"/>
    <w:rsid w:val="00297E22"/>
    <w:rsid w:val="002A0173"/>
    <w:rsid w:val="002A0217"/>
    <w:rsid w:val="002A0505"/>
    <w:rsid w:val="002A06CE"/>
    <w:rsid w:val="002A0B97"/>
    <w:rsid w:val="002A183A"/>
    <w:rsid w:val="002A247A"/>
    <w:rsid w:val="002A2CD9"/>
    <w:rsid w:val="002A53AF"/>
    <w:rsid w:val="002A601C"/>
    <w:rsid w:val="002A6B87"/>
    <w:rsid w:val="002A78F8"/>
    <w:rsid w:val="002B1881"/>
    <w:rsid w:val="002B1E78"/>
    <w:rsid w:val="002B2F0A"/>
    <w:rsid w:val="002B3071"/>
    <w:rsid w:val="002B38AE"/>
    <w:rsid w:val="002B3E2D"/>
    <w:rsid w:val="002B51CF"/>
    <w:rsid w:val="002B6869"/>
    <w:rsid w:val="002B6B68"/>
    <w:rsid w:val="002B6F23"/>
    <w:rsid w:val="002B762B"/>
    <w:rsid w:val="002B7758"/>
    <w:rsid w:val="002B78E0"/>
    <w:rsid w:val="002C01BC"/>
    <w:rsid w:val="002C0245"/>
    <w:rsid w:val="002C335D"/>
    <w:rsid w:val="002C355E"/>
    <w:rsid w:val="002C415D"/>
    <w:rsid w:val="002C4AEE"/>
    <w:rsid w:val="002C4D94"/>
    <w:rsid w:val="002C647B"/>
    <w:rsid w:val="002C657A"/>
    <w:rsid w:val="002C70E9"/>
    <w:rsid w:val="002D083F"/>
    <w:rsid w:val="002D0F65"/>
    <w:rsid w:val="002D1DFF"/>
    <w:rsid w:val="002D2214"/>
    <w:rsid w:val="002D23C3"/>
    <w:rsid w:val="002D29BA"/>
    <w:rsid w:val="002D4BE6"/>
    <w:rsid w:val="002D551D"/>
    <w:rsid w:val="002D57FD"/>
    <w:rsid w:val="002D69AD"/>
    <w:rsid w:val="002D7569"/>
    <w:rsid w:val="002D78B1"/>
    <w:rsid w:val="002D7CCD"/>
    <w:rsid w:val="002E0443"/>
    <w:rsid w:val="002E0875"/>
    <w:rsid w:val="002E14E8"/>
    <w:rsid w:val="002E3A50"/>
    <w:rsid w:val="002E43C5"/>
    <w:rsid w:val="002E4404"/>
    <w:rsid w:val="002E4624"/>
    <w:rsid w:val="002E5C92"/>
    <w:rsid w:val="002E631F"/>
    <w:rsid w:val="002E6BCB"/>
    <w:rsid w:val="002E6DA9"/>
    <w:rsid w:val="002E71DB"/>
    <w:rsid w:val="002E7B7E"/>
    <w:rsid w:val="002F009F"/>
    <w:rsid w:val="002F0C11"/>
    <w:rsid w:val="002F11C4"/>
    <w:rsid w:val="002F1271"/>
    <w:rsid w:val="002F1FE5"/>
    <w:rsid w:val="002F2658"/>
    <w:rsid w:val="002F39A4"/>
    <w:rsid w:val="002F427D"/>
    <w:rsid w:val="002F5128"/>
    <w:rsid w:val="002F57F0"/>
    <w:rsid w:val="002F5BC6"/>
    <w:rsid w:val="002F6983"/>
    <w:rsid w:val="002F6FE0"/>
    <w:rsid w:val="002F73D4"/>
    <w:rsid w:val="00301A79"/>
    <w:rsid w:val="00302823"/>
    <w:rsid w:val="00302F7D"/>
    <w:rsid w:val="003040A5"/>
    <w:rsid w:val="00305910"/>
    <w:rsid w:val="00305A65"/>
    <w:rsid w:val="00305AD4"/>
    <w:rsid w:val="00306D47"/>
    <w:rsid w:val="0030707D"/>
    <w:rsid w:val="00307300"/>
    <w:rsid w:val="00307C23"/>
    <w:rsid w:val="00307EFB"/>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717A"/>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2171"/>
    <w:rsid w:val="00343217"/>
    <w:rsid w:val="0034339E"/>
    <w:rsid w:val="00343D0E"/>
    <w:rsid w:val="00345B59"/>
    <w:rsid w:val="00345DFB"/>
    <w:rsid w:val="0034634F"/>
    <w:rsid w:val="00346DD2"/>
    <w:rsid w:val="0034789E"/>
    <w:rsid w:val="003478F3"/>
    <w:rsid w:val="003504B2"/>
    <w:rsid w:val="003510F7"/>
    <w:rsid w:val="00352109"/>
    <w:rsid w:val="003522F0"/>
    <w:rsid w:val="00352A0A"/>
    <w:rsid w:val="003538F3"/>
    <w:rsid w:val="00353F96"/>
    <w:rsid w:val="00354135"/>
    <w:rsid w:val="00354E90"/>
    <w:rsid w:val="00355312"/>
    <w:rsid w:val="00355351"/>
    <w:rsid w:val="0035590D"/>
    <w:rsid w:val="00355F0D"/>
    <w:rsid w:val="00356D90"/>
    <w:rsid w:val="0036039F"/>
    <w:rsid w:val="003615D0"/>
    <w:rsid w:val="00361E05"/>
    <w:rsid w:val="00362822"/>
    <w:rsid w:val="00362A64"/>
    <w:rsid w:val="00362DDC"/>
    <w:rsid w:val="003640DD"/>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7587"/>
    <w:rsid w:val="00377DAF"/>
    <w:rsid w:val="00380082"/>
    <w:rsid w:val="0038068F"/>
    <w:rsid w:val="003807EA"/>
    <w:rsid w:val="00380824"/>
    <w:rsid w:val="003818B6"/>
    <w:rsid w:val="00381F28"/>
    <w:rsid w:val="00382E63"/>
    <w:rsid w:val="0038309E"/>
    <w:rsid w:val="00383788"/>
    <w:rsid w:val="00383845"/>
    <w:rsid w:val="00384844"/>
    <w:rsid w:val="00385020"/>
    <w:rsid w:val="00386397"/>
    <w:rsid w:val="00386A86"/>
    <w:rsid w:val="00386CC4"/>
    <w:rsid w:val="0039031F"/>
    <w:rsid w:val="00390CA6"/>
    <w:rsid w:val="00392706"/>
    <w:rsid w:val="00392C53"/>
    <w:rsid w:val="00393978"/>
    <w:rsid w:val="00393A80"/>
    <w:rsid w:val="00393B06"/>
    <w:rsid w:val="003950CC"/>
    <w:rsid w:val="00395543"/>
    <w:rsid w:val="00395CC1"/>
    <w:rsid w:val="0039704E"/>
    <w:rsid w:val="00397220"/>
    <w:rsid w:val="003A00A1"/>
    <w:rsid w:val="003A04F9"/>
    <w:rsid w:val="003A09F8"/>
    <w:rsid w:val="003A0A80"/>
    <w:rsid w:val="003A0CB1"/>
    <w:rsid w:val="003A22A8"/>
    <w:rsid w:val="003A23F3"/>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2BE3"/>
    <w:rsid w:val="003E2EFA"/>
    <w:rsid w:val="003E432B"/>
    <w:rsid w:val="003E4BD3"/>
    <w:rsid w:val="003E4FBC"/>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6C5A"/>
    <w:rsid w:val="003F7A73"/>
    <w:rsid w:val="004002D4"/>
    <w:rsid w:val="0040081A"/>
    <w:rsid w:val="00400BDB"/>
    <w:rsid w:val="00400EA1"/>
    <w:rsid w:val="00401CBD"/>
    <w:rsid w:val="00402A95"/>
    <w:rsid w:val="00402E29"/>
    <w:rsid w:val="0040436D"/>
    <w:rsid w:val="004050C7"/>
    <w:rsid w:val="00405A1B"/>
    <w:rsid w:val="00410DB1"/>
    <w:rsid w:val="00411845"/>
    <w:rsid w:val="0041246B"/>
    <w:rsid w:val="004132C3"/>
    <w:rsid w:val="0041377D"/>
    <w:rsid w:val="00413B97"/>
    <w:rsid w:val="00413BBA"/>
    <w:rsid w:val="00414587"/>
    <w:rsid w:val="00414D91"/>
    <w:rsid w:val="0041653B"/>
    <w:rsid w:val="00416633"/>
    <w:rsid w:val="00417258"/>
    <w:rsid w:val="004176E7"/>
    <w:rsid w:val="00420034"/>
    <w:rsid w:val="00421528"/>
    <w:rsid w:val="00421FDC"/>
    <w:rsid w:val="00422CD9"/>
    <w:rsid w:val="00422D7B"/>
    <w:rsid w:val="00423236"/>
    <w:rsid w:val="00423B1F"/>
    <w:rsid w:val="00423F06"/>
    <w:rsid w:val="004249A6"/>
    <w:rsid w:val="00424BE3"/>
    <w:rsid w:val="004257F1"/>
    <w:rsid w:val="004261B9"/>
    <w:rsid w:val="004302CD"/>
    <w:rsid w:val="004302D4"/>
    <w:rsid w:val="0043042E"/>
    <w:rsid w:val="00430B7C"/>
    <w:rsid w:val="00431882"/>
    <w:rsid w:val="004326C7"/>
    <w:rsid w:val="00435987"/>
    <w:rsid w:val="00435AB7"/>
    <w:rsid w:val="004370EF"/>
    <w:rsid w:val="00437ABB"/>
    <w:rsid w:val="0044162E"/>
    <w:rsid w:val="00441934"/>
    <w:rsid w:val="00442BAB"/>
    <w:rsid w:val="0044329F"/>
    <w:rsid w:val="00443C2B"/>
    <w:rsid w:val="00445B39"/>
    <w:rsid w:val="00446C69"/>
    <w:rsid w:val="00447519"/>
    <w:rsid w:val="004478B0"/>
    <w:rsid w:val="00450D33"/>
    <w:rsid w:val="00451373"/>
    <w:rsid w:val="00452076"/>
    <w:rsid w:val="004520C9"/>
    <w:rsid w:val="004533F2"/>
    <w:rsid w:val="00453F2C"/>
    <w:rsid w:val="00454CE0"/>
    <w:rsid w:val="0045527E"/>
    <w:rsid w:val="004557F1"/>
    <w:rsid w:val="00455E28"/>
    <w:rsid w:val="00456249"/>
    <w:rsid w:val="00456548"/>
    <w:rsid w:val="004576DB"/>
    <w:rsid w:val="00457DBA"/>
    <w:rsid w:val="00460A69"/>
    <w:rsid w:val="00460A78"/>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08B1"/>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2084"/>
    <w:rsid w:val="004B2345"/>
    <w:rsid w:val="004B2FCF"/>
    <w:rsid w:val="004B353E"/>
    <w:rsid w:val="004B3AE4"/>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2F9"/>
    <w:rsid w:val="004C2605"/>
    <w:rsid w:val="004C28A3"/>
    <w:rsid w:val="004C2B74"/>
    <w:rsid w:val="004C2D31"/>
    <w:rsid w:val="004C3E90"/>
    <w:rsid w:val="004C5831"/>
    <w:rsid w:val="004C5BF2"/>
    <w:rsid w:val="004C6314"/>
    <w:rsid w:val="004C6BB1"/>
    <w:rsid w:val="004D0485"/>
    <w:rsid w:val="004D0957"/>
    <w:rsid w:val="004D0B9C"/>
    <w:rsid w:val="004D100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B2B"/>
    <w:rsid w:val="00507B5C"/>
    <w:rsid w:val="00510816"/>
    <w:rsid w:val="00511091"/>
    <w:rsid w:val="0051199A"/>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05D"/>
    <w:rsid w:val="00523EAA"/>
    <w:rsid w:val="0052508D"/>
    <w:rsid w:val="00525700"/>
    <w:rsid w:val="00526080"/>
    <w:rsid w:val="005265AD"/>
    <w:rsid w:val="00527092"/>
    <w:rsid w:val="005270F7"/>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50F2"/>
    <w:rsid w:val="00545286"/>
    <w:rsid w:val="00545EA9"/>
    <w:rsid w:val="005463C8"/>
    <w:rsid w:val="005468F7"/>
    <w:rsid w:val="005469A3"/>
    <w:rsid w:val="00546C96"/>
    <w:rsid w:val="00546E8E"/>
    <w:rsid w:val="00552005"/>
    <w:rsid w:val="00552053"/>
    <w:rsid w:val="00552109"/>
    <w:rsid w:val="00552C7F"/>
    <w:rsid w:val="00552FB5"/>
    <w:rsid w:val="00553274"/>
    <w:rsid w:val="005535B0"/>
    <w:rsid w:val="0055376F"/>
    <w:rsid w:val="005538C4"/>
    <w:rsid w:val="00553A71"/>
    <w:rsid w:val="00553CAF"/>
    <w:rsid w:val="0055417B"/>
    <w:rsid w:val="00554C93"/>
    <w:rsid w:val="00554DC5"/>
    <w:rsid w:val="005566B5"/>
    <w:rsid w:val="005568AE"/>
    <w:rsid w:val="00556ACB"/>
    <w:rsid w:val="00557DB6"/>
    <w:rsid w:val="00560AC9"/>
    <w:rsid w:val="00561706"/>
    <w:rsid w:val="005617E5"/>
    <w:rsid w:val="005635E0"/>
    <w:rsid w:val="00564BAF"/>
    <w:rsid w:val="00565DFA"/>
    <w:rsid w:val="00565F8B"/>
    <w:rsid w:val="0056634B"/>
    <w:rsid w:val="005667DA"/>
    <w:rsid w:val="005674F4"/>
    <w:rsid w:val="005676D3"/>
    <w:rsid w:val="005677A2"/>
    <w:rsid w:val="005715B2"/>
    <w:rsid w:val="00571E55"/>
    <w:rsid w:val="0057259B"/>
    <w:rsid w:val="00572858"/>
    <w:rsid w:val="00572C1D"/>
    <w:rsid w:val="0057387B"/>
    <w:rsid w:val="0057596B"/>
    <w:rsid w:val="00575B3A"/>
    <w:rsid w:val="005761A0"/>
    <w:rsid w:val="00576354"/>
    <w:rsid w:val="00576562"/>
    <w:rsid w:val="0057740A"/>
    <w:rsid w:val="005778DD"/>
    <w:rsid w:val="00581709"/>
    <w:rsid w:val="00581AB8"/>
    <w:rsid w:val="005820CC"/>
    <w:rsid w:val="00582AD5"/>
    <w:rsid w:val="00582C13"/>
    <w:rsid w:val="00582C95"/>
    <w:rsid w:val="005839D2"/>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C27"/>
    <w:rsid w:val="00597E0C"/>
    <w:rsid w:val="00597F09"/>
    <w:rsid w:val="005A0727"/>
    <w:rsid w:val="005A0ACC"/>
    <w:rsid w:val="005A1245"/>
    <w:rsid w:val="005A15D8"/>
    <w:rsid w:val="005A1B5F"/>
    <w:rsid w:val="005A331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971"/>
    <w:rsid w:val="005B5FF6"/>
    <w:rsid w:val="005B6392"/>
    <w:rsid w:val="005B6B18"/>
    <w:rsid w:val="005B755E"/>
    <w:rsid w:val="005C0B27"/>
    <w:rsid w:val="005C17C9"/>
    <w:rsid w:val="005C1E72"/>
    <w:rsid w:val="005C2E7B"/>
    <w:rsid w:val="005C362E"/>
    <w:rsid w:val="005C41D3"/>
    <w:rsid w:val="005C698D"/>
    <w:rsid w:val="005C70A6"/>
    <w:rsid w:val="005C79EC"/>
    <w:rsid w:val="005C7AE2"/>
    <w:rsid w:val="005D31F2"/>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AB0"/>
    <w:rsid w:val="0060105E"/>
    <w:rsid w:val="0060135D"/>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649B"/>
    <w:rsid w:val="00616DD9"/>
    <w:rsid w:val="006174E0"/>
    <w:rsid w:val="00620205"/>
    <w:rsid w:val="00620433"/>
    <w:rsid w:val="00620795"/>
    <w:rsid w:val="00620964"/>
    <w:rsid w:val="00621637"/>
    <w:rsid w:val="00621FA1"/>
    <w:rsid w:val="00622AE6"/>
    <w:rsid w:val="006232DD"/>
    <w:rsid w:val="00623B6C"/>
    <w:rsid w:val="0062436B"/>
    <w:rsid w:val="006255E7"/>
    <w:rsid w:val="00625689"/>
    <w:rsid w:val="00625CA2"/>
    <w:rsid w:val="00626847"/>
    <w:rsid w:val="00626B54"/>
    <w:rsid w:val="00627292"/>
    <w:rsid w:val="00627452"/>
    <w:rsid w:val="006276E4"/>
    <w:rsid w:val="0062785A"/>
    <w:rsid w:val="006278B9"/>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279"/>
    <w:rsid w:val="006413E1"/>
    <w:rsid w:val="00641973"/>
    <w:rsid w:val="0064242E"/>
    <w:rsid w:val="00643AAD"/>
    <w:rsid w:val="00643C42"/>
    <w:rsid w:val="00644826"/>
    <w:rsid w:val="00645DA2"/>
    <w:rsid w:val="00646730"/>
    <w:rsid w:val="00646E03"/>
    <w:rsid w:val="00647853"/>
    <w:rsid w:val="00647BAA"/>
    <w:rsid w:val="00650828"/>
    <w:rsid w:val="00651B8D"/>
    <w:rsid w:val="0065224D"/>
    <w:rsid w:val="0065403A"/>
    <w:rsid w:val="0065415D"/>
    <w:rsid w:val="00654A1E"/>
    <w:rsid w:val="0065543B"/>
    <w:rsid w:val="006557D2"/>
    <w:rsid w:val="00655F92"/>
    <w:rsid w:val="00656BF2"/>
    <w:rsid w:val="00656EE7"/>
    <w:rsid w:val="00657269"/>
    <w:rsid w:val="00657373"/>
    <w:rsid w:val="006607B3"/>
    <w:rsid w:val="0066088C"/>
    <w:rsid w:val="00661268"/>
    <w:rsid w:val="0066161A"/>
    <w:rsid w:val="00661E99"/>
    <w:rsid w:val="00662541"/>
    <w:rsid w:val="00662AB6"/>
    <w:rsid w:val="006648EC"/>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80048"/>
    <w:rsid w:val="00680598"/>
    <w:rsid w:val="00681B96"/>
    <w:rsid w:val="00681C7E"/>
    <w:rsid w:val="006823B7"/>
    <w:rsid w:val="0068246F"/>
    <w:rsid w:val="0068506F"/>
    <w:rsid w:val="00686DD8"/>
    <w:rsid w:val="006871ED"/>
    <w:rsid w:val="0068733F"/>
    <w:rsid w:val="0068741F"/>
    <w:rsid w:val="0068788D"/>
    <w:rsid w:val="00687FB3"/>
    <w:rsid w:val="006900F8"/>
    <w:rsid w:val="006905D2"/>
    <w:rsid w:val="006914D2"/>
    <w:rsid w:val="00691974"/>
    <w:rsid w:val="00691B6E"/>
    <w:rsid w:val="00691FC2"/>
    <w:rsid w:val="00692967"/>
    <w:rsid w:val="006934AE"/>
    <w:rsid w:val="0069524E"/>
    <w:rsid w:val="0069535F"/>
    <w:rsid w:val="006957BB"/>
    <w:rsid w:val="00695891"/>
    <w:rsid w:val="00695B10"/>
    <w:rsid w:val="006961CE"/>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A07"/>
    <w:rsid w:val="006B6E0E"/>
    <w:rsid w:val="006B795F"/>
    <w:rsid w:val="006B7DCA"/>
    <w:rsid w:val="006C0176"/>
    <w:rsid w:val="006C08A7"/>
    <w:rsid w:val="006C0930"/>
    <w:rsid w:val="006C1EF7"/>
    <w:rsid w:val="006C2FD7"/>
    <w:rsid w:val="006C4072"/>
    <w:rsid w:val="006C513B"/>
    <w:rsid w:val="006C6ED1"/>
    <w:rsid w:val="006D0C94"/>
    <w:rsid w:val="006D0D27"/>
    <w:rsid w:val="006D127E"/>
    <w:rsid w:val="006D1496"/>
    <w:rsid w:val="006D2D74"/>
    <w:rsid w:val="006D385E"/>
    <w:rsid w:val="006D3D27"/>
    <w:rsid w:val="006D415F"/>
    <w:rsid w:val="006D4E3F"/>
    <w:rsid w:val="006D4EF7"/>
    <w:rsid w:val="006D6168"/>
    <w:rsid w:val="006D631E"/>
    <w:rsid w:val="006D6DFB"/>
    <w:rsid w:val="006D6FAC"/>
    <w:rsid w:val="006D73AE"/>
    <w:rsid w:val="006D7B7A"/>
    <w:rsid w:val="006E07E0"/>
    <w:rsid w:val="006E08DD"/>
    <w:rsid w:val="006E0A17"/>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5E"/>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583E"/>
    <w:rsid w:val="007060CE"/>
    <w:rsid w:val="00706194"/>
    <w:rsid w:val="007065BB"/>
    <w:rsid w:val="00706AEA"/>
    <w:rsid w:val="007077D6"/>
    <w:rsid w:val="007104C8"/>
    <w:rsid w:val="00712AAA"/>
    <w:rsid w:val="0071326E"/>
    <w:rsid w:val="007154E3"/>
    <w:rsid w:val="00717604"/>
    <w:rsid w:val="00717626"/>
    <w:rsid w:val="00720495"/>
    <w:rsid w:val="00721EFF"/>
    <w:rsid w:val="007232A7"/>
    <w:rsid w:val="00723780"/>
    <w:rsid w:val="00723957"/>
    <w:rsid w:val="00723B60"/>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1613"/>
    <w:rsid w:val="00752581"/>
    <w:rsid w:val="0075404B"/>
    <w:rsid w:val="007543BD"/>
    <w:rsid w:val="00754D70"/>
    <w:rsid w:val="00756F04"/>
    <w:rsid w:val="007576C4"/>
    <w:rsid w:val="007603B4"/>
    <w:rsid w:val="00760672"/>
    <w:rsid w:val="007608D8"/>
    <w:rsid w:val="0076093D"/>
    <w:rsid w:val="00760E3F"/>
    <w:rsid w:val="00761141"/>
    <w:rsid w:val="00762B46"/>
    <w:rsid w:val="0076300D"/>
    <w:rsid w:val="00763D80"/>
    <w:rsid w:val="007650C5"/>
    <w:rsid w:val="00767965"/>
    <w:rsid w:val="00767CDF"/>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642"/>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7C70"/>
    <w:rsid w:val="007A7EA5"/>
    <w:rsid w:val="007B033F"/>
    <w:rsid w:val="007B0D99"/>
    <w:rsid w:val="007B357F"/>
    <w:rsid w:val="007B3ACA"/>
    <w:rsid w:val="007B436A"/>
    <w:rsid w:val="007B4666"/>
    <w:rsid w:val="007B46E9"/>
    <w:rsid w:val="007B4B55"/>
    <w:rsid w:val="007B55E0"/>
    <w:rsid w:val="007B598E"/>
    <w:rsid w:val="007B5C5E"/>
    <w:rsid w:val="007B6524"/>
    <w:rsid w:val="007B66EE"/>
    <w:rsid w:val="007B6BEE"/>
    <w:rsid w:val="007B7FCB"/>
    <w:rsid w:val="007C029D"/>
    <w:rsid w:val="007C098F"/>
    <w:rsid w:val="007C0ACA"/>
    <w:rsid w:val="007C103A"/>
    <w:rsid w:val="007C1229"/>
    <w:rsid w:val="007C1957"/>
    <w:rsid w:val="007C2825"/>
    <w:rsid w:val="007C31F8"/>
    <w:rsid w:val="007C3F28"/>
    <w:rsid w:val="007C457C"/>
    <w:rsid w:val="007C4588"/>
    <w:rsid w:val="007C5224"/>
    <w:rsid w:val="007C5863"/>
    <w:rsid w:val="007C5ED3"/>
    <w:rsid w:val="007C6325"/>
    <w:rsid w:val="007C7DD9"/>
    <w:rsid w:val="007D2054"/>
    <w:rsid w:val="007D2AE6"/>
    <w:rsid w:val="007D3D72"/>
    <w:rsid w:val="007D41E3"/>
    <w:rsid w:val="007D43CC"/>
    <w:rsid w:val="007D5313"/>
    <w:rsid w:val="007D5A56"/>
    <w:rsid w:val="007E0821"/>
    <w:rsid w:val="007E1090"/>
    <w:rsid w:val="007E145D"/>
    <w:rsid w:val="007E1891"/>
    <w:rsid w:val="007E2913"/>
    <w:rsid w:val="007E2B93"/>
    <w:rsid w:val="007E2E5B"/>
    <w:rsid w:val="007E4B55"/>
    <w:rsid w:val="007E5E6C"/>
    <w:rsid w:val="007E6E38"/>
    <w:rsid w:val="007E6F6E"/>
    <w:rsid w:val="007E77D8"/>
    <w:rsid w:val="007E786E"/>
    <w:rsid w:val="007E7CDD"/>
    <w:rsid w:val="007F013D"/>
    <w:rsid w:val="007F0662"/>
    <w:rsid w:val="007F0E98"/>
    <w:rsid w:val="007F1567"/>
    <w:rsid w:val="007F261E"/>
    <w:rsid w:val="007F30BB"/>
    <w:rsid w:val="007F3D94"/>
    <w:rsid w:val="007F3E9C"/>
    <w:rsid w:val="007F3F3B"/>
    <w:rsid w:val="007F40E3"/>
    <w:rsid w:val="007F471C"/>
    <w:rsid w:val="007F4929"/>
    <w:rsid w:val="007F4DBB"/>
    <w:rsid w:val="007F5107"/>
    <w:rsid w:val="007F72BF"/>
    <w:rsid w:val="007F783A"/>
    <w:rsid w:val="00801FC3"/>
    <w:rsid w:val="008022E7"/>
    <w:rsid w:val="00804070"/>
    <w:rsid w:val="00804671"/>
    <w:rsid w:val="0080655E"/>
    <w:rsid w:val="00806B1B"/>
    <w:rsid w:val="00806BA3"/>
    <w:rsid w:val="00807857"/>
    <w:rsid w:val="0081013B"/>
    <w:rsid w:val="00810208"/>
    <w:rsid w:val="008104AB"/>
    <w:rsid w:val="008109BE"/>
    <w:rsid w:val="00810CB9"/>
    <w:rsid w:val="00810E0B"/>
    <w:rsid w:val="008129E2"/>
    <w:rsid w:val="00815AD3"/>
    <w:rsid w:val="00815E08"/>
    <w:rsid w:val="00816106"/>
    <w:rsid w:val="0081643E"/>
    <w:rsid w:val="00816A97"/>
    <w:rsid w:val="0082067D"/>
    <w:rsid w:val="00820AD7"/>
    <w:rsid w:val="00822025"/>
    <w:rsid w:val="0082366D"/>
    <w:rsid w:val="00824C81"/>
    <w:rsid w:val="00825BA8"/>
    <w:rsid w:val="008302EB"/>
    <w:rsid w:val="00830ACF"/>
    <w:rsid w:val="008315E7"/>
    <w:rsid w:val="0083170B"/>
    <w:rsid w:val="00832045"/>
    <w:rsid w:val="00832914"/>
    <w:rsid w:val="00832BF7"/>
    <w:rsid w:val="00833C23"/>
    <w:rsid w:val="00834151"/>
    <w:rsid w:val="00834162"/>
    <w:rsid w:val="0083503E"/>
    <w:rsid w:val="00835CA9"/>
    <w:rsid w:val="00841682"/>
    <w:rsid w:val="00844ABF"/>
    <w:rsid w:val="008466DD"/>
    <w:rsid w:val="0084671D"/>
    <w:rsid w:val="008470E0"/>
    <w:rsid w:val="00847578"/>
    <w:rsid w:val="0085088C"/>
    <w:rsid w:val="008527CF"/>
    <w:rsid w:val="00854C09"/>
    <w:rsid w:val="00854E97"/>
    <w:rsid w:val="00855429"/>
    <w:rsid w:val="00855A8F"/>
    <w:rsid w:val="0085685A"/>
    <w:rsid w:val="0085762E"/>
    <w:rsid w:val="008609F4"/>
    <w:rsid w:val="00861974"/>
    <w:rsid w:val="00862152"/>
    <w:rsid w:val="0086276A"/>
    <w:rsid w:val="00862779"/>
    <w:rsid w:val="00863395"/>
    <w:rsid w:val="00864272"/>
    <w:rsid w:val="00864375"/>
    <w:rsid w:val="008660D7"/>
    <w:rsid w:val="0086762B"/>
    <w:rsid w:val="00867851"/>
    <w:rsid w:val="00873C8B"/>
    <w:rsid w:val="008743ED"/>
    <w:rsid w:val="00874596"/>
    <w:rsid w:val="00874BDA"/>
    <w:rsid w:val="00876A44"/>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660"/>
    <w:rsid w:val="00897928"/>
    <w:rsid w:val="008A08DB"/>
    <w:rsid w:val="008A0E06"/>
    <w:rsid w:val="008A1180"/>
    <w:rsid w:val="008A2020"/>
    <w:rsid w:val="008A2451"/>
    <w:rsid w:val="008A402E"/>
    <w:rsid w:val="008A43D2"/>
    <w:rsid w:val="008A44A1"/>
    <w:rsid w:val="008A46CF"/>
    <w:rsid w:val="008A4E9E"/>
    <w:rsid w:val="008A5282"/>
    <w:rsid w:val="008A6199"/>
    <w:rsid w:val="008A658C"/>
    <w:rsid w:val="008A70DF"/>
    <w:rsid w:val="008A738E"/>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D1127"/>
    <w:rsid w:val="008D2663"/>
    <w:rsid w:val="008D2940"/>
    <w:rsid w:val="008D2DFC"/>
    <w:rsid w:val="008D401D"/>
    <w:rsid w:val="008D5696"/>
    <w:rsid w:val="008D576A"/>
    <w:rsid w:val="008D59D7"/>
    <w:rsid w:val="008D643D"/>
    <w:rsid w:val="008D64F6"/>
    <w:rsid w:val="008D7012"/>
    <w:rsid w:val="008D7016"/>
    <w:rsid w:val="008D719A"/>
    <w:rsid w:val="008D75C3"/>
    <w:rsid w:val="008E0235"/>
    <w:rsid w:val="008E033B"/>
    <w:rsid w:val="008E0BA8"/>
    <w:rsid w:val="008E13D9"/>
    <w:rsid w:val="008E143A"/>
    <w:rsid w:val="008E207C"/>
    <w:rsid w:val="008E2833"/>
    <w:rsid w:val="008E3397"/>
    <w:rsid w:val="008E4A58"/>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8F7D83"/>
    <w:rsid w:val="009000D0"/>
    <w:rsid w:val="009020FA"/>
    <w:rsid w:val="00902630"/>
    <w:rsid w:val="0090505A"/>
    <w:rsid w:val="0090690E"/>
    <w:rsid w:val="00906969"/>
    <w:rsid w:val="00907416"/>
    <w:rsid w:val="0091032E"/>
    <w:rsid w:val="00910AA0"/>
    <w:rsid w:val="00911211"/>
    <w:rsid w:val="00911D9A"/>
    <w:rsid w:val="00912323"/>
    <w:rsid w:val="009134A2"/>
    <w:rsid w:val="00914B6F"/>
    <w:rsid w:val="00914BF3"/>
    <w:rsid w:val="00914E2B"/>
    <w:rsid w:val="00915401"/>
    <w:rsid w:val="00915526"/>
    <w:rsid w:val="00916958"/>
    <w:rsid w:val="009171B0"/>
    <w:rsid w:val="00917F4E"/>
    <w:rsid w:val="00917FBC"/>
    <w:rsid w:val="0092026E"/>
    <w:rsid w:val="0092035C"/>
    <w:rsid w:val="00921D34"/>
    <w:rsid w:val="00922F5E"/>
    <w:rsid w:val="009230A4"/>
    <w:rsid w:val="00923BBE"/>
    <w:rsid w:val="00923CA4"/>
    <w:rsid w:val="00925535"/>
    <w:rsid w:val="009257CB"/>
    <w:rsid w:val="00925F89"/>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4FFC"/>
    <w:rsid w:val="009450B7"/>
    <w:rsid w:val="00946A55"/>
    <w:rsid w:val="00947FBF"/>
    <w:rsid w:val="009502E6"/>
    <w:rsid w:val="00950D7B"/>
    <w:rsid w:val="009510DE"/>
    <w:rsid w:val="009522DB"/>
    <w:rsid w:val="00953DA9"/>
    <w:rsid w:val="00954C71"/>
    <w:rsid w:val="009552EE"/>
    <w:rsid w:val="00955698"/>
    <w:rsid w:val="00956BED"/>
    <w:rsid w:val="00957A6F"/>
    <w:rsid w:val="00957D42"/>
    <w:rsid w:val="00962401"/>
    <w:rsid w:val="00962F38"/>
    <w:rsid w:val="009631BC"/>
    <w:rsid w:val="00963893"/>
    <w:rsid w:val="009642C6"/>
    <w:rsid w:val="00966677"/>
    <w:rsid w:val="009668DC"/>
    <w:rsid w:val="00966AC8"/>
    <w:rsid w:val="00967D23"/>
    <w:rsid w:val="009710E3"/>
    <w:rsid w:val="0097136A"/>
    <w:rsid w:val="0097208C"/>
    <w:rsid w:val="009728DF"/>
    <w:rsid w:val="00973FB0"/>
    <w:rsid w:val="00974981"/>
    <w:rsid w:val="009751C5"/>
    <w:rsid w:val="00975833"/>
    <w:rsid w:val="00976421"/>
    <w:rsid w:val="0097758D"/>
    <w:rsid w:val="00980E23"/>
    <w:rsid w:val="0098136B"/>
    <w:rsid w:val="00985930"/>
    <w:rsid w:val="0098783D"/>
    <w:rsid w:val="00987C2C"/>
    <w:rsid w:val="009900E7"/>
    <w:rsid w:val="009905DD"/>
    <w:rsid w:val="00992D86"/>
    <w:rsid w:val="00993636"/>
    <w:rsid w:val="00994404"/>
    <w:rsid w:val="0099443D"/>
    <w:rsid w:val="00994518"/>
    <w:rsid w:val="00994D7D"/>
    <w:rsid w:val="00994EFE"/>
    <w:rsid w:val="00996891"/>
    <w:rsid w:val="00996F29"/>
    <w:rsid w:val="009A0042"/>
    <w:rsid w:val="009A0CC9"/>
    <w:rsid w:val="009A1A2A"/>
    <w:rsid w:val="009A1DEB"/>
    <w:rsid w:val="009A3DC0"/>
    <w:rsid w:val="009A4E1C"/>
    <w:rsid w:val="009A575E"/>
    <w:rsid w:val="009A6653"/>
    <w:rsid w:val="009A6B9A"/>
    <w:rsid w:val="009A6C69"/>
    <w:rsid w:val="009A7CDB"/>
    <w:rsid w:val="009B0114"/>
    <w:rsid w:val="009B0786"/>
    <w:rsid w:val="009B11F2"/>
    <w:rsid w:val="009B46F9"/>
    <w:rsid w:val="009B5CD7"/>
    <w:rsid w:val="009B67CA"/>
    <w:rsid w:val="009B7848"/>
    <w:rsid w:val="009C0143"/>
    <w:rsid w:val="009C0DB6"/>
    <w:rsid w:val="009C12EF"/>
    <w:rsid w:val="009C1543"/>
    <w:rsid w:val="009C1A0B"/>
    <w:rsid w:val="009C1AEF"/>
    <w:rsid w:val="009C2022"/>
    <w:rsid w:val="009C2A36"/>
    <w:rsid w:val="009C2D57"/>
    <w:rsid w:val="009C3A21"/>
    <w:rsid w:val="009C47CA"/>
    <w:rsid w:val="009C5786"/>
    <w:rsid w:val="009C5B90"/>
    <w:rsid w:val="009C5C44"/>
    <w:rsid w:val="009C601C"/>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6FA"/>
    <w:rsid w:val="009D6F36"/>
    <w:rsid w:val="009D70E6"/>
    <w:rsid w:val="009D77AD"/>
    <w:rsid w:val="009E0DF0"/>
    <w:rsid w:val="009E1EAD"/>
    <w:rsid w:val="009E2236"/>
    <w:rsid w:val="009E2257"/>
    <w:rsid w:val="009E4092"/>
    <w:rsid w:val="009E53D7"/>
    <w:rsid w:val="009E6128"/>
    <w:rsid w:val="009E7618"/>
    <w:rsid w:val="009F1087"/>
    <w:rsid w:val="009F1125"/>
    <w:rsid w:val="009F2496"/>
    <w:rsid w:val="009F3418"/>
    <w:rsid w:val="009F3EA8"/>
    <w:rsid w:val="009F4C9C"/>
    <w:rsid w:val="009F54D1"/>
    <w:rsid w:val="009F561A"/>
    <w:rsid w:val="009F6FE5"/>
    <w:rsid w:val="00A003E9"/>
    <w:rsid w:val="00A00B2B"/>
    <w:rsid w:val="00A00D0F"/>
    <w:rsid w:val="00A00FFC"/>
    <w:rsid w:val="00A019FF"/>
    <w:rsid w:val="00A02792"/>
    <w:rsid w:val="00A02E02"/>
    <w:rsid w:val="00A02F46"/>
    <w:rsid w:val="00A03493"/>
    <w:rsid w:val="00A03533"/>
    <w:rsid w:val="00A054C2"/>
    <w:rsid w:val="00A05A6F"/>
    <w:rsid w:val="00A05B79"/>
    <w:rsid w:val="00A0709A"/>
    <w:rsid w:val="00A1006C"/>
    <w:rsid w:val="00A112F6"/>
    <w:rsid w:val="00A12CAD"/>
    <w:rsid w:val="00A139ED"/>
    <w:rsid w:val="00A1555D"/>
    <w:rsid w:val="00A155C1"/>
    <w:rsid w:val="00A15627"/>
    <w:rsid w:val="00A1587B"/>
    <w:rsid w:val="00A15FA4"/>
    <w:rsid w:val="00A171C5"/>
    <w:rsid w:val="00A17BAD"/>
    <w:rsid w:val="00A2004F"/>
    <w:rsid w:val="00A20A44"/>
    <w:rsid w:val="00A2202D"/>
    <w:rsid w:val="00A2276E"/>
    <w:rsid w:val="00A229B3"/>
    <w:rsid w:val="00A22A11"/>
    <w:rsid w:val="00A22AC5"/>
    <w:rsid w:val="00A2440A"/>
    <w:rsid w:val="00A256EB"/>
    <w:rsid w:val="00A264DC"/>
    <w:rsid w:val="00A26759"/>
    <w:rsid w:val="00A26B8A"/>
    <w:rsid w:val="00A26C41"/>
    <w:rsid w:val="00A30B88"/>
    <w:rsid w:val="00A314FD"/>
    <w:rsid w:val="00A31F90"/>
    <w:rsid w:val="00A322CC"/>
    <w:rsid w:val="00A33232"/>
    <w:rsid w:val="00A365C5"/>
    <w:rsid w:val="00A36F22"/>
    <w:rsid w:val="00A372AC"/>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146E"/>
    <w:rsid w:val="00A52ECD"/>
    <w:rsid w:val="00A5389B"/>
    <w:rsid w:val="00A53C19"/>
    <w:rsid w:val="00A54023"/>
    <w:rsid w:val="00A5511E"/>
    <w:rsid w:val="00A55EA1"/>
    <w:rsid w:val="00A569C7"/>
    <w:rsid w:val="00A56C49"/>
    <w:rsid w:val="00A56C9F"/>
    <w:rsid w:val="00A570CD"/>
    <w:rsid w:val="00A5786E"/>
    <w:rsid w:val="00A57AE8"/>
    <w:rsid w:val="00A60B58"/>
    <w:rsid w:val="00A614EE"/>
    <w:rsid w:val="00A6156D"/>
    <w:rsid w:val="00A61D04"/>
    <w:rsid w:val="00A61E3E"/>
    <w:rsid w:val="00A61E5F"/>
    <w:rsid w:val="00A62090"/>
    <w:rsid w:val="00A6285F"/>
    <w:rsid w:val="00A62DBA"/>
    <w:rsid w:val="00A63F8C"/>
    <w:rsid w:val="00A647AC"/>
    <w:rsid w:val="00A6532E"/>
    <w:rsid w:val="00A65900"/>
    <w:rsid w:val="00A65AEE"/>
    <w:rsid w:val="00A66C5E"/>
    <w:rsid w:val="00A66E18"/>
    <w:rsid w:val="00A67316"/>
    <w:rsid w:val="00A677C7"/>
    <w:rsid w:val="00A71C14"/>
    <w:rsid w:val="00A72365"/>
    <w:rsid w:val="00A72572"/>
    <w:rsid w:val="00A72628"/>
    <w:rsid w:val="00A742FD"/>
    <w:rsid w:val="00A7626C"/>
    <w:rsid w:val="00A7761A"/>
    <w:rsid w:val="00A77DE6"/>
    <w:rsid w:val="00A80D01"/>
    <w:rsid w:val="00A80D2D"/>
    <w:rsid w:val="00A80F17"/>
    <w:rsid w:val="00A80F4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9671A"/>
    <w:rsid w:val="00AA0669"/>
    <w:rsid w:val="00AA0B20"/>
    <w:rsid w:val="00AA1892"/>
    <w:rsid w:val="00AA219B"/>
    <w:rsid w:val="00AA2DC3"/>
    <w:rsid w:val="00AA2E9D"/>
    <w:rsid w:val="00AA3491"/>
    <w:rsid w:val="00AA3F18"/>
    <w:rsid w:val="00AA40B6"/>
    <w:rsid w:val="00AA49C7"/>
    <w:rsid w:val="00AA4ECB"/>
    <w:rsid w:val="00AA5C00"/>
    <w:rsid w:val="00AA5D36"/>
    <w:rsid w:val="00AA622B"/>
    <w:rsid w:val="00AA67A5"/>
    <w:rsid w:val="00AB0093"/>
    <w:rsid w:val="00AB01FE"/>
    <w:rsid w:val="00AB0558"/>
    <w:rsid w:val="00AB12B6"/>
    <w:rsid w:val="00AB166D"/>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105D"/>
    <w:rsid w:val="00AC14BE"/>
    <w:rsid w:val="00AC345C"/>
    <w:rsid w:val="00AC380B"/>
    <w:rsid w:val="00AC38A0"/>
    <w:rsid w:val="00AC3B54"/>
    <w:rsid w:val="00AC55C4"/>
    <w:rsid w:val="00AC5C08"/>
    <w:rsid w:val="00AC5EDC"/>
    <w:rsid w:val="00AD0C36"/>
    <w:rsid w:val="00AD1C22"/>
    <w:rsid w:val="00AD2481"/>
    <w:rsid w:val="00AD342A"/>
    <w:rsid w:val="00AD344D"/>
    <w:rsid w:val="00AD3612"/>
    <w:rsid w:val="00AD550C"/>
    <w:rsid w:val="00AD64EA"/>
    <w:rsid w:val="00AD6B0C"/>
    <w:rsid w:val="00AD73EB"/>
    <w:rsid w:val="00AE0179"/>
    <w:rsid w:val="00AE156C"/>
    <w:rsid w:val="00AE2C2B"/>
    <w:rsid w:val="00AE3436"/>
    <w:rsid w:val="00AE3C34"/>
    <w:rsid w:val="00AE4354"/>
    <w:rsid w:val="00AE4C6E"/>
    <w:rsid w:val="00AE548A"/>
    <w:rsid w:val="00AE55D6"/>
    <w:rsid w:val="00AE5B2C"/>
    <w:rsid w:val="00AE6096"/>
    <w:rsid w:val="00AE77D1"/>
    <w:rsid w:val="00AF04CE"/>
    <w:rsid w:val="00AF0F9F"/>
    <w:rsid w:val="00AF1827"/>
    <w:rsid w:val="00AF1F8F"/>
    <w:rsid w:val="00AF25FC"/>
    <w:rsid w:val="00AF2B47"/>
    <w:rsid w:val="00AF30B7"/>
    <w:rsid w:val="00AF34B7"/>
    <w:rsid w:val="00AF3CDB"/>
    <w:rsid w:val="00AF4068"/>
    <w:rsid w:val="00AF49FC"/>
    <w:rsid w:val="00AF4A3E"/>
    <w:rsid w:val="00AF5DBD"/>
    <w:rsid w:val="00AF5E40"/>
    <w:rsid w:val="00AF6489"/>
    <w:rsid w:val="00AF656D"/>
    <w:rsid w:val="00AF6923"/>
    <w:rsid w:val="00AF7135"/>
    <w:rsid w:val="00AF79B5"/>
    <w:rsid w:val="00AF79FE"/>
    <w:rsid w:val="00AF7FFE"/>
    <w:rsid w:val="00B00B91"/>
    <w:rsid w:val="00B038A9"/>
    <w:rsid w:val="00B03C57"/>
    <w:rsid w:val="00B0441E"/>
    <w:rsid w:val="00B04797"/>
    <w:rsid w:val="00B04BB2"/>
    <w:rsid w:val="00B04D79"/>
    <w:rsid w:val="00B04E4C"/>
    <w:rsid w:val="00B04F20"/>
    <w:rsid w:val="00B0513C"/>
    <w:rsid w:val="00B053A7"/>
    <w:rsid w:val="00B0593B"/>
    <w:rsid w:val="00B05F37"/>
    <w:rsid w:val="00B068FC"/>
    <w:rsid w:val="00B07EFD"/>
    <w:rsid w:val="00B1006A"/>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7DB"/>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4236D"/>
    <w:rsid w:val="00B45899"/>
    <w:rsid w:val="00B458FC"/>
    <w:rsid w:val="00B4723D"/>
    <w:rsid w:val="00B47F35"/>
    <w:rsid w:val="00B50402"/>
    <w:rsid w:val="00B506A2"/>
    <w:rsid w:val="00B5281A"/>
    <w:rsid w:val="00B54059"/>
    <w:rsid w:val="00B54C35"/>
    <w:rsid w:val="00B54DD9"/>
    <w:rsid w:val="00B560A0"/>
    <w:rsid w:val="00B5632A"/>
    <w:rsid w:val="00B564A9"/>
    <w:rsid w:val="00B57E2A"/>
    <w:rsid w:val="00B604DD"/>
    <w:rsid w:val="00B60F2E"/>
    <w:rsid w:val="00B61398"/>
    <w:rsid w:val="00B61723"/>
    <w:rsid w:val="00B61FD0"/>
    <w:rsid w:val="00B62054"/>
    <w:rsid w:val="00B62312"/>
    <w:rsid w:val="00B63F52"/>
    <w:rsid w:val="00B65DA5"/>
    <w:rsid w:val="00B679FD"/>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6305"/>
    <w:rsid w:val="00B97127"/>
    <w:rsid w:val="00B9796C"/>
    <w:rsid w:val="00BA036E"/>
    <w:rsid w:val="00BA0714"/>
    <w:rsid w:val="00BA16A2"/>
    <w:rsid w:val="00BA17B9"/>
    <w:rsid w:val="00BA3CC0"/>
    <w:rsid w:val="00BA4A2B"/>
    <w:rsid w:val="00BA4E3E"/>
    <w:rsid w:val="00BA62E2"/>
    <w:rsid w:val="00BA69A2"/>
    <w:rsid w:val="00BA6FCC"/>
    <w:rsid w:val="00BA7512"/>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D53"/>
    <w:rsid w:val="00BD6469"/>
    <w:rsid w:val="00BD667C"/>
    <w:rsid w:val="00BD6920"/>
    <w:rsid w:val="00BD73F5"/>
    <w:rsid w:val="00BD773E"/>
    <w:rsid w:val="00BE0A96"/>
    <w:rsid w:val="00BE0AB4"/>
    <w:rsid w:val="00BE1B3D"/>
    <w:rsid w:val="00BE1D3F"/>
    <w:rsid w:val="00BE2A6F"/>
    <w:rsid w:val="00BE34A7"/>
    <w:rsid w:val="00BE4181"/>
    <w:rsid w:val="00BE45D2"/>
    <w:rsid w:val="00BE47EB"/>
    <w:rsid w:val="00BE5180"/>
    <w:rsid w:val="00BE73D0"/>
    <w:rsid w:val="00BF04F6"/>
    <w:rsid w:val="00BF1276"/>
    <w:rsid w:val="00BF1B00"/>
    <w:rsid w:val="00BF23C7"/>
    <w:rsid w:val="00BF2CD7"/>
    <w:rsid w:val="00BF3060"/>
    <w:rsid w:val="00BF399E"/>
    <w:rsid w:val="00BF4BC6"/>
    <w:rsid w:val="00BF50B9"/>
    <w:rsid w:val="00BF5535"/>
    <w:rsid w:val="00BF5A2C"/>
    <w:rsid w:val="00BF611E"/>
    <w:rsid w:val="00BF621C"/>
    <w:rsid w:val="00BF6373"/>
    <w:rsid w:val="00BF6953"/>
    <w:rsid w:val="00BF7184"/>
    <w:rsid w:val="00BF7806"/>
    <w:rsid w:val="00C01246"/>
    <w:rsid w:val="00C02957"/>
    <w:rsid w:val="00C03759"/>
    <w:rsid w:val="00C03E96"/>
    <w:rsid w:val="00C044B4"/>
    <w:rsid w:val="00C051E4"/>
    <w:rsid w:val="00C05BDE"/>
    <w:rsid w:val="00C06EF9"/>
    <w:rsid w:val="00C10480"/>
    <w:rsid w:val="00C10D89"/>
    <w:rsid w:val="00C1181F"/>
    <w:rsid w:val="00C11925"/>
    <w:rsid w:val="00C143E5"/>
    <w:rsid w:val="00C146AE"/>
    <w:rsid w:val="00C15302"/>
    <w:rsid w:val="00C15CC5"/>
    <w:rsid w:val="00C1681C"/>
    <w:rsid w:val="00C16D61"/>
    <w:rsid w:val="00C1721E"/>
    <w:rsid w:val="00C17748"/>
    <w:rsid w:val="00C20C0E"/>
    <w:rsid w:val="00C20D75"/>
    <w:rsid w:val="00C22129"/>
    <w:rsid w:val="00C22523"/>
    <w:rsid w:val="00C22926"/>
    <w:rsid w:val="00C23AFA"/>
    <w:rsid w:val="00C24092"/>
    <w:rsid w:val="00C254B7"/>
    <w:rsid w:val="00C25D2B"/>
    <w:rsid w:val="00C26CA9"/>
    <w:rsid w:val="00C26CEA"/>
    <w:rsid w:val="00C26D8B"/>
    <w:rsid w:val="00C27B3E"/>
    <w:rsid w:val="00C27C9F"/>
    <w:rsid w:val="00C3055C"/>
    <w:rsid w:val="00C31A49"/>
    <w:rsid w:val="00C3243C"/>
    <w:rsid w:val="00C326B5"/>
    <w:rsid w:val="00C340D1"/>
    <w:rsid w:val="00C34533"/>
    <w:rsid w:val="00C35482"/>
    <w:rsid w:val="00C35609"/>
    <w:rsid w:val="00C35C2E"/>
    <w:rsid w:val="00C36C64"/>
    <w:rsid w:val="00C36F86"/>
    <w:rsid w:val="00C3784A"/>
    <w:rsid w:val="00C37E10"/>
    <w:rsid w:val="00C4181F"/>
    <w:rsid w:val="00C4229A"/>
    <w:rsid w:val="00C4315A"/>
    <w:rsid w:val="00C434AE"/>
    <w:rsid w:val="00C4393D"/>
    <w:rsid w:val="00C444E4"/>
    <w:rsid w:val="00C44B3B"/>
    <w:rsid w:val="00C45EBC"/>
    <w:rsid w:val="00C45FC4"/>
    <w:rsid w:val="00C460AF"/>
    <w:rsid w:val="00C46916"/>
    <w:rsid w:val="00C46AFC"/>
    <w:rsid w:val="00C4770A"/>
    <w:rsid w:val="00C504CB"/>
    <w:rsid w:val="00C504CF"/>
    <w:rsid w:val="00C51ADB"/>
    <w:rsid w:val="00C522B5"/>
    <w:rsid w:val="00C5287A"/>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FC"/>
    <w:rsid w:val="00C6715E"/>
    <w:rsid w:val="00C6722A"/>
    <w:rsid w:val="00C673A7"/>
    <w:rsid w:val="00C67BC8"/>
    <w:rsid w:val="00C71137"/>
    <w:rsid w:val="00C717FD"/>
    <w:rsid w:val="00C722D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5A1"/>
    <w:rsid w:val="00CB47AB"/>
    <w:rsid w:val="00CB483C"/>
    <w:rsid w:val="00CB4AAF"/>
    <w:rsid w:val="00CB4FDD"/>
    <w:rsid w:val="00CB5ACA"/>
    <w:rsid w:val="00CB6C57"/>
    <w:rsid w:val="00CB7B92"/>
    <w:rsid w:val="00CC169C"/>
    <w:rsid w:val="00CC247F"/>
    <w:rsid w:val="00CC25E1"/>
    <w:rsid w:val="00CC2659"/>
    <w:rsid w:val="00CC2B41"/>
    <w:rsid w:val="00CC2CE4"/>
    <w:rsid w:val="00CC4D1E"/>
    <w:rsid w:val="00CC5D4F"/>
    <w:rsid w:val="00CC62A0"/>
    <w:rsid w:val="00CC76DD"/>
    <w:rsid w:val="00CC7761"/>
    <w:rsid w:val="00CD12EF"/>
    <w:rsid w:val="00CD1B61"/>
    <w:rsid w:val="00CD3010"/>
    <w:rsid w:val="00CD36B6"/>
    <w:rsid w:val="00CD37AE"/>
    <w:rsid w:val="00CD450F"/>
    <w:rsid w:val="00CD5927"/>
    <w:rsid w:val="00CD6ACE"/>
    <w:rsid w:val="00CD6DCE"/>
    <w:rsid w:val="00CD72E4"/>
    <w:rsid w:val="00CD7B3A"/>
    <w:rsid w:val="00CE2369"/>
    <w:rsid w:val="00CE23C8"/>
    <w:rsid w:val="00CE28CA"/>
    <w:rsid w:val="00CE2C57"/>
    <w:rsid w:val="00CE3519"/>
    <w:rsid w:val="00CE48A1"/>
    <w:rsid w:val="00CE4B8D"/>
    <w:rsid w:val="00CE4DA6"/>
    <w:rsid w:val="00CE56F8"/>
    <w:rsid w:val="00CE5F7E"/>
    <w:rsid w:val="00CE60E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46ED"/>
    <w:rsid w:val="00D261C0"/>
    <w:rsid w:val="00D262AA"/>
    <w:rsid w:val="00D264F6"/>
    <w:rsid w:val="00D27098"/>
    <w:rsid w:val="00D273CA"/>
    <w:rsid w:val="00D27A46"/>
    <w:rsid w:val="00D3002B"/>
    <w:rsid w:val="00D30238"/>
    <w:rsid w:val="00D305DD"/>
    <w:rsid w:val="00D307EC"/>
    <w:rsid w:val="00D31C9E"/>
    <w:rsid w:val="00D31E8E"/>
    <w:rsid w:val="00D32640"/>
    <w:rsid w:val="00D34DEF"/>
    <w:rsid w:val="00D3627D"/>
    <w:rsid w:val="00D36420"/>
    <w:rsid w:val="00D413C6"/>
    <w:rsid w:val="00D41B35"/>
    <w:rsid w:val="00D4222A"/>
    <w:rsid w:val="00D42AF4"/>
    <w:rsid w:val="00D441E6"/>
    <w:rsid w:val="00D444CD"/>
    <w:rsid w:val="00D45035"/>
    <w:rsid w:val="00D45C2A"/>
    <w:rsid w:val="00D4777F"/>
    <w:rsid w:val="00D47A4F"/>
    <w:rsid w:val="00D511EA"/>
    <w:rsid w:val="00D51590"/>
    <w:rsid w:val="00D536CE"/>
    <w:rsid w:val="00D549CB"/>
    <w:rsid w:val="00D5523A"/>
    <w:rsid w:val="00D55D7C"/>
    <w:rsid w:val="00D567CB"/>
    <w:rsid w:val="00D57A0B"/>
    <w:rsid w:val="00D57B51"/>
    <w:rsid w:val="00D57C0E"/>
    <w:rsid w:val="00D57E3F"/>
    <w:rsid w:val="00D60853"/>
    <w:rsid w:val="00D61235"/>
    <w:rsid w:val="00D61C10"/>
    <w:rsid w:val="00D622B0"/>
    <w:rsid w:val="00D626B6"/>
    <w:rsid w:val="00D629E6"/>
    <w:rsid w:val="00D62B81"/>
    <w:rsid w:val="00D658E0"/>
    <w:rsid w:val="00D66800"/>
    <w:rsid w:val="00D67517"/>
    <w:rsid w:val="00D67ECE"/>
    <w:rsid w:val="00D70C03"/>
    <w:rsid w:val="00D711C3"/>
    <w:rsid w:val="00D71B6D"/>
    <w:rsid w:val="00D72079"/>
    <w:rsid w:val="00D72202"/>
    <w:rsid w:val="00D72AC0"/>
    <w:rsid w:val="00D72BFF"/>
    <w:rsid w:val="00D72C7E"/>
    <w:rsid w:val="00D76934"/>
    <w:rsid w:val="00D80721"/>
    <w:rsid w:val="00D810BD"/>
    <w:rsid w:val="00D81D20"/>
    <w:rsid w:val="00D82696"/>
    <w:rsid w:val="00D8269F"/>
    <w:rsid w:val="00D8273A"/>
    <w:rsid w:val="00D8376B"/>
    <w:rsid w:val="00D845FE"/>
    <w:rsid w:val="00D84B03"/>
    <w:rsid w:val="00D84B53"/>
    <w:rsid w:val="00D853FC"/>
    <w:rsid w:val="00D87850"/>
    <w:rsid w:val="00D87F1D"/>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350A"/>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99E"/>
    <w:rsid w:val="00DC4D94"/>
    <w:rsid w:val="00DC5CD8"/>
    <w:rsid w:val="00DC65C2"/>
    <w:rsid w:val="00DD0AD5"/>
    <w:rsid w:val="00DD0CBB"/>
    <w:rsid w:val="00DD192F"/>
    <w:rsid w:val="00DD1F1F"/>
    <w:rsid w:val="00DD3FF2"/>
    <w:rsid w:val="00DD60AD"/>
    <w:rsid w:val="00DD6F4F"/>
    <w:rsid w:val="00DD736F"/>
    <w:rsid w:val="00DE0421"/>
    <w:rsid w:val="00DE0CC0"/>
    <w:rsid w:val="00DE11D0"/>
    <w:rsid w:val="00DE28A8"/>
    <w:rsid w:val="00DE3133"/>
    <w:rsid w:val="00DE37BF"/>
    <w:rsid w:val="00DE3ADA"/>
    <w:rsid w:val="00DE419F"/>
    <w:rsid w:val="00DE5D2C"/>
    <w:rsid w:val="00DE5FCD"/>
    <w:rsid w:val="00DE646E"/>
    <w:rsid w:val="00DE6F70"/>
    <w:rsid w:val="00DE70C9"/>
    <w:rsid w:val="00DF00E5"/>
    <w:rsid w:val="00DF042D"/>
    <w:rsid w:val="00DF1664"/>
    <w:rsid w:val="00DF2B75"/>
    <w:rsid w:val="00DF32EE"/>
    <w:rsid w:val="00DF336B"/>
    <w:rsid w:val="00DF3DEF"/>
    <w:rsid w:val="00DF4585"/>
    <w:rsid w:val="00DF4D1D"/>
    <w:rsid w:val="00DF5BA3"/>
    <w:rsid w:val="00DF693B"/>
    <w:rsid w:val="00E01EB4"/>
    <w:rsid w:val="00E026D2"/>
    <w:rsid w:val="00E046A4"/>
    <w:rsid w:val="00E0549B"/>
    <w:rsid w:val="00E06175"/>
    <w:rsid w:val="00E06420"/>
    <w:rsid w:val="00E07A03"/>
    <w:rsid w:val="00E110F3"/>
    <w:rsid w:val="00E11CAC"/>
    <w:rsid w:val="00E12584"/>
    <w:rsid w:val="00E125CA"/>
    <w:rsid w:val="00E13165"/>
    <w:rsid w:val="00E13811"/>
    <w:rsid w:val="00E13868"/>
    <w:rsid w:val="00E13F25"/>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F11"/>
    <w:rsid w:val="00E34FDE"/>
    <w:rsid w:val="00E35127"/>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6AD2"/>
    <w:rsid w:val="00E4707F"/>
    <w:rsid w:val="00E47AC4"/>
    <w:rsid w:val="00E47EEF"/>
    <w:rsid w:val="00E50315"/>
    <w:rsid w:val="00E509E7"/>
    <w:rsid w:val="00E50E2F"/>
    <w:rsid w:val="00E512EB"/>
    <w:rsid w:val="00E531CA"/>
    <w:rsid w:val="00E54BD8"/>
    <w:rsid w:val="00E56A7E"/>
    <w:rsid w:val="00E56D07"/>
    <w:rsid w:val="00E575C2"/>
    <w:rsid w:val="00E578B2"/>
    <w:rsid w:val="00E57B9E"/>
    <w:rsid w:val="00E609FD"/>
    <w:rsid w:val="00E60E86"/>
    <w:rsid w:val="00E60FD8"/>
    <w:rsid w:val="00E610DC"/>
    <w:rsid w:val="00E6187B"/>
    <w:rsid w:val="00E62C0B"/>
    <w:rsid w:val="00E62D63"/>
    <w:rsid w:val="00E64FD4"/>
    <w:rsid w:val="00E65616"/>
    <w:rsid w:val="00E66FF2"/>
    <w:rsid w:val="00E706E8"/>
    <w:rsid w:val="00E71236"/>
    <w:rsid w:val="00E71849"/>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2D8"/>
    <w:rsid w:val="00E90555"/>
    <w:rsid w:val="00E92F11"/>
    <w:rsid w:val="00E93618"/>
    <w:rsid w:val="00E93C7E"/>
    <w:rsid w:val="00E95584"/>
    <w:rsid w:val="00E97004"/>
    <w:rsid w:val="00E970E9"/>
    <w:rsid w:val="00E97343"/>
    <w:rsid w:val="00E97ADC"/>
    <w:rsid w:val="00E97D50"/>
    <w:rsid w:val="00EA0B7A"/>
    <w:rsid w:val="00EA0E5A"/>
    <w:rsid w:val="00EA135A"/>
    <w:rsid w:val="00EA17EE"/>
    <w:rsid w:val="00EA1B7F"/>
    <w:rsid w:val="00EA1C62"/>
    <w:rsid w:val="00EA2978"/>
    <w:rsid w:val="00EA2A22"/>
    <w:rsid w:val="00EA5C56"/>
    <w:rsid w:val="00EA5FC9"/>
    <w:rsid w:val="00EA6710"/>
    <w:rsid w:val="00EB02D9"/>
    <w:rsid w:val="00EB14FC"/>
    <w:rsid w:val="00EB1CD2"/>
    <w:rsid w:val="00EB2904"/>
    <w:rsid w:val="00EB448F"/>
    <w:rsid w:val="00EB4CA0"/>
    <w:rsid w:val="00EB4E4E"/>
    <w:rsid w:val="00EB583D"/>
    <w:rsid w:val="00EB65E7"/>
    <w:rsid w:val="00EB6A8E"/>
    <w:rsid w:val="00EB6FC4"/>
    <w:rsid w:val="00EB77DA"/>
    <w:rsid w:val="00EC07A6"/>
    <w:rsid w:val="00EC111D"/>
    <w:rsid w:val="00EC1EC2"/>
    <w:rsid w:val="00EC22FF"/>
    <w:rsid w:val="00EC2784"/>
    <w:rsid w:val="00EC2A3E"/>
    <w:rsid w:val="00EC2C68"/>
    <w:rsid w:val="00EC305B"/>
    <w:rsid w:val="00EC41A2"/>
    <w:rsid w:val="00EC4DA0"/>
    <w:rsid w:val="00EC5919"/>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DEF"/>
    <w:rsid w:val="00EE3079"/>
    <w:rsid w:val="00EE3083"/>
    <w:rsid w:val="00EE419B"/>
    <w:rsid w:val="00EE4917"/>
    <w:rsid w:val="00EE5EBC"/>
    <w:rsid w:val="00EE637F"/>
    <w:rsid w:val="00EE6666"/>
    <w:rsid w:val="00EE72C1"/>
    <w:rsid w:val="00EE74CF"/>
    <w:rsid w:val="00EE7EC0"/>
    <w:rsid w:val="00EF093A"/>
    <w:rsid w:val="00EF13C5"/>
    <w:rsid w:val="00EF1D40"/>
    <w:rsid w:val="00EF2D75"/>
    <w:rsid w:val="00EF3128"/>
    <w:rsid w:val="00EF32A1"/>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55E3"/>
    <w:rsid w:val="00F16B6C"/>
    <w:rsid w:val="00F171A7"/>
    <w:rsid w:val="00F20086"/>
    <w:rsid w:val="00F22B32"/>
    <w:rsid w:val="00F231BE"/>
    <w:rsid w:val="00F23F0F"/>
    <w:rsid w:val="00F241D1"/>
    <w:rsid w:val="00F24D67"/>
    <w:rsid w:val="00F24F5C"/>
    <w:rsid w:val="00F254E2"/>
    <w:rsid w:val="00F30F32"/>
    <w:rsid w:val="00F31161"/>
    <w:rsid w:val="00F315FC"/>
    <w:rsid w:val="00F34089"/>
    <w:rsid w:val="00F345D9"/>
    <w:rsid w:val="00F34DF5"/>
    <w:rsid w:val="00F35BC9"/>
    <w:rsid w:val="00F36001"/>
    <w:rsid w:val="00F36332"/>
    <w:rsid w:val="00F36B51"/>
    <w:rsid w:val="00F36F4F"/>
    <w:rsid w:val="00F40464"/>
    <w:rsid w:val="00F40EC8"/>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911"/>
    <w:rsid w:val="00F84B0A"/>
    <w:rsid w:val="00F85A60"/>
    <w:rsid w:val="00F86C41"/>
    <w:rsid w:val="00F87B69"/>
    <w:rsid w:val="00F87D4D"/>
    <w:rsid w:val="00F90152"/>
    <w:rsid w:val="00F90D8E"/>
    <w:rsid w:val="00F91AEF"/>
    <w:rsid w:val="00F922B0"/>
    <w:rsid w:val="00F92DD4"/>
    <w:rsid w:val="00F9321E"/>
    <w:rsid w:val="00F94716"/>
    <w:rsid w:val="00F94DEF"/>
    <w:rsid w:val="00F9571B"/>
    <w:rsid w:val="00F95A57"/>
    <w:rsid w:val="00F95BA6"/>
    <w:rsid w:val="00F95D42"/>
    <w:rsid w:val="00F967E7"/>
    <w:rsid w:val="00F96ED5"/>
    <w:rsid w:val="00F972FF"/>
    <w:rsid w:val="00F97E34"/>
    <w:rsid w:val="00FA01FC"/>
    <w:rsid w:val="00FA0408"/>
    <w:rsid w:val="00FA194E"/>
    <w:rsid w:val="00FA1D0A"/>
    <w:rsid w:val="00FA25C0"/>
    <w:rsid w:val="00FA27FE"/>
    <w:rsid w:val="00FA29F7"/>
    <w:rsid w:val="00FA2DA8"/>
    <w:rsid w:val="00FA4328"/>
    <w:rsid w:val="00FA447D"/>
    <w:rsid w:val="00FA49A8"/>
    <w:rsid w:val="00FA4BFB"/>
    <w:rsid w:val="00FA64AC"/>
    <w:rsid w:val="00FA6D38"/>
    <w:rsid w:val="00FA6EAF"/>
    <w:rsid w:val="00FA7D98"/>
    <w:rsid w:val="00FA7FE9"/>
    <w:rsid w:val="00FA7FFC"/>
    <w:rsid w:val="00FB16BD"/>
    <w:rsid w:val="00FB2ED0"/>
    <w:rsid w:val="00FB2FD5"/>
    <w:rsid w:val="00FB39A4"/>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02E2"/>
    <w:rsid w:val="00FD1C69"/>
    <w:rsid w:val="00FD289C"/>
    <w:rsid w:val="00FD2F38"/>
    <w:rsid w:val="00FD33D5"/>
    <w:rsid w:val="00FD54E0"/>
    <w:rsid w:val="00FD5D56"/>
    <w:rsid w:val="00FD6AB2"/>
    <w:rsid w:val="00FD6E0F"/>
    <w:rsid w:val="00FE0C34"/>
    <w:rsid w:val="00FE0EAB"/>
    <w:rsid w:val="00FE16AF"/>
    <w:rsid w:val="00FE2ADF"/>
    <w:rsid w:val="00FE2ED0"/>
    <w:rsid w:val="00FE340B"/>
    <w:rsid w:val="00FE3CB4"/>
    <w:rsid w:val="00FE68DB"/>
    <w:rsid w:val="00FE6F61"/>
    <w:rsid w:val="00FF0243"/>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39</Pages>
  <Words>43257</Words>
  <Characters>246570</Characters>
  <Application>Microsoft Office Word</Application>
  <DocSecurity>0</DocSecurity>
  <Lines>2054</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18</cp:revision>
  <dcterms:created xsi:type="dcterms:W3CDTF">2025-06-23T14:56:00Z</dcterms:created>
  <dcterms:modified xsi:type="dcterms:W3CDTF">2025-06-23T15:51:00Z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id="75FfSqGD"/&gt;&lt;style id="http://www.zotero.org/styles/ecology" hasBibliography="1" bibliographyStyleHasBeenSet="1"/&gt;&lt;prefs&gt;&lt;pref name="fieldType" value="Field"/&gt;&lt;/prefs&gt;&lt;/data&gt;</vt:lpwstr>
  </property>
</Properties>
</file>