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404529" w14:textId="77777777" w:rsidR="00295B33" w:rsidRDefault="00295B33"/>
    <w:p w14:paraId="342F5750" w14:textId="2BE0D654" w:rsidR="00295B33" w:rsidRDefault="001D3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202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March</w:t>
      </w:r>
      <w:r w:rsidR="00720263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485644C1" w14:textId="77777777" w:rsidR="007A02E7" w:rsidRDefault="007A02E7">
      <w:pPr>
        <w:rPr>
          <w:rFonts w:ascii="Times New Roman" w:hAnsi="Times New Roman" w:cs="Times New Roman"/>
          <w:sz w:val="24"/>
          <w:szCs w:val="24"/>
        </w:rPr>
      </w:pPr>
    </w:p>
    <w:p w14:paraId="62637024" w14:textId="4B012113" w:rsidR="007A02E7" w:rsidRDefault="00B05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Kathryn L. Cottingham</w:t>
      </w:r>
      <w:r w:rsidR="006D43AC">
        <w:rPr>
          <w:rFonts w:ascii="Times New Roman" w:hAnsi="Times New Roman" w:cs="Times New Roman"/>
          <w:sz w:val="24"/>
          <w:szCs w:val="24"/>
        </w:rPr>
        <w:t>, Ph.D</w:t>
      </w:r>
      <w:r w:rsidR="0055102E">
        <w:rPr>
          <w:rFonts w:ascii="Times New Roman" w:hAnsi="Times New Roman" w:cs="Times New Roman"/>
          <w:sz w:val="24"/>
          <w:szCs w:val="24"/>
        </w:rPr>
        <w:t>.</w:t>
      </w:r>
    </w:p>
    <w:p w14:paraId="721AE151" w14:textId="6E12AE0D" w:rsidR="006D43AC" w:rsidRDefault="006D4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Editor</w:t>
      </w:r>
      <w:r w:rsidR="00B05ADB">
        <w:rPr>
          <w:rFonts w:ascii="Times New Roman" w:hAnsi="Times New Roman" w:cs="Times New Roman"/>
          <w:sz w:val="24"/>
          <w:szCs w:val="24"/>
        </w:rPr>
        <w:t>-in-Chief</w:t>
      </w:r>
    </w:p>
    <w:p w14:paraId="0DD1AE4A" w14:textId="1DB9316A" w:rsidR="006D43AC" w:rsidRPr="00675BFF" w:rsidRDefault="00560B8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Ecology</w:t>
      </w:r>
    </w:p>
    <w:p w14:paraId="5FA4C5A7" w14:textId="77777777" w:rsidR="00EA3EC3" w:rsidRDefault="00EA3EC3">
      <w:pPr>
        <w:rPr>
          <w:rFonts w:ascii="Times New Roman" w:hAnsi="Times New Roman" w:cs="Times New Roman"/>
          <w:sz w:val="24"/>
          <w:szCs w:val="24"/>
        </w:rPr>
      </w:pPr>
    </w:p>
    <w:p w14:paraId="5082136E" w14:textId="380C8C13" w:rsidR="00EA3EC3" w:rsidRDefault="00EA3E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Dr.</w:t>
      </w:r>
      <w:r w:rsidR="00574C8B">
        <w:rPr>
          <w:rFonts w:ascii="Times New Roman" w:hAnsi="Times New Roman" w:cs="Times New Roman"/>
          <w:sz w:val="24"/>
          <w:szCs w:val="24"/>
        </w:rPr>
        <w:t xml:space="preserve"> </w:t>
      </w:r>
      <w:r w:rsidR="00560B83">
        <w:rPr>
          <w:rFonts w:ascii="Times New Roman" w:hAnsi="Times New Roman" w:cs="Times New Roman"/>
          <w:sz w:val="24"/>
          <w:szCs w:val="24"/>
        </w:rPr>
        <w:t>Cottingham</w:t>
      </w:r>
      <w:r w:rsidR="00AA359D">
        <w:rPr>
          <w:rFonts w:ascii="Times New Roman" w:hAnsi="Times New Roman" w:cs="Times New Roman"/>
          <w:sz w:val="24"/>
          <w:szCs w:val="24"/>
        </w:rPr>
        <w:t>:</w:t>
      </w:r>
    </w:p>
    <w:p w14:paraId="1E0F7B5C" w14:textId="77777777" w:rsidR="00EA3EC3" w:rsidRDefault="00EA3EC3">
      <w:pPr>
        <w:rPr>
          <w:rFonts w:ascii="Times New Roman" w:hAnsi="Times New Roman" w:cs="Times New Roman"/>
          <w:sz w:val="24"/>
          <w:szCs w:val="24"/>
        </w:rPr>
      </w:pPr>
    </w:p>
    <w:p w14:paraId="2EE22B97" w14:textId="7035ED30" w:rsidR="00EA3EC3" w:rsidRDefault="00E179BB">
      <w:pPr>
        <w:rPr>
          <w:rFonts w:ascii="Times New Roman" w:hAnsi="Times New Roman" w:cs="Times New Roman"/>
          <w:sz w:val="24"/>
          <w:szCs w:val="24"/>
        </w:rPr>
      </w:pPr>
      <w:ins w:id="0" w:author="Nathan Dorn" w:date="2025-03-06T18:16:00Z" w16du:dateUtc="2025-03-06T23:16:00Z">
        <w:r>
          <w:rPr>
            <w:rFonts w:ascii="Times New Roman" w:hAnsi="Times New Roman" w:cs="Times New Roman"/>
            <w:sz w:val="24"/>
            <w:szCs w:val="24"/>
          </w:rPr>
          <w:t>Thank you for the chance to re</w:t>
        </w:r>
      </w:ins>
      <w:ins w:id="1" w:author="Nathan Dorn" w:date="2025-03-06T18:34:00Z" w16du:dateUtc="2025-03-06T23:34:00Z">
        <w:r w:rsidR="00A41924">
          <w:rPr>
            <w:rFonts w:ascii="Times New Roman" w:hAnsi="Times New Roman" w:cs="Times New Roman"/>
            <w:sz w:val="24"/>
            <w:szCs w:val="24"/>
          </w:rPr>
          <w:t>submit this manuscript</w:t>
        </w:r>
      </w:ins>
      <w:ins w:id="2" w:author="Nathan Dorn" w:date="2025-03-06T18:17:00Z" w16du:dateUtc="2025-03-06T23:17:00Z">
        <w:r>
          <w:rPr>
            <w:rFonts w:ascii="Times New Roman" w:hAnsi="Times New Roman" w:cs="Times New Roman"/>
            <w:sz w:val="24"/>
            <w:szCs w:val="24"/>
          </w:rPr>
          <w:t xml:space="preserve">.  </w:t>
        </w:r>
      </w:ins>
      <w:del w:id="3" w:author="Nathan Dorn" w:date="2025-03-06T18:17:00Z" w16du:dateUtc="2025-03-06T23:17:00Z">
        <w:r w:rsidR="00435758" w:rsidDel="00E179BB">
          <w:rPr>
            <w:rFonts w:ascii="Times New Roman" w:hAnsi="Times New Roman" w:cs="Times New Roman"/>
            <w:sz w:val="24"/>
            <w:szCs w:val="24"/>
          </w:rPr>
          <w:delText>After revising, w</w:delText>
        </w:r>
      </w:del>
      <w:ins w:id="4" w:author="Nathan Dorn" w:date="2025-03-06T18:17:00Z" w16du:dateUtc="2025-03-06T23:17:00Z">
        <w:r>
          <w:rPr>
            <w:rFonts w:ascii="Times New Roman" w:hAnsi="Times New Roman" w:cs="Times New Roman"/>
            <w:sz w:val="24"/>
            <w:szCs w:val="24"/>
          </w:rPr>
          <w:t>W</w:t>
        </w:r>
      </w:ins>
      <w:r w:rsidR="00435758">
        <w:rPr>
          <w:rFonts w:ascii="Times New Roman" w:hAnsi="Times New Roman" w:cs="Times New Roman"/>
          <w:sz w:val="24"/>
          <w:szCs w:val="24"/>
        </w:rPr>
        <w:t>e</w:t>
      </w:r>
      <w:ins w:id="5" w:author="Nathan Dorn" w:date="2025-03-06T18:17:00Z" w16du:dateUtc="2025-03-06T23:17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del w:id="6" w:author="Nathan Dorn" w:date="2025-03-06T18:35:00Z" w16du:dateUtc="2025-03-06T23:35:00Z">
        <w:r w:rsidR="00435758" w:rsidDel="00A41924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="00435758">
        <w:rPr>
          <w:rFonts w:ascii="Times New Roman" w:hAnsi="Times New Roman" w:cs="Times New Roman"/>
          <w:sz w:val="24"/>
          <w:szCs w:val="24"/>
        </w:rPr>
        <w:t>are</w:t>
      </w:r>
      <w:r w:rsidR="00675BFF">
        <w:rPr>
          <w:rFonts w:ascii="Times New Roman" w:hAnsi="Times New Roman" w:cs="Times New Roman"/>
          <w:sz w:val="24"/>
          <w:szCs w:val="24"/>
        </w:rPr>
        <w:t xml:space="preserve"> pleased to </w:t>
      </w:r>
      <w:r w:rsidR="00435758">
        <w:rPr>
          <w:rFonts w:ascii="Times New Roman" w:hAnsi="Times New Roman" w:cs="Times New Roman"/>
          <w:sz w:val="24"/>
          <w:szCs w:val="24"/>
        </w:rPr>
        <w:t>re</w:t>
      </w:r>
      <w:r w:rsidR="00675BFF">
        <w:rPr>
          <w:rFonts w:ascii="Times New Roman" w:hAnsi="Times New Roman" w:cs="Times New Roman"/>
          <w:sz w:val="24"/>
          <w:szCs w:val="24"/>
        </w:rPr>
        <w:t>submit our</w:t>
      </w:r>
      <w:ins w:id="7" w:author="Nathan Dorn" w:date="2025-03-06T18:35:00Z" w16du:dateUtc="2025-03-06T23:35:00Z">
        <w:r w:rsidR="00A41924">
          <w:rPr>
            <w:rFonts w:ascii="Times New Roman" w:hAnsi="Times New Roman" w:cs="Times New Roman"/>
            <w:sz w:val="24"/>
            <w:szCs w:val="24"/>
          </w:rPr>
          <w:t xml:space="preserve"> substantially revised</w:t>
        </w:r>
      </w:ins>
      <w:r w:rsidR="00675BFF">
        <w:rPr>
          <w:rFonts w:ascii="Times New Roman" w:hAnsi="Times New Roman" w:cs="Times New Roman"/>
          <w:sz w:val="24"/>
          <w:szCs w:val="24"/>
        </w:rPr>
        <w:t xml:space="preserve"> manuscript</w:t>
      </w:r>
      <w:r w:rsidR="00EA3EC3">
        <w:rPr>
          <w:rFonts w:ascii="Times New Roman" w:hAnsi="Times New Roman" w:cs="Times New Roman"/>
          <w:sz w:val="24"/>
          <w:szCs w:val="24"/>
        </w:rPr>
        <w:t xml:space="preserve"> “</w:t>
      </w:r>
      <w:r w:rsidR="00A236C0">
        <w:rPr>
          <w:rFonts w:ascii="Times New Roman" w:hAnsi="Times New Roman" w:cs="Times New Roman"/>
          <w:sz w:val="24"/>
          <w:szCs w:val="24"/>
        </w:rPr>
        <w:t>Interpreting field measurements of juvenile growth and survival rates with population growth isoclines</w:t>
      </w:r>
      <w:r w:rsidR="00EA3EC3">
        <w:rPr>
          <w:rFonts w:ascii="Times New Roman" w:hAnsi="Times New Roman" w:cs="Times New Roman"/>
          <w:sz w:val="24"/>
          <w:szCs w:val="24"/>
        </w:rPr>
        <w:t xml:space="preserve">” </w:t>
      </w:r>
      <w:r w:rsidR="00314F00">
        <w:rPr>
          <w:rFonts w:ascii="Times New Roman" w:hAnsi="Times New Roman" w:cs="Times New Roman"/>
          <w:sz w:val="24"/>
          <w:szCs w:val="24"/>
        </w:rPr>
        <w:t xml:space="preserve">to </w:t>
      </w:r>
      <w:r w:rsidR="00314F00" w:rsidRPr="00314F00">
        <w:rPr>
          <w:rFonts w:ascii="Times New Roman" w:hAnsi="Times New Roman" w:cs="Times New Roman"/>
          <w:i/>
          <w:iCs/>
          <w:sz w:val="24"/>
          <w:szCs w:val="24"/>
        </w:rPr>
        <w:t>Ecology</w:t>
      </w:r>
      <w:r w:rsidR="00314F00">
        <w:rPr>
          <w:rFonts w:ascii="Times New Roman" w:hAnsi="Times New Roman" w:cs="Times New Roman"/>
          <w:sz w:val="24"/>
          <w:szCs w:val="24"/>
        </w:rPr>
        <w:t xml:space="preserve"> for consideration as an article.</w:t>
      </w:r>
    </w:p>
    <w:p w14:paraId="7D6C3E3E" w14:textId="77777777" w:rsidR="005811DE" w:rsidRDefault="005811DE">
      <w:pPr>
        <w:rPr>
          <w:rFonts w:ascii="Times New Roman" w:hAnsi="Times New Roman" w:cs="Times New Roman"/>
          <w:sz w:val="24"/>
          <w:szCs w:val="24"/>
        </w:rPr>
      </w:pPr>
    </w:p>
    <w:p w14:paraId="078033FE" w14:textId="3E05A3C9" w:rsidR="008D4C1C" w:rsidRDefault="00EE3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general problem for ecology is the challenge of understanding </w:t>
      </w:r>
      <w:r w:rsidR="006C0C46">
        <w:rPr>
          <w:rFonts w:ascii="Times New Roman" w:hAnsi="Times New Roman" w:cs="Times New Roman"/>
          <w:sz w:val="24"/>
          <w:szCs w:val="24"/>
        </w:rPr>
        <w:t>how</w:t>
      </w:r>
      <w:r w:rsidR="0008752D">
        <w:rPr>
          <w:rFonts w:ascii="Times New Roman" w:hAnsi="Times New Roman" w:cs="Times New Roman"/>
          <w:sz w:val="24"/>
          <w:szCs w:val="24"/>
        </w:rPr>
        <w:t xml:space="preserve"> </w:t>
      </w:r>
      <w:r w:rsidR="00A11804">
        <w:rPr>
          <w:rFonts w:ascii="Times New Roman" w:hAnsi="Times New Roman" w:cs="Times New Roman"/>
          <w:sz w:val="24"/>
          <w:szCs w:val="24"/>
        </w:rPr>
        <w:t xml:space="preserve">mortality </w:t>
      </w:r>
      <w:r w:rsidR="0008752D">
        <w:rPr>
          <w:rFonts w:ascii="Times New Roman" w:hAnsi="Times New Roman" w:cs="Times New Roman"/>
          <w:sz w:val="24"/>
          <w:szCs w:val="24"/>
        </w:rPr>
        <w:t>and growth rates combine to influence population dynamics</w:t>
      </w:r>
      <w:ins w:id="8" w:author="Nathan Dorn" w:date="2025-03-06T18:36:00Z" w16du:dateUtc="2025-03-06T23:36:00Z">
        <w:r w:rsidR="00566179">
          <w:rPr>
            <w:rFonts w:ascii="Times New Roman" w:hAnsi="Times New Roman" w:cs="Times New Roman"/>
            <w:sz w:val="24"/>
            <w:szCs w:val="24"/>
          </w:rPr>
          <w:t xml:space="preserve"> and/or spatiotemporal </w:t>
        </w:r>
      </w:ins>
      <w:ins w:id="9" w:author="Nathan Dorn" w:date="2025-03-06T18:39:00Z" w16du:dateUtc="2025-03-06T23:39:00Z">
        <w:r w:rsidR="00566179">
          <w:rPr>
            <w:rFonts w:ascii="Times New Roman" w:hAnsi="Times New Roman" w:cs="Times New Roman"/>
            <w:sz w:val="24"/>
            <w:szCs w:val="24"/>
          </w:rPr>
          <w:t xml:space="preserve">variation in </w:t>
        </w:r>
      </w:ins>
      <w:ins w:id="10" w:author="Nathan Dorn" w:date="2025-03-06T18:36:00Z" w16du:dateUtc="2025-03-06T23:36:00Z">
        <w:r w:rsidR="00566179">
          <w:rPr>
            <w:rFonts w:ascii="Times New Roman" w:hAnsi="Times New Roman" w:cs="Times New Roman"/>
            <w:sz w:val="24"/>
            <w:szCs w:val="24"/>
          </w:rPr>
          <w:t>recruitment</w:t>
        </w:r>
      </w:ins>
      <w:r w:rsidR="0008752D">
        <w:rPr>
          <w:rFonts w:ascii="Times New Roman" w:hAnsi="Times New Roman" w:cs="Times New Roman"/>
          <w:sz w:val="24"/>
          <w:szCs w:val="24"/>
        </w:rPr>
        <w:t>.</w:t>
      </w:r>
      <w:r w:rsidR="00036A01">
        <w:rPr>
          <w:rFonts w:ascii="Times New Roman" w:hAnsi="Times New Roman" w:cs="Times New Roman"/>
          <w:sz w:val="24"/>
          <w:szCs w:val="24"/>
        </w:rPr>
        <w:t xml:space="preserve"> </w:t>
      </w:r>
      <w:r w:rsidR="00A050E6">
        <w:rPr>
          <w:rFonts w:ascii="Times New Roman" w:hAnsi="Times New Roman" w:cs="Times New Roman"/>
          <w:sz w:val="24"/>
          <w:szCs w:val="24"/>
        </w:rPr>
        <w:t>Many studies acknowledge that i</w:t>
      </w:r>
      <w:r w:rsidR="00036A01">
        <w:rPr>
          <w:rFonts w:ascii="Times New Roman" w:hAnsi="Times New Roman" w:cs="Times New Roman"/>
          <w:sz w:val="24"/>
          <w:szCs w:val="24"/>
        </w:rPr>
        <w:t>ndividual growth rates</w:t>
      </w:r>
      <w:r w:rsidR="00FA11E1">
        <w:rPr>
          <w:rFonts w:ascii="Times New Roman" w:hAnsi="Times New Roman" w:cs="Times New Roman"/>
          <w:sz w:val="24"/>
          <w:szCs w:val="24"/>
        </w:rPr>
        <w:t xml:space="preserve"> determine th</w:t>
      </w:r>
      <w:r w:rsidR="009C1DD8">
        <w:rPr>
          <w:rFonts w:ascii="Times New Roman" w:hAnsi="Times New Roman" w:cs="Times New Roman"/>
          <w:sz w:val="24"/>
          <w:szCs w:val="24"/>
        </w:rPr>
        <w:t xml:space="preserve">e time that </w:t>
      </w:r>
      <w:ins w:id="11" w:author="Nathan Dorn" w:date="2025-03-06T18:38:00Z" w16du:dateUtc="2025-03-06T23:38:00Z">
        <w:r w:rsidR="00566179">
          <w:rPr>
            <w:rFonts w:ascii="Times New Roman" w:hAnsi="Times New Roman" w:cs="Times New Roman"/>
            <w:sz w:val="24"/>
            <w:szCs w:val="24"/>
          </w:rPr>
          <w:t>juveniles</w:t>
        </w:r>
      </w:ins>
      <w:del w:id="12" w:author="Nathan Dorn" w:date="2025-03-06T18:38:00Z" w16du:dateUtc="2025-03-06T23:38:00Z">
        <w:r w:rsidR="009C1DD8" w:rsidDel="00566179">
          <w:rPr>
            <w:rFonts w:ascii="Times New Roman" w:hAnsi="Times New Roman" w:cs="Times New Roman"/>
            <w:sz w:val="24"/>
            <w:szCs w:val="24"/>
          </w:rPr>
          <w:delText>prey</w:delText>
        </w:r>
      </w:del>
      <w:r w:rsidR="009C1DD8">
        <w:rPr>
          <w:rFonts w:ascii="Times New Roman" w:hAnsi="Times New Roman" w:cs="Times New Roman"/>
          <w:sz w:val="24"/>
          <w:szCs w:val="24"/>
        </w:rPr>
        <w:t xml:space="preserve"> spend at vulnerable sizes</w:t>
      </w:r>
      <w:ins w:id="13" w:author="Nathan Dorn" w:date="2025-03-06T18:36:00Z" w16du:dateUtc="2025-03-06T23:36:00Z">
        <w:r w:rsidR="00566179">
          <w:rPr>
            <w:rFonts w:ascii="Times New Roman" w:hAnsi="Times New Roman" w:cs="Times New Roman"/>
            <w:sz w:val="24"/>
            <w:szCs w:val="24"/>
          </w:rPr>
          <w:t xml:space="preserve"> and that </w:t>
        </w:r>
      </w:ins>
      <w:ins w:id="14" w:author="Nathan Dorn" w:date="2025-03-06T18:37:00Z" w16du:dateUtc="2025-03-06T23:37:00Z">
        <w:r w:rsidR="00566179">
          <w:rPr>
            <w:rFonts w:ascii="Times New Roman" w:hAnsi="Times New Roman" w:cs="Times New Roman"/>
            <w:sz w:val="24"/>
            <w:szCs w:val="24"/>
          </w:rPr>
          <w:t>growth</w:t>
        </w:r>
      </w:ins>
      <w:del w:id="15" w:author="Nathan Dorn" w:date="2025-03-06T18:36:00Z" w16du:dateUtc="2025-03-06T23:36:00Z">
        <w:r w:rsidR="00036A01" w:rsidDel="00566179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35615A" w:rsidDel="00566179">
          <w:rPr>
            <w:rFonts w:ascii="Times New Roman" w:hAnsi="Times New Roman" w:cs="Times New Roman"/>
            <w:sz w:val="24"/>
            <w:szCs w:val="24"/>
          </w:rPr>
          <w:delText>which interacts</w:delText>
        </w:r>
      </w:del>
      <w:ins w:id="16" w:author="Nathan Dorn" w:date="2025-03-06T18:36:00Z" w16du:dateUtc="2025-03-06T23:36:00Z">
        <w:r w:rsidR="00566179">
          <w:rPr>
            <w:rFonts w:ascii="Times New Roman" w:hAnsi="Times New Roman" w:cs="Times New Roman"/>
            <w:sz w:val="24"/>
            <w:szCs w:val="24"/>
          </w:rPr>
          <w:t xml:space="preserve"> combin</w:t>
        </w:r>
      </w:ins>
      <w:ins w:id="17" w:author="Nathan Dorn" w:date="2025-03-06T18:37:00Z" w16du:dateUtc="2025-03-06T23:37:00Z">
        <w:r w:rsidR="00566179">
          <w:rPr>
            <w:rFonts w:ascii="Times New Roman" w:hAnsi="Times New Roman" w:cs="Times New Roman"/>
            <w:sz w:val="24"/>
            <w:szCs w:val="24"/>
          </w:rPr>
          <w:t>ed</w:t>
        </w:r>
      </w:ins>
      <w:r w:rsidR="0035615A">
        <w:rPr>
          <w:rFonts w:ascii="Times New Roman" w:hAnsi="Times New Roman" w:cs="Times New Roman"/>
          <w:sz w:val="24"/>
          <w:szCs w:val="24"/>
        </w:rPr>
        <w:t xml:space="preserve"> with</w:t>
      </w:r>
      <w:r w:rsidR="00036A01">
        <w:rPr>
          <w:rFonts w:ascii="Times New Roman" w:hAnsi="Times New Roman" w:cs="Times New Roman"/>
          <w:sz w:val="24"/>
          <w:szCs w:val="24"/>
        </w:rPr>
        <w:t xml:space="preserve"> mortality rates</w:t>
      </w:r>
      <w:r w:rsidR="0035615A">
        <w:rPr>
          <w:rFonts w:ascii="Times New Roman" w:hAnsi="Times New Roman" w:cs="Times New Roman"/>
          <w:sz w:val="24"/>
          <w:szCs w:val="24"/>
        </w:rPr>
        <w:t xml:space="preserve"> (e.g., predation) </w:t>
      </w:r>
      <w:del w:id="18" w:author="Nathan Dorn" w:date="2025-03-06T18:37:00Z" w16du:dateUtc="2025-03-06T23:37:00Z">
        <w:r w:rsidR="0035615A" w:rsidDel="00566179">
          <w:rPr>
            <w:rFonts w:ascii="Times New Roman" w:hAnsi="Times New Roman" w:cs="Times New Roman"/>
            <w:sz w:val="24"/>
            <w:szCs w:val="24"/>
          </w:rPr>
          <w:delText>to</w:delText>
        </w:r>
      </w:del>
      <w:r w:rsidR="007410D7">
        <w:rPr>
          <w:rFonts w:ascii="Times New Roman" w:hAnsi="Times New Roman" w:cs="Times New Roman"/>
          <w:sz w:val="24"/>
          <w:szCs w:val="24"/>
        </w:rPr>
        <w:t xml:space="preserve"> jointly determine </w:t>
      </w:r>
      <w:ins w:id="19" w:author="Nathan Dorn" w:date="2025-03-06T18:37:00Z" w16du:dateUtc="2025-03-06T23:37:00Z">
        <w:r w:rsidR="00566179">
          <w:rPr>
            <w:rFonts w:ascii="Times New Roman" w:hAnsi="Times New Roman" w:cs="Times New Roman"/>
            <w:sz w:val="24"/>
            <w:szCs w:val="24"/>
          </w:rPr>
          <w:t>juvenile</w:t>
        </w:r>
      </w:ins>
      <w:del w:id="20" w:author="Nathan Dorn" w:date="2025-03-06T18:37:00Z" w16du:dateUtc="2025-03-06T23:37:00Z">
        <w:r w:rsidR="0035615A" w:rsidDel="00566179">
          <w:rPr>
            <w:rFonts w:ascii="Times New Roman" w:hAnsi="Times New Roman" w:cs="Times New Roman"/>
            <w:sz w:val="24"/>
            <w:szCs w:val="24"/>
          </w:rPr>
          <w:delText>prey</w:delText>
        </w:r>
      </w:del>
      <w:r w:rsidR="0035615A">
        <w:rPr>
          <w:rFonts w:ascii="Times New Roman" w:hAnsi="Times New Roman" w:cs="Times New Roman"/>
          <w:sz w:val="24"/>
          <w:szCs w:val="24"/>
        </w:rPr>
        <w:t xml:space="preserve"> survival</w:t>
      </w:r>
      <w:r w:rsidR="007410D7">
        <w:rPr>
          <w:rFonts w:ascii="Times New Roman" w:hAnsi="Times New Roman" w:cs="Times New Roman"/>
          <w:sz w:val="24"/>
          <w:szCs w:val="24"/>
        </w:rPr>
        <w:t xml:space="preserve"> in size structured populations</w:t>
      </w:r>
      <w:r w:rsidR="0035615A">
        <w:rPr>
          <w:rFonts w:ascii="Times New Roman" w:hAnsi="Times New Roman" w:cs="Times New Roman"/>
          <w:sz w:val="24"/>
          <w:szCs w:val="24"/>
        </w:rPr>
        <w:t>. Most</w:t>
      </w:r>
      <w:r w:rsidR="00793054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examinations of this phenomenon and its relation</w:t>
      </w:r>
      <w:ins w:id="21" w:author="Nathan Dorn" w:date="2025-03-06T18:32:00Z" w16du:dateUtc="2025-03-06T23:32:00Z">
        <w:r w:rsidR="00A41924">
          <w:rPr>
            <w:rFonts w:ascii="Times New Roman" w:hAnsi="Times New Roman" w:cs="Times New Roman"/>
            <w:sz w:val="24"/>
            <w:szCs w:val="24"/>
          </w:rPr>
          <w:t>ship with</w:t>
        </w:r>
      </w:ins>
      <w:del w:id="22" w:author="Nathan Dorn" w:date="2025-03-06T18:32:00Z" w16du:dateUtc="2025-03-06T23:32:00Z">
        <w:r w:rsidR="000F3C6D" w:rsidDel="00A41924">
          <w:rPr>
            <w:rFonts w:ascii="Times New Roman" w:hAnsi="Times New Roman" w:cs="Times New Roman"/>
            <w:sz w:val="24"/>
            <w:szCs w:val="24"/>
          </w:rPr>
          <w:delText xml:space="preserve"> to</w:delText>
        </w:r>
      </w:del>
      <w:r w:rsidR="000F3C6D">
        <w:rPr>
          <w:rFonts w:ascii="Times New Roman" w:hAnsi="Times New Roman" w:cs="Times New Roman"/>
          <w:sz w:val="24"/>
          <w:szCs w:val="24"/>
        </w:rPr>
        <w:t xml:space="preserve"> </w:t>
      </w:r>
      <w:r w:rsidR="00503B0E">
        <w:rPr>
          <w:rFonts w:ascii="Times New Roman" w:hAnsi="Times New Roman" w:cs="Times New Roman"/>
          <w:sz w:val="24"/>
          <w:szCs w:val="24"/>
        </w:rPr>
        <w:t>environmental variation</w:t>
      </w:r>
      <w:r w:rsidR="00DC4AE8">
        <w:rPr>
          <w:rFonts w:ascii="Times New Roman" w:hAnsi="Times New Roman" w:cs="Times New Roman"/>
          <w:sz w:val="24"/>
          <w:szCs w:val="24"/>
        </w:rPr>
        <w:t xml:space="preserve"> (e.g., temperature</w:t>
      </w:r>
      <w:r w:rsidR="00F851B5">
        <w:rPr>
          <w:rFonts w:ascii="Times New Roman" w:hAnsi="Times New Roman" w:cs="Times New Roman"/>
          <w:sz w:val="24"/>
          <w:szCs w:val="24"/>
        </w:rPr>
        <w:t xml:space="preserve">, </w:t>
      </w:r>
      <w:r w:rsidR="000F3C6D">
        <w:rPr>
          <w:rFonts w:ascii="Times New Roman" w:hAnsi="Times New Roman" w:cs="Times New Roman"/>
          <w:sz w:val="24"/>
          <w:szCs w:val="24"/>
        </w:rPr>
        <w:t>productivity</w:t>
      </w:r>
      <w:r w:rsidR="00DC4AE8">
        <w:rPr>
          <w:rFonts w:ascii="Times New Roman" w:hAnsi="Times New Roman" w:cs="Times New Roman"/>
          <w:sz w:val="24"/>
          <w:szCs w:val="24"/>
        </w:rPr>
        <w:t>)</w:t>
      </w:r>
      <w:r w:rsidR="003B7CC4">
        <w:rPr>
          <w:rFonts w:ascii="Times New Roman" w:hAnsi="Times New Roman" w:cs="Times New Roman"/>
          <w:sz w:val="24"/>
          <w:szCs w:val="24"/>
        </w:rPr>
        <w:t xml:space="preserve"> </w:t>
      </w:r>
      <w:ins w:id="23" w:author="Nathan Dorn" w:date="2025-03-06T18:38:00Z" w16du:dateUtc="2025-03-06T23:38:00Z">
        <w:r w:rsidR="00566179">
          <w:rPr>
            <w:rFonts w:ascii="Times New Roman" w:hAnsi="Times New Roman" w:cs="Times New Roman"/>
            <w:sz w:val="24"/>
            <w:szCs w:val="24"/>
          </w:rPr>
          <w:t xml:space="preserve">affecting the rates </w:t>
        </w:r>
      </w:ins>
      <w:r w:rsidR="000F3C6D">
        <w:rPr>
          <w:rFonts w:ascii="Times New Roman" w:hAnsi="Times New Roman" w:cs="Times New Roman"/>
          <w:sz w:val="24"/>
          <w:szCs w:val="24"/>
        </w:rPr>
        <w:t>occur</w:t>
      </w:r>
      <w:r w:rsidR="00126C6C">
        <w:rPr>
          <w:rFonts w:ascii="Times New Roman" w:hAnsi="Times New Roman" w:cs="Times New Roman"/>
          <w:sz w:val="24"/>
          <w:szCs w:val="24"/>
        </w:rPr>
        <w:t xml:space="preserve"> in carefully controlled </w:t>
      </w:r>
      <w:ins w:id="24" w:author="Nathan Dorn" w:date="2025-03-06T18:32:00Z" w16du:dateUtc="2025-03-06T23:32:00Z">
        <w:r w:rsidR="00A41924">
          <w:rPr>
            <w:rFonts w:ascii="Times New Roman" w:hAnsi="Times New Roman" w:cs="Times New Roman"/>
            <w:sz w:val="24"/>
            <w:szCs w:val="24"/>
          </w:rPr>
          <w:t xml:space="preserve">experimental </w:t>
        </w:r>
      </w:ins>
      <w:r w:rsidR="00126C6C">
        <w:rPr>
          <w:rFonts w:ascii="Times New Roman" w:hAnsi="Times New Roman" w:cs="Times New Roman"/>
          <w:sz w:val="24"/>
          <w:szCs w:val="24"/>
        </w:rPr>
        <w:t>conditions</w:t>
      </w:r>
      <w:r w:rsidR="008A671F">
        <w:rPr>
          <w:rFonts w:ascii="Times New Roman" w:hAnsi="Times New Roman" w:cs="Times New Roman"/>
          <w:sz w:val="24"/>
          <w:szCs w:val="24"/>
        </w:rPr>
        <w:t xml:space="preserve">, but </w:t>
      </w:r>
      <w:r w:rsidR="00F37ECA">
        <w:rPr>
          <w:rFonts w:ascii="Times New Roman" w:hAnsi="Times New Roman" w:cs="Times New Roman"/>
          <w:sz w:val="24"/>
          <w:szCs w:val="24"/>
        </w:rPr>
        <w:t xml:space="preserve">do not </w:t>
      </w:r>
      <w:r w:rsidR="000F3C6D">
        <w:rPr>
          <w:rFonts w:ascii="Times New Roman" w:hAnsi="Times New Roman" w:cs="Times New Roman"/>
          <w:sz w:val="24"/>
          <w:szCs w:val="24"/>
        </w:rPr>
        <w:t>make extension to the field</w:t>
      </w:r>
      <w:del w:id="25" w:author="Nathan Dorn" w:date="2025-03-06T18:33:00Z" w16du:dateUtc="2025-03-06T23:33:00Z">
        <w:r w:rsidR="000F3C6D" w:rsidDel="00A41924">
          <w:rPr>
            <w:rFonts w:ascii="Times New Roman" w:hAnsi="Times New Roman" w:cs="Times New Roman"/>
            <w:sz w:val="24"/>
            <w:szCs w:val="24"/>
          </w:rPr>
          <w:delText xml:space="preserve"> or consider all seasonal</w:delText>
        </w:r>
        <w:r w:rsidR="00F37ECA" w:rsidDel="00A41924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F3C6D" w:rsidDel="00A41924">
          <w:rPr>
            <w:rFonts w:ascii="Times New Roman" w:hAnsi="Times New Roman" w:cs="Times New Roman"/>
            <w:sz w:val="24"/>
            <w:szCs w:val="24"/>
          </w:rPr>
          <w:delText xml:space="preserve">varying </w:delText>
        </w:r>
        <w:r w:rsidR="00F37ECA" w:rsidDel="00A41924">
          <w:rPr>
            <w:rFonts w:ascii="Times New Roman" w:hAnsi="Times New Roman" w:cs="Times New Roman"/>
            <w:sz w:val="24"/>
            <w:szCs w:val="24"/>
          </w:rPr>
          <w:delText>contexts</w:delText>
        </w:r>
      </w:del>
      <w:r w:rsidR="00126C6C">
        <w:rPr>
          <w:rFonts w:ascii="Times New Roman" w:hAnsi="Times New Roman" w:cs="Times New Roman"/>
          <w:sz w:val="24"/>
          <w:szCs w:val="24"/>
        </w:rPr>
        <w:t>.</w:t>
      </w:r>
      <w:r w:rsidR="00A168CA">
        <w:rPr>
          <w:rFonts w:ascii="Times New Roman" w:hAnsi="Times New Roman" w:cs="Times New Roman"/>
          <w:sz w:val="24"/>
          <w:szCs w:val="24"/>
        </w:rPr>
        <w:t xml:space="preserve">  </w:t>
      </w:r>
      <w:r w:rsidR="0035615A">
        <w:rPr>
          <w:rFonts w:ascii="Times New Roman" w:hAnsi="Times New Roman" w:cs="Times New Roman"/>
          <w:sz w:val="24"/>
          <w:szCs w:val="24"/>
        </w:rPr>
        <w:t>Further</w:t>
      </w:r>
      <w:r w:rsidR="000F3C6D">
        <w:rPr>
          <w:rFonts w:ascii="Times New Roman" w:hAnsi="Times New Roman" w:cs="Times New Roman"/>
          <w:sz w:val="24"/>
          <w:szCs w:val="24"/>
        </w:rPr>
        <w:t>,</w:t>
      </w:r>
      <w:r w:rsidR="007434E9">
        <w:rPr>
          <w:rFonts w:ascii="Times New Roman" w:hAnsi="Times New Roman" w:cs="Times New Roman"/>
          <w:sz w:val="24"/>
          <w:szCs w:val="24"/>
        </w:rPr>
        <w:t xml:space="preserve"> </w:t>
      </w:r>
      <w:ins w:id="26" w:author="Nathan Dorn" w:date="2025-03-06T18:33:00Z" w16du:dateUtc="2025-03-06T23:33:00Z">
        <w:r w:rsidR="00A41924">
          <w:rPr>
            <w:rFonts w:ascii="Times New Roman" w:hAnsi="Times New Roman" w:cs="Times New Roman"/>
            <w:sz w:val="24"/>
            <w:szCs w:val="24"/>
          </w:rPr>
          <w:t>while there are many</w:t>
        </w:r>
      </w:ins>
      <w:del w:id="27" w:author="Nathan Dorn" w:date="2025-03-06T18:33:00Z" w16du:dateUtc="2025-03-06T23:33:00Z">
        <w:r w:rsidR="007434E9" w:rsidDel="00A41924">
          <w:rPr>
            <w:rFonts w:ascii="Times New Roman" w:hAnsi="Times New Roman" w:cs="Times New Roman"/>
            <w:sz w:val="24"/>
            <w:szCs w:val="24"/>
          </w:rPr>
          <w:delText>despite</w:delText>
        </w:r>
        <w:r w:rsidR="00E258AF" w:rsidDel="00A41924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="00E258AF">
        <w:rPr>
          <w:rFonts w:ascii="Times New Roman" w:hAnsi="Times New Roman" w:cs="Times New Roman"/>
          <w:sz w:val="24"/>
          <w:szCs w:val="24"/>
        </w:rPr>
        <w:t>studies on prey survival</w:t>
      </w:r>
      <w:r w:rsidR="00126C6C">
        <w:rPr>
          <w:rFonts w:ascii="Times New Roman" w:hAnsi="Times New Roman" w:cs="Times New Roman"/>
          <w:sz w:val="24"/>
          <w:szCs w:val="24"/>
        </w:rPr>
        <w:t>, there ha</w:t>
      </w:r>
      <w:r w:rsidR="000F3C6D">
        <w:rPr>
          <w:rFonts w:ascii="Times New Roman" w:hAnsi="Times New Roman" w:cs="Times New Roman"/>
          <w:sz w:val="24"/>
          <w:szCs w:val="24"/>
        </w:rPr>
        <w:t>ve</w:t>
      </w:r>
      <w:r w:rsidR="00126C6C">
        <w:rPr>
          <w:rFonts w:ascii="Times New Roman" w:hAnsi="Times New Roman" w:cs="Times New Roman"/>
          <w:sz w:val="24"/>
          <w:szCs w:val="24"/>
        </w:rPr>
        <w:t xml:space="preserve"> been few</w:t>
      </w:r>
      <w:ins w:id="28" w:author="Nathan Dorn" w:date="2025-03-06T18:34:00Z" w16du:dateUtc="2025-03-06T23:34:00Z">
        <w:r w:rsidR="00A41924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del w:id="29" w:author="Nathan Dorn" w:date="2025-03-06T18:33:00Z" w16du:dateUtc="2025-03-06T23:33:00Z">
        <w:r w:rsidR="00126C6C" w:rsidDel="00A41924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="00126C6C">
        <w:rPr>
          <w:rFonts w:ascii="Times New Roman" w:hAnsi="Times New Roman" w:cs="Times New Roman"/>
          <w:sz w:val="24"/>
          <w:szCs w:val="24"/>
        </w:rPr>
        <w:t xml:space="preserve">studies that </w:t>
      </w:r>
      <w:r w:rsidR="000F3C6D">
        <w:rPr>
          <w:rFonts w:ascii="Times New Roman" w:hAnsi="Times New Roman" w:cs="Times New Roman"/>
          <w:sz w:val="24"/>
          <w:szCs w:val="24"/>
        </w:rPr>
        <w:t>explore and illustrate</w:t>
      </w:r>
      <w:r w:rsidR="00126C6C">
        <w:rPr>
          <w:rFonts w:ascii="Times New Roman" w:hAnsi="Times New Roman" w:cs="Times New Roman"/>
          <w:sz w:val="24"/>
          <w:szCs w:val="24"/>
        </w:rPr>
        <w:t xml:space="preserve"> the theoretical</w:t>
      </w:r>
      <w:r w:rsidR="00B572AC">
        <w:rPr>
          <w:rFonts w:ascii="Times New Roman" w:hAnsi="Times New Roman" w:cs="Times New Roman"/>
          <w:sz w:val="24"/>
          <w:szCs w:val="24"/>
        </w:rPr>
        <w:t xml:space="preserve"> predictions of the two factors</w:t>
      </w:r>
      <w:r w:rsidR="000F3C6D">
        <w:rPr>
          <w:rFonts w:ascii="Times New Roman" w:hAnsi="Times New Roman" w:cs="Times New Roman"/>
          <w:sz w:val="24"/>
          <w:szCs w:val="24"/>
        </w:rPr>
        <w:t xml:space="preserve"> (juvenile growth and survival rates)</w:t>
      </w:r>
      <w:r w:rsidR="00B572AC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from</w:t>
      </w:r>
      <w:r w:rsidR="00B572AC">
        <w:rPr>
          <w:rFonts w:ascii="Times New Roman" w:hAnsi="Times New Roman" w:cs="Times New Roman"/>
          <w:sz w:val="24"/>
          <w:szCs w:val="24"/>
        </w:rPr>
        <w:t xml:space="preserve"> a population dynamic perspective.</w:t>
      </w:r>
      <w:r w:rsidR="00126C6C">
        <w:rPr>
          <w:rFonts w:ascii="Times New Roman" w:hAnsi="Times New Roman" w:cs="Times New Roman"/>
          <w:sz w:val="24"/>
          <w:szCs w:val="24"/>
        </w:rPr>
        <w:t xml:space="preserve"> </w:t>
      </w:r>
      <w:r w:rsidR="007434E9">
        <w:rPr>
          <w:rFonts w:ascii="Times New Roman" w:hAnsi="Times New Roman" w:cs="Times New Roman"/>
          <w:sz w:val="24"/>
          <w:szCs w:val="24"/>
        </w:rPr>
        <w:t xml:space="preserve"> </w:t>
      </w:r>
      <w:r w:rsidR="00A168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53A80" w14:textId="77777777" w:rsidR="008D4C1C" w:rsidRDefault="008D4C1C">
      <w:pPr>
        <w:rPr>
          <w:rFonts w:ascii="Times New Roman" w:hAnsi="Times New Roman" w:cs="Times New Roman"/>
          <w:sz w:val="24"/>
          <w:szCs w:val="24"/>
        </w:rPr>
      </w:pPr>
    </w:p>
    <w:p w14:paraId="7A9734A6" w14:textId="32A97D45" w:rsidR="008D4C1C" w:rsidRDefault="00522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80BCE">
        <w:rPr>
          <w:rFonts w:ascii="Times New Roman" w:hAnsi="Times New Roman" w:cs="Times New Roman"/>
          <w:sz w:val="24"/>
          <w:szCs w:val="24"/>
        </w:rPr>
        <w:t xml:space="preserve"> approached the conceptual problem of population growth being a function of</w:t>
      </w:r>
      <w:r w:rsidR="008623D0">
        <w:rPr>
          <w:rFonts w:ascii="Times New Roman" w:hAnsi="Times New Roman" w:cs="Times New Roman"/>
          <w:sz w:val="24"/>
          <w:szCs w:val="24"/>
        </w:rPr>
        <w:t xml:space="preserve"> </w:t>
      </w:r>
      <w:r w:rsidR="00380BCE">
        <w:rPr>
          <w:rFonts w:ascii="Times New Roman" w:hAnsi="Times New Roman" w:cs="Times New Roman"/>
          <w:sz w:val="24"/>
          <w:szCs w:val="24"/>
        </w:rPr>
        <w:t xml:space="preserve">combinatorial </w:t>
      </w:r>
      <w:r w:rsidR="008623D0">
        <w:rPr>
          <w:rFonts w:ascii="Times New Roman" w:hAnsi="Times New Roman" w:cs="Times New Roman"/>
          <w:sz w:val="24"/>
          <w:szCs w:val="24"/>
        </w:rPr>
        <w:t xml:space="preserve">growth rates and mortality rates </w:t>
      </w:r>
      <w:r w:rsidR="00380BCE">
        <w:rPr>
          <w:rFonts w:ascii="Times New Roman" w:hAnsi="Times New Roman" w:cs="Times New Roman"/>
          <w:sz w:val="24"/>
          <w:szCs w:val="24"/>
        </w:rPr>
        <w:t xml:space="preserve">by </w:t>
      </w:r>
      <w:r w:rsidR="008623D0">
        <w:rPr>
          <w:rFonts w:ascii="Times New Roman" w:hAnsi="Times New Roman" w:cs="Times New Roman"/>
          <w:sz w:val="24"/>
          <w:szCs w:val="24"/>
        </w:rPr>
        <w:t xml:space="preserve">creating </w:t>
      </w:r>
      <w:r w:rsidR="002C78C9" w:rsidRPr="00DD1F59">
        <w:rPr>
          <w:rFonts w:ascii="Times New Roman" w:hAnsi="Times New Roman" w:cs="Times New Roman"/>
          <w:sz w:val="24"/>
          <w:szCs w:val="24"/>
        </w:rPr>
        <w:t>a zero</w:t>
      </w:r>
      <w:r w:rsidR="00AC6EC3">
        <w:rPr>
          <w:rFonts w:ascii="Times New Roman" w:hAnsi="Times New Roman" w:cs="Times New Roman"/>
          <w:sz w:val="24"/>
          <w:szCs w:val="24"/>
        </w:rPr>
        <w:t>-</w:t>
      </w:r>
      <w:r w:rsidR="002C78C9" w:rsidRPr="00DD1F59">
        <w:rPr>
          <w:rFonts w:ascii="Times New Roman" w:hAnsi="Times New Roman" w:cs="Times New Roman"/>
          <w:sz w:val="24"/>
          <w:szCs w:val="24"/>
        </w:rPr>
        <w:t>population growth isoclin</w:t>
      </w:r>
      <w:r w:rsidR="002926AD" w:rsidRPr="00DD1F59">
        <w:rPr>
          <w:rFonts w:ascii="Times New Roman" w:hAnsi="Times New Roman" w:cs="Times New Roman"/>
          <w:sz w:val="24"/>
          <w:szCs w:val="24"/>
        </w:rPr>
        <w:t>e</w:t>
      </w:r>
      <w:r w:rsidR="002C78C9" w:rsidRPr="00DD1F59">
        <w:rPr>
          <w:rFonts w:ascii="Times New Roman" w:hAnsi="Times New Roman" w:cs="Times New Roman"/>
          <w:sz w:val="24"/>
          <w:szCs w:val="24"/>
        </w:rPr>
        <w:t xml:space="preserve"> from </w:t>
      </w:r>
      <w:r w:rsidR="003F26BC" w:rsidRPr="00DD1F59">
        <w:rPr>
          <w:rFonts w:ascii="Times New Roman" w:hAnsi="Times New Roman" w:cs="Times New Roman"/>
          <w:sz w:val="24"/>
          <w:szCs w:val="24"/>
        </w:rPr>
        <w:t>a</w:t>
      </w:r>
      <w:r w:rsidR="00F851B5">
        <w:rPr>
          <w:rFonts w:ascii="Times New Roman" w:hAnsi="Times New Roman" w:cs="Times New Roman"/>
          <w:sz w:val="24"/>
          <w:szCs w:val="24"/>
        </w:rPr>
        <w:t xml:space="preserve"> previously published</w:t>
      </w:r>
      <w:r w:rsidR="003F26BC" w:rsidRPr="00DD1F59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demographic</w:t>
      </w:r>
      <w:r w:rsidR="003F26BC" w:rsidRPr="00DD1F59">
        <w:rPr>
          <w:rFonts w:ascii="Times New Roman" w:hAnsi="Times New Roman" w:cs="Times New Roman"/>
          <w:sz w:val="24"/>
          <w:szCs w:val="24"/>
        </w:rPr>
        <w:t xml:space="preserve"> model</w:t>
      </w:r>
      <w:r w:rsidR="009F23A3">
        <w:rPr>
          <w:rFonts w:ascii="Times New Roman" w:hAnsi="Times New Roman" w:cs="Times New Roman"/>
          <w:sz w:val="24"/>
          <w:szCs w:val="24"/>
        </w:rPr>
        <w:t xml:space="preserve">. </w:t>
      </w:r>
      <w:r w:rsidR="000B5432">
        <w:rPr>
          <w:rFonts w:ascii="Times New Roman" w:hAnsi="Times New Roman" w:cs="Times New Roman"/>
          <w:sz w:val="24"/>
          <w:szCs w:val="24"/>
        </w:rPr>
        <w:t xml:space="preserve"> The model is a size-indexed model where size at age is a function of growth.  Using </w:t>
      </w:r>
      <w:ins w:id="30" w:author="Nathan Dorn" w:date="2025-03-06T18:30:00Z" w16du:dateUtc="2025-03-06T23:30:00Z">
        <w:r w:rsidR="00A41924">
          <w:rPr>
            <w:rFonts w:ascii="Times New Roman" w:hAnsi="Times New Roman" w:cs="Times New Roman"/>
            <w:sz w:val="24"/>
            <w:szCs w:val="24"/>
          </w:rPr>
          <w:t xml:space="preserve">used </w:t>
        </w:r>
      </w:ins>
      <w:r w:rsidR="000B5432">
        <w:rPr>
          <w:rFonts w:ascii="Times New Roman" w:hAnsi="Times New Roman" w:cs="Times New Roman"/>
          <w:sz w:val="24"/>
          <w:szCs w:val="24"/>
        </w:rPr>
        <w:t>the isocline</w:t>
      </w:r>
      <w:r w:rsidR="00C64ED6">
        <w:rPr>
          <w:rFonts w:ascii="Times New Roman" w:hAnsi="Times New Roman" w:cs="Times New Roman"/>
          <w:sz w:val="24"/>
          <w:szCs w:val="24"/>
        </w:rPr>
        <w:t>,</w:t>
      </w:r>
      <w:r w:rsidR="000B5432">
        <w:rPr>
          <w:rFonts w:ascii="Times New Roman" w:hAnsi="Times New Roman" w:cs="Times New Roman"/>
          <w:sz w:val="24"/>
          <w:szCs w:val="24"/>
        </w:rPr>
        <w:t xml:space="preserve"> </w:t>
      </w:r>
      <w:del w:id="31" w:author="Nathan Dorn" w:date="2025-03-06T18:30:00Z" w16du:dateUtc="2025-03-06T23:30:00Z">
        <w:r w:rsidR="000B5432" w:rsidDel="00A41924">
          <w:rPr>
            <w:rFonts w:ascii="Times New Roman" w:hAnsi="Times New Roman" w:cs="Times New Roman"/>
            <w:sz w:val="24"/>
            <w:szCs w:val="24"/>
          </w:rPr>
          <w:delText xml:space="preserve">we </w:delText>
        </w:r>
        <w:r w:rsidR="000F3C6D" w:rsidDel="00A41924">
          <w:rPr>
            <w:rFonts w:ascii="Times New Roman" w:hAnsi="Times New Roman" w:cs="Times New Roman"/>
            <w:sz w:val="24"/>
            <w:szCs w:val="24"/>
          </w:rPr>
          <w:delText xml:space="preserve">illustrate the expected/describe </w:delText>
        </w:r>
        <w:r w:rsidR="004302E6" w:rsidDel="00A41924">
          <w:rPr>
            <w:rFonts w:ascii="Times New Roman" w:hAnsi="Times New Roman" w:cs="Times New Roman"/>
            <w:sz w:val="24"/>
            <w:szCs w:val="24"/>
          </w:rPr>
          <w:delText>pattern and</w:delText>
        </w:r>
        <w:r w:rsidR="00D0661F" w:rsidDel="00A41924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9F23A3" w:rsidDel="00A41924">
          <w:rPr>
            <w:rFonts w:ascii="Times New Roman" w:hAnsi="Times New Roman" w:cs="Times New Roman"/>
            <w:sz w:val="24"/>
            <w:szCs w:val="24"/>
          </w:rPr>
          <w:delText xml:space="preserve">further use the isocline </w:delText>
        </w:r>
      </w:del>
      <w:r w:rsidR="009F23A3">
        <w:rPr>
          <w:rFonts w:ascii="Times New Roman" w:hAnsi="Times New Roman" w:cs="Times New Roman"/>
          <w:sz w:val="24"/>
          <w:szCs w:val="24"/>
        </w:rPr>
        <w:t>as a “quantitative map</w:t>
      </w:r>
      <w:del w:id="32" w:author="Nathan Dorn" w:date="2025-03-06T18:30:00Z" w16du:dateUtc="2025-03-06T23:30:00Z">
        <w:r w:rsidR="000B5432" w:rsidDel="00A41924">
          <w:rPr>
            <w:rFonts w:ascii="Times New Roman" w:hAnsi="Times New Roman" w:cs="Times New Roman"/>
            <w:sz w:val="24"/>
            <w:szCs w:val="24"/>
          </w:rPr>
          <w:delText>,</w:delText>
        </w:r>
      </w:del>
      <w:r w:rsidR="009F23A3">
        <w:rPr>
          <w:rFonts w:ascii="Times New Roman" w:hAnsi="Times New Roman" w:cs="Times New Roman"/>
          <w:sz w:val="24"/>
          <w:szCs w:val="24"/>
        </w:rPr>
        <w:t xml:space="preserve">” </w:t>
      </w:r>
      <w:ins w:id="33" w:author="Nathan Dorn" w:date="2025-03-06T18:30:00Z" w16du:dateUtc="2025-03-06T23:30:00Z">
        <w:r w:rsidR="00A41924">
          <w:rPr>
            <w:rFonts w:ascii="Times New Roman" w:hAnsi="Times New Roman" w:cs="Times New Roman"/>
            <w:sz w:val="24"/>
            <w:szCs w:val="24"/>
          </w:rPr>
          <w:t xml:space="preserve">for interpreting field measured rates in space and time. </w:t>
        </w:r>
      </w:ins>
      <w:r w:rsidR="009F23A3">
        <w:rPr>
          <w:rFonts w:ascii="Times New Roman" w:hAnsi="Times New Roman" w:cs="Times New Roman"/>
          <w:sz w:val="24"/>
          <w:szCs w:val="24"/>
        </w:rPr>
        <w:t>b</w:t>
      </w:r>
      <w:del w:id="34" w:author="Nathan Dorn" w:date="2025-03-06T18:30:00Z" w16du:dateUtc="2025-03-06T23:30:00Z">
        <w:r w:rsidR="009F23A3" w:rsidDel="00A41924">
          <w:rPr>
            <w:rFonts w:ascii="Times New Roman" w:hAnsi="Times New Roman" w:cs="Times New Roman"/>
            <w:sz w:val="24"/>
            <w:szCs w:val="24"/>
          </w:rPr>
          <w:delText>y comparing measured growth rate parameters and survival parameters in natural field settings to the isocline</w:delText>
        </w:r>
        <w:r w:rsidR="00DD1F59" w:rsidDel="00A41924">
          <w:rPr>
            <w:rFonts w:ascii="Times New Roman" w:hAnsi="Times New Roman" w:cs="Times New Roman"/>
            <w:sz w:val="24"/>
            <w:szCs w:val="24"/>
          </w:rPr>
          <w:delText>.</w:delText>
        </w:r>
        <w:r w:rsidR="00445225" w:rsidDel="00A41924">
          <w:rPr>
            <w:rFonts w:ascii="Times New Roman" w:hAnsi="Times New Roman" w:cs="Times New Roman"/>
            <w:sz w:val="24"/>
            <w:szCs w:val="24"/>
          </w:rPr>
          <w:delText xml:space="preserve">  </w:delText>
        </w:r>
      </w:del>
      <w:r w:rsidR="00445225">
        <w:rPr>
          <w:rFonts w:ascii="Times New Roman" w:hAnsi="Times New Roman" w:cs="Times New Roman"/>
          <w:sz w:val="24"/>
          <w:szCs w:val="24"/>
        </w:rPr>
        <w:t>Th</w:t>
      </w:r>
      <w:ins w:id="35" w:author="Nathan Dorn" w:date="2025-03-06T18:30:00Z" w16du:dateUtc="2025-03-06T23:30:00Z">
        <w:r w:rsidR="00A41924">
          <w:rPr>
            <w:rFonts w:ascii="Times New Roman" w:hAnsi="Times New Roman" w:cs="Times New Roman"/>
            <w:sz w:val="24"/>
            <w:szCs w:val="24"/>
          </w:rPr>
          <w:t>e</w:t>
        </w:r>
      </w:ins>
      <w:del w:id="36" w:author="Nathan Dorn" w:date="2025-03-06T18:30:00Z" w16du:dateUtc="2025-03-06T23:30:00Z">
        <w:r w:rsidR="00445225" w:rsidDel="00A41924">
          <w:rPr>
            <w:rFonts w:ascii="Times New Roman" w:hAnsi="Times New Roman" w:cs="Times New Roman"/>
            <w:sz w:val="24"/>
            <w:szCs w:val="24"/>
          </w:rPr>
          <w:delText>is</w:delText>
        </w:r>
      </w:del>
      <w:r w:rsidR="00445225">
        <w:rPr>
          <w:rFonts w:ascii="Times New Roman" w:hAnsi="Times New Roman" w:cs="Times New Roman"/>
          <w:sz w:val="24"/>
          <w:szCs w:val="24"/>
        </w:rPr>
        <w:t xml:space="preserve"> approach </w:t>
      </w:r>
      <w:r w:rsidR="00F75496">
        <w:rPr>
          <w:rFonts w:ascii="Times New Roman" w:hAnsi="Times New Roman" w:cs="Times New Roman"/>
          <w:sz w:val="24"/>
          <w:szCs w:val="24"/>
        </w:rPr>
        <w:t xml:space="preserve">provided a means of interpreting how natural spatial-temporal changes in prey growth and mortality rates </w:t>
      </w:r>
      <w:r w:rsidR="000B5432">
        <w:rPr>
          <w:rFonts w:ascii="Times New Roman" w:hAnsi="Times New Roman" w:cs="Times New Roman"/>
          <w:sz w:val="24"/>
          <w:szCs w:val="24"/>
        </w:rPr>
        <w:t xml:space="preserve">would be expected to </w:t>
      </w:r>
      <w:r w:rsidR="00F75496">
        <w:rPr>
          <w:rFonts w:ascii="Times New Roman" w:hAnsi="Times New Roman" w:cs="Times New Roman"/>
          <w:sz w:val="24"/>
          <w:szCs w:val="24"/>
        </w:rPr>
        <w:t>influence population growth</w:t>
      </w:r>
      <w:r w:rsidR="000B5432">
        <w:rPr>
          <w:rFonts w:ascii="Times New Roman" w:hAnsi="Times New Roman" w:cs="Times New Roman"/>
          <w:sz w:val="24"/>
          <w:szCs w:val="24"/>
        </w:rPr>
        <w:t xml:space="preserve">. </w:t>
      </w:r>
      <w:r w:rsidR="00F62DDD">
        <w:rPr>
          <w:rFonts w:ascii="Times New Roman" w:hAnsi="Times New Roman" w:cs="Times New Roman"/>
          <w:sz w:val="24"/>
          <w:szCs w:val="24"/>
        </w:rPr>
        <w:t>To the best of our knowledge</w:t>
      </w:r>
      <w:r w:rsidR="00461C70">
        <w:rPr>
          <w:rFonts w:ascii="Times New Roman" w:hAnsi="Times New Roman" w:cs="Times New Roman"/>
          <w:sz w:val="24"/>
          <w:szCs w:val="24"/>
        </w:rPr>
        <w:t>,</w:t>
      </w:r>
      <w:r w:rsidR="00F62DDD">
        <w:rPr>
          <w:rFonts w:ascii="Times New Roman" w:hAnsi="Times New Roman" w:cs="Times New Roman"/>
          <w:sz w:val="24"/>
          <w:szCs w:val="24"/>
        </w:rPr>
        <w:t xml:space="preserve"> this is the first time this approach has been us</w:t>
      </w:r>
      <w:r w:rsidR="00ED2D8B">
        <w:rPr>
          <w:rFonts w:ascii="Times New Roman" w:hAnsi="Times New Roman" w:cs="Times New Roman"/>
          <w:sz w:val="24"/>
          <w:szCs w:val="24"/>
        </w:rPr>
        <w:t>ed</w:t>
      </w:r>
      <w:r w:rsidR="00F62DDD">
        <w:rPr>
          <w:rFonts w:ascii="Times New Roman" w:hAnsi="Times New Roman" w:cs="Times New Roman"/>
          <w:sz w:val="24"/>
          <w:szCs w:val="24"/>
        </w:rPr>
        <w:t xml:space="preserve"> and presents a general framework </w:t>
      </w:r>
      <w:r w:rsidR="000F3C6D">
        <w:rPr>
          <w:rFonts w:ascii="Times New Roman" w:hAnsi="Times New Roman" w:cs="Times New Roman"/>
          <w:sz w:val="24"/>
          <w:szCs w:val="24"/>
        </w:rPr>
        <w:t xml:space="preserve">that could be used </w:t>
      </w:r>
      <w:r w:rsidR="007B045B">
        <w:rPr>
          <w:rFonts w:ascii="Times New Roman" w:hAnsi="Times New Roman" w:cs="Times New Roman"/>
          <w:sz w:val="24"/>
          <w:szCs w:val="24"/>
        </w:rPr>
        <w:t xml:space="preserve">to </w:t>
      </w:r>
      <w:r w:rsidR="000B5432">
        <w:rPr>
          <w:rFonts w:ascii="Times New Roman" w:hAnsi="Times New Roman" w:cs="Times New Roman"/>
          <w:sz w:val="24"/>
          <w:szCs w:val="24"/>
        </w:rPr>
        <w:t xml:space="preserve">interpret </w:t>
      </w:r>
      <w:ins w:id="37" w:author="Nathan Dorn" w:date="2025-03-06T18:31:00Z" w16du:dateUtc="2025-03-06T23:31:00Z">
        <w:r w:rsidR="00A41924">
          <w:rPr>
            <w:rFonts w:ascii="Times New Roman" w:hAnsi="Times New Roman" w:cs="Times New Roman"/>
            <w:sz w:val="24"/>
            <w:szCs w:val="24"/>
          </w:rPr>
          <w:t>(</w:t>
        </w:r>
      </w:ins>
      <w:del w:id="38" w:author="Nathan Dorn" w:date="2025-03-06T18:31:00Z" w16du:dateUtc="2025-03-06T23:31:00Z">
        <w:r w:rsidR="000B5432" w:rsidDel="00A41924">
          <w:rPr>
            <w:rFonts w:ascii="Times New Roman" w:hAnsi="Times New Roman" w:cs="Times New Roman"/>
            <w:sz w:val="24"/>
            <w:szCs w:val="24"/>
          </w:rPr>
          <w:delText>or</w:delText>
        </w:r>
      </w:del>
      <w:r w:rsidR="000B5432">
        <w:rPr>
          <w:rFonts w:ascii="Times New Roman" w:hAnsi="Times New Roman" w:cs="Times New Roman"/>
          <w:sz w:val="24"/>
          <w:szCs w:val="24"/>
        </w:rPr>
        <w:t xml:space="preserve"> scale-up</w:t>
      </w:r>
      <w:ins w:id="39" w:author="Nathan Dorn" w:date="2025-03-06T18:31:00Z" w16du:dateUtc="2025-03-06T23:31:00Z">
        <w:r w:rsidR="00A41924">
          <w:rPr>
            <w:rFonts w:ascii="Times New Roman" w:hAnsi="Times New Roman" w:cs="Times New Roman"/>
            <w:sz w:val="24"/>
            <w:szCs w:val="24"/>
          </w:rPr>
          <w:t>)</w:t>
        </w:r>
      </w:ins>
      <w:r w:rsidR="007B045B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field-measured rates</w:t>
      </w:r>
      <w:r w:rsidR="007B045B">
        <w:rPr>
          <w:rFonts w:ascii="Times New Roman" w:hAnsi="Times New Roman" w:cs="Times New Roman"/>
          <w:sz w:val="24"/>
          <w:szCs w:val="24"/>
        </w:rPr>
        <w:t xml:space="preserve"> </w:t>
      </w:r>
      <w:r w:rsidR="00F851B5">
        <w:rPr>
          <w:rFonts w:ascii="Times New Roman" w:hAnsi="Times New Roman" w:cs="Times New Roman"/>
          <w:sz w:val="24"/>
          <w:szCs w:val="24"/>
        </w:rPr>
        <w:t xml:space="preserve">using models </w:t>
      </w:r>
      <w:r w:rsidR="007B045B">
        <w:rPr>
          <w:rFonts w:ascii="Times New Roman" w:hAnsi="Times New Roman" w:cs="Times New Roman"/>
          <w:sz w:val="24"/>
          <w:szCs w:val="24"/>
        </w:rPr>
        <w:t xml:space="preserve">within </w:t>
      </w:r>
      <w:r w:rsidR="000226CB">
        <w:rPr>
          <w:rFonts w:ascii="Times New Roman" w:hAnsi="Times New Roman" w:cs="Times New Roman"/>
          <w:sz w:val="24"/>
          <w:szCs w:val="24"/>
        </w:rPr>
        <w:t xml:space="preserve">natural </w:t>
      </w:r>
      <w:r w:rsidR="000B5432">
        <w:rPr>
          <w:rFonts w:ascii="Times New Roman" w:hAnsi="Times New Roman" w:cs="Times New Roman"/>
          <w:sz w:val="24"/>
          <w:szCs w:val="24"/>
        </w:rPr>
        <w:t xml:space="preserve">field </w:t>
      </w:r>
      <w:r w:rsidR="000226CB">
        <w:rPr>
          <w:rFonts w:ascii="Times New Roman" w:hAnsi="Times New Roman" w:cs="Times New Roman"/>
          <w:sz w:val="24"/>
          <w:szCs w:val="24"/>
        </w:rPr>
        <w:t>settings.</w:t>
      </w:r>
    </w:p>
    <w:p w14:paraId="1BE1AE59" w14:textId="77777777" w:rsidR="000226CB" w:rsidRDefault="000226CB">
      <w:pPr>
        <w:rPr>
          <w:rFonts w:ascii="Times New Roman" w:hAnsi="Times New Roman" w:cs="Times New Roman"/>
          <w:sz w:val="24"/>
          <w:szCs w:val="24"/>
        </w:rPr>
      </w:pPr>
    </w:p>
    <w:p w14:paraId="2B380A89" w14:textId="3F539C4C" w:rsidR="00C72855" w:rsidRDefault="00AE4F2E" w:rsidP="00E055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our previous submission, </w:t>
      </w:r>
      <w:r w:rsidR="00ED5CEB">
        <w:rPr>
          <w:rFonts w:ascii="Times New Roman" w:hAnsi="Times New Roman" w:cs="Times New Roman"/>
          <w:sz w:val="24"/>
          <w:szCs w:val="24"/>
        </w:rPr>
        <w:t xml:space="preserve">you raised concerns </w:t>
      </w:r>
      <w:r w:rsidR="00B75C48">
        <w:rPr>
          <w:rFonts w:ascii="Times New Roman" w:hAnsi="Times New Roman" w:cs="Times New Roman"/>
          <w:sz w:val="24"/>
          <w:szCs w:val="24"/>
        </w:rPr>
        <w:t xml:space="preserve">that although you </w:t>
      </w:r>
      <w:ins w:id="40" w:author="Nathan Dorn" w:date="2025-03-06T18:18:00Z" w16du:dateUtc="2025-03-06T23:18:00Z">
        <w:r w:rsidR="00E179BB">
          <w:rPr>
            <w:rFonts w:ascii="Times New Roman" w:hAnsi="Times New Roman" w:cs="Times New Roman"/>
            <w:sz w:val="24"/>
            <w:szCs w:val="24"/>
          </w:rPr>
          <w:t>sensed our</w:t>
        </w:r>
      </w:ins>
      <w:del w:id="41" w:author="Nathan Dorn" w:date="2025-03-06T18:18:00Z" w16du:dateUtc="2025-03-06T23:18:00Z">
        <w:r w:rsidR="00B75C48" w:rsidDel="00E179BB">
          <w:rPr>
            <w:rFonts w:ascii="Times New Roman" w:hAnsi="Times New Roman" w:cs="Times New Roman"/>
            <w:sz w:val="24"/>
            <w:szCs w:val="24"/>
          </w:rPr>
          <w:delText>felt the</w:delText>
        </w:r>
      </w:del>
      <w:r w:rsidR="00B75C48">
        <w:rPr>
          <w:rFonts w:ascii="Times New Roman" w:hAnsi="Times New Roman" w:cs="Times New Roman"/>
          <w:sz w:val="24"/>
          <w:szCs w:val="24"/>
        </w:rPr>
        <w:t xml:space="preserve"> approach </w:t>
      </w:r>
      <w:ins w:id="42" w:author="Nathan Dorn" w:date="2025-03-06T18:18:00Z" w16du:dateUtc="2025-03-06T23:18:00Z">
        <w:r w:rsidR="00E179BB">
          <w:rPr>
            <w:rFonts w:ascii="Times New Roman" w:hAnsi="Times New Roman" w:cs="Times New Roman"/>
            <w:sz w:val="24"/>
            <w:szCs w:val="24"/>
          </w:rPr>
          <w:t>may have</w:t>
        </w:r>
      </w:ins>
      <w:del w:id="43" w:author="Nathan Dorn" w:date="2025-03-06T18:18:00Z" w16du:dateUtc="2025-03-06T23:18:00Z">
        <w:r w:rsidR="00B75C48" w:rsidDel="00E179BB">
          <w:rPr>
            <w:rFonts w:ascii="Times New Roman" w:hAnsi="Times New Roman" w:cs="Times New Roman"/>
            <w:sz w:val="24"/>
            <w:szCs w:val="24"/>
          </w:rPr>
          <w:delText>had</w:delText>
        </w:r>
      </w:del>
      <w:r w:rsidR="00B75C48">
        <w:rPr>
          <w:rFonts w:ascii="Times New Roman" w:hAnsi="Times New Roman" w:cs="Times New Roman"/>
          <w:sz w:val="24"/>
          <w:szCs w:val="24"/>
        </w:rPr>
        <w:t xml:space="preserve"> general implications, </w:t>
      </w:r>
      <w:ins w:id="44" w:author="Nathan Dorn" w:date="2025-03-06T18:18:00Z" w16du:dateUtc="2025-03-06T23:18:00Z">
        <w:r w:rsidR="00E179BB">
          <w:rPr>
            <w:rFonts w:ascii="Times New Roman" w:hAnsi="Times New Roman" w:cs="Times New Roman"/>
            <w:sz w:val="24"/>
            <w:szCs w:val="24"/>
          </w:rPr>
          <w:t>but the paper read too narrowly on</w:t>
        </w:r>
      </w:ins>
      <w:del w:id="45" w:author="Nathan Dorn" w:date="2025-03-06T18:18:00Z" w16du:dateUtc="2025-03-06T23:18:00Z">
        <w:r w:rsidR="00B75C48" w:rsidDel="00E179BB">
          <w:rPr>
            <w:rFonts w:ascii="Times New Roman" w:hAnsi="Times New Roman" w:cs="Times New Roman"/>
            <w:sz w:val="24"/>
            <w:szCs w:val="24"/>
          </w:rPr>
          <w:delText xml:space="preserve">we focused </w:delText>
        </w:r>
        <w:r w:rsidR="00D758B2" w:rsidDel="00E179BB">
          <w:rPr>
            <w:rFonts w:ascii="Times New Roman" w:hAnsi="Times New Roman" w:cs="Times New Roman"/>
            <w:sz w:val="24"/>
            <w:szCs w:val="24"/>
          </w:rPr>
          <w:delText>too much</w:delText>
        </w:r>
      </w:del>
      <w:r w:rsidR="00D758B2">
        <w:rPr>
          <w:rFonts w:ascii="Times New Roman" w:hAnsi="Times New Roman" w:cs="Times New Roman"/>
          <w:sz w:val="24"/>
          <w:szCs w:val="24"/>
        </w:rPr>
        <w:t xml:space="preserve"> </w:t>
      </w:r>
      <w:del w:id="46" w:author="Nathan Dorn" w:date="2025-03-06T18:18:00Z" w16du:dateUtc="2025-03-06T23:18:00Z">
        <w:r w:rsidR="00D758B2" w:rsidDel="00E179BB">
          <w:rPr>
            <w:rFonts w:ascii="Times New Roman" w:hAnsi="Times New Roman" w:cs="Times New Roman"/>
            <w:sz w:val="24"/>
            <w:szCs w:val="24"/>
          </w:rPr>
          <w:delText xml:space="preserve">on our </w:delText>
        </w:r>
        <w:r w:rsidR="00B75C48" w:rsidDel="00E179BB">
          <w:rPr>
            <w:rFonts w:ascii="Times New Roman" w:hAnsi="Times New Roman" w:cs="Times New Roman"/>
            <w:sz w:val="24"/>
            <w:szCs w:val="24"/>
          </w:rPr>
          <w:delText>study organism</w:delText>
        </w:r>
        <w:r w:rsidR="00D758B2" w:rsidDel="00E179BB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="00D758B2">
        <w:rPr>
          <w:rFonts w:ascii="Times New Roman" w:hAnsi="Times New Roman" w:cs="Times New Roman"/>
          <w:sz w:val="24"/>
          <w:szCs w:val="24"/>
        </w:rPr>
        <w:t>the Florida apple snail (FAS)</w:t>
      </w:r>
      <w:r w:rsidR="00FE77EC">
        <w:rPr>
          <w:rFonts w:ascii="Times New Roman" w:hAnsi="Times New Roman" w:cs="Times New Roman"/>
          <w:sz w:val="24"/>
          <w:szCs w:val="24"/>
        </w:rPr>
        <w:t xml:space="preserve">.  You encouraged us to make the general </w:t>
      </w:r>
      <w:ins w:id="47" w:author="Nathan Dorn" w:date="2025-03-06T18:19:00Z" w16du:dateUtc="2025-03-06T23:19:00Z">
        <w:r w:rsidR="00E179BB">
          <w:rPr>
            <w:rFonts w:ascii="Times New Roman" w:hAnsi="Times New Roman" w:cs="Times New Roman"/>
            <w:sz w:val="24"/>
            <w:szCs w:val="24"/>
          </w:rPr>
          <w:t xml:space="preserve">concept and </w:t>
        </w:r>
      </w:ins>
      <w:r w:rsidR="00FE77EC">
        <w:rPr>
          <w:rFonts w:ascii="Times New Roman" w:hAnsi="Times New Roman" w:cs="Times New Roman"/>
          <w:sz w:val="24"/>
          <w:szCs w:val="24"/>
        </w:rPr>
        <w:t xml:space="preserve">implications front and center and treat the </w:t>
      </w:r>
      <w:r w:rsidR="00D758B2">
        <w:rPr>
          <w:rFonts w:ascii="Times New Roman" w:hAnsi="Times New Roman" w:cs="Times New Roman"/>
          <w:sz w:val="24"/>
          <w:szCs w:val="24"/>
        </w:rPr>
        <w:t>FAS</w:t>
      </w:r>
      <w:r w:rsidR="00FE77EC">
        <w:rPr>
          <w:rFonts w:ascii="Times New Roman" w:hAnsi="Times New Roman" w:cs="Times New Roman"/>
          <w:sz w:val="24"/>
          <w:szCs w:val="24"/>
        </w:rPr>
        <w:t xml:space="preserve"> as a case study to the </w:t>
      </w:r>
      <w:del w:id="48" w:author="Nathan Dorn" w:date="2025-03-06T18:19:00Z" w16du:dateUtc="2025-03-06T23:19:00Z">
        <w:r w:rsidR="00FE77EC" w:rsidDel="00E179BB">
          <w:rPr>
            <w:rFonts w:ascii="Times New Roman" w:hAnsi="Times New Roman" w:cs="Times New Roman"/>
            <w:sz w:val="24"/>
            <w:szCs w:val="24"/>
          </w:rPr>
          <w:delText xml:space="preserve">general </w:delText>
        </w:r>
      </w:del>
      <w:r w:rsidR="00FE77EC">
        <w:rPr>
          <w:rFonts w:ascii="Times New Roman" w:hAnsi="Times New Roman" w:cs="Times New Roman"/>
          <w:sz w:val="24"/>
          <w:szCs w:val="24"/>
        </w:rPr>
        <w:t xml:space="preserve">approach.  </w:t>
      </w:r>
      <w:del w:id="49" w:author="Nathan Dorn" w:date="2025-03-06T18:19:00Z" w16du:dateUtc="2025-03-06T23:19:00Z">
        <w:r w:rsidR="00FE77EC" w:rsidDel="00E179BB">
          <w:rPr>
            <w:rFonts w:ascii="Times New Roman" w:hAnsi="Times New Roman" w:cs="Times New Roman"/>
            <w:sz w:val="24"/>
            <w:szCs w:val="24"/>
          </w:rPr>
          <w:delText xml:space="preserve">Through our revisions, we feel </w:delText>
        </w:r>
      </w:del>
      <w:ins w:id="50" w:author="Nathan Dorn" w:date="2025-03-06T18:19:00Z" w16du:dateUtc="2025-03-06T23:19:00Z">
        <w:r w:rsidR="00E179BB">
          <w:rPr>
            <w:rFonts w:ascii="Times New Roman" w:hAnsi="Times New Roman" w:cs="Times New Roman"/>
            <w:sz w:val="24"/>
            <w:szCs w:val="24"/>
          </w:rPr>
          <w:t xml:space="preserve">We have </w:t>
        </w:r>
      </w:ins>
      <w:ins w:id="51" w:author="Nathan Dorn" w:date="2025-03-06T18:20:00Z" w16du:dateUtc="2025-03-06T23:20:00Z">
        <w:r w:rsidR="00E179BB">
          <w:rPr>
            <w:rFonts w:ascii="Times New Roman" w:hAnsi="Times New Roman" w:cs="Times New Roman"/>
            <w:sz w:val="24"/>
            <w:szCs w:val="24"/>
          </w:rPr>
          <w:t>addressed the request</w:t>
        </w:r>
      </w:ins>
      <w:ins w:id="52" w:author="Nathan Dorn" w:date="2025-03-06T18:19:00Z" w16du:dateUtc="2025-03-06T23:19:00Z">
        <w:r w:rsidR="00E179BB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del w:id="53" w:author="Nathan Dorn" w:date="2025-03-06T18:19:00Z" w16du:dateUtc="2025-03-06T23:19:00Z">
        <w:r w:rsidR="00FE77EC" w:rsidDel="00E179BB">
          <w:rPr>
            <w:rFonts w:ascii="Times New Roman" w:hAnsi="Times New Roman" w:cs="Times New Roman"/>
            <w:sz w:val="24"/>
            <w:szCs w:val="24"/>
          </w:rPr>
          <w:delText xml:space="preserve">we addressed your </w:delText>
        </w:r>
      </w:del>
      <w:del w:id="54" w:author="Nathan Dorn" w:date="2025-03-06T18:20:00Z" w16du:dateUtc="2025-03-06T23:20:00Z">
        <w:r w:rsidR="00FE77EC" w:rsidDel="00E179BB">
          <w:rPr>
            <w:rFonts w:ascii="Times New Roman" w:hAnsi="Times New Roman" w:cs="Times New Roman"/>
            <w:sz w:val="24"/>
            <w:szCs w:val="24"/>
          </w:rPr>
          <w:delText>concerns</w:delText>
        </w:r>
      </w:del>
      <w:r w:rsidR="00FE77EC">
        <w:rPr>
          <w:rFonts w:ascii="Times New Roman" w:hAnsi="Times New Roman" w:cs="Times New Roman"/>
          <w:sz w:val="24"/>
          <w:szCs w:val="24"/>
        </w:rPr>
        <w:t xml:space="preserve"> by includ</w:t>
      </w:r>
      <w:r w:rsidR="00AE2B49">
        <w:rPr>
          <w:rFonts w:ascii="Times New Roman" w:hAnsi="Times New Roman" w:cs="Times New Roman"/>
          <w:sz w:val="24"/>
          <w:szCs w:val="24"/>
        </w:rPr>
        <w:t>ing</w:t>
      </w:r>
      <w:r w:rsidR="00FE77EC">
        <w:rPr>
          <w:rFonts w:ascii="Times New Roman" w:hAnsi="Times New Roman" w:cs="Times New Roman"/>
          <w:sz w:val="24"/>
          <w:szCs w:val="24"/>
        </w:rPr>
        <w:t xml:space="preserve"> a new figure</w:t>
      </w:r>
      <w:ins w:id="55" w:author="Nathan Dorn" w:date="2025-03-06T18:22:00Z" w16du:dateUtc="2025-03-06T23:22:00Z">
        <w:r w:rsidR="00E179BB">
          <w:rPr>
            <w:rFonts w:ascii="Times New Roman" w:hAnsi="Times New Roman" w:cs="Times New Roman"/>
            <w:sz w:val="24"/>
            <w:szCs w:val="24"/>
          </w:rPr>
          <w:t xml:space="preserve"> and section of</w:t>
        </w:r>
      </w:ins>
      <w:ins w:id="56" w:author="Nathan Dorn" w:date="2025-03-06T18:21:00Z" w16du:dateUtc="2025-03-06T23:21:00Z">
        <w:r w:rsidR="00E179BB">
          <w:rPr>
            <w:rFonts w:ascii="Times New Roman" w:hAnsi="Times New Roman" w:cs="Times New Roman"/>
            <w:sz w:val="24"/>
            <w:szCs w:val="24"/>
          </w:rPr>
          <w:t xml:space="preserve"> the introduction</w:t>
        </w:r>
      </w:ins>
      <w:r w:rsidR="00FE77EC">
        <w:rPr>
          <w:rFonts w:ascii="Times New Roman" w:hAnsi="Times New Roman" w:cs="Times New Roman"/>
          <w:sz w:val="24"/>
          <w:szCs w:val="24"/>
        </w:rPr>
        <w:t xml:space="preserve"> that </w:t>
      </w:r>
      <w:r w:rsidR="00092129">
        <w:rPr>
          <w:rFonts w:ascii="Times New Roman" w:hAnsi="Times New Roman" w:cs="Times New Roman"/>
          <w:sz w:val="24"/>
          <w:szCs w:val="24"/>
        </w:rPr>
        <w:t>illustrates</w:t>
      </w:r>
      <w:r w:rsidR="00FE77EC">
        <w:rPr>
          <w:rFonts w:ascii="Times New Roman" w:hAnsi="Times New Roman" w:cs="Times New Roman"/>
          <w:sz w:val="24"/>
          <w:szCs w:val="24"/>
        </w:rPr>
        <w:t xml:space="preserve"> the isocline approach</w:t>
      </w:r>
      <w:ins w:id="57" w:author="Nathan Dorn" w:date="2025-03-06T18:21:00Z" w16du:dateUtc="2025-03-06T23:21:00Z">
        <w:r w:rsidR="00E179BB">
          <w:rPr>
            <w:rFonts w:ascii="Times New Roman" w:hAnsi="Times New Roman" w:cs="Times New Roman"/>
            <w:sz w:val="24"/>
            <w:szCs w:val="24"/>
          </w:rPr>
          <w:t xml:space="preserve"> to the rate combinations</w:t>
        </w:r>
      </w:ins>
      <w:r w:rsidR="00FE77EC">
        <w:rPr>
          <w:rFonts w:ascii="Times New Roman" w:hAnsi="Times New Roman" w:cs="Times New Roman"/>
          <w:sz w:val="24"/>
          <w:szCs w:val="24"/>
        </w:rPr>
        <w:t xml:space="preserve">, and </w:t>
      </w:r>
      <w:r w:rsidR="00ED6FDD">
        <w:rPr>
          <w:rFonts w:ascii="Times New Roman" w:hAnsi="Times New Roman" w:cs="Times New Roman"/>
          <w:sz w:val="24"/>
          <w:szCs w:val="24"/>
        </w:rPr>
        <w:t xml:space="preserve">describes three </w:t>
      </w:r>
      <w:r w:rsidR="00C50AB2">
        <w:rPr>
          <w:rFonts w:ascii="Times New Roman" w:hAnsi="Times New Roman" w:cs="Times New Roman"/>
          <w:sz w:val="24"/>
          <w:szCs w:val="24"/>
        </w:rPr>
        <w:t>example</w:t>
      </w:r>
      <w:r w:rsidR="00CE087F">
        <w:rPr>
          <w:rFonts w:ascii="Times New Roman" w:hAnsi="Times New Roman" w:cs="Times New Roman"/>
          <w:sz w:val="24"/>
          <w:szCs w:val="24"/>
        </w:rPr>
        <w:t>s</w:t>
      </w:r>
      <w:r w:rsidR="00ED6FDD">
        <w:rPr>
          <w:rFonts w:ascii="Times New Roman" w:hAnsi="Times New Roman" w:cs="Times New Roman"/>
          <w:sz w:val="24"/>
          <w:szCs w:val="24"/>
        </w:rPr>
        <w:t xml:space="preserve"> from </w:t>
      </w:r>
      <w:ins w:id="58" w:author="Nathan Dorn" w:date="2025-03-06T18:21:00Z" w16du:dateUtc="2025-03-06T23:21:00Z">
        <w:r w:rsidR="00E179BB">
          <w:rPr>
            <w:rFonts w:ascii="Times New Roman" w:hAnsi="Times New Roman" w:cs="Times New Roman"/>
            <w:sz w:val="24"/>
            <w:szCs w:val="24"/>
          </w:rPr>
          <w:t>diverse</w:t>
        </w:r>
      </w:ins>
      <w:del w:id="59" w:author="Nathan Dorn" w:date="2025-03-06T18:21:00Z" w16du:dateUtc="2025-03-06T23:21:00Z">
        <w:r w:rsidR="00ED6FDD" w:rsidDel="00E179BB">
          <w:rPr>
            <w:rFonts w:ascii="Times New Roman" w:hAnsi="Times New Roman" w:cs="Times New Roman"/>
            <w:sz w:val="24"/>
            <w:szCs w:val="24"/>
          </w:rPr>
          <w:delText>marine, terrestrial and freshwater</w:delText>
        </w:r>
      </w:del>
      <w:r w:rsidR="00ED6FDD">
        <w:rPr>
          <w:rFonts w:ascii="Times New Roman" w:hAnsi="Times New Roman" w:cs="Times New Roman"/>
          <w:sz w:val="24"/>
          <w:szCs w:val="24"/>
        </w:rPr>
        <w:t xml:space="preserve"> systems </w:t>
      </w:r>
      <w:r w:rsidR="00C92CD9">
        <w:rPr>
          <w:rFonts w:ascii="Times New Roman" w:hAnsi="Times New Roman" w:cs="Times New Roman"/>
          <w:sz w:val="24"/>
          <w:szCs w:val="24"/>
        </w:rPr>
        <w:t xml:space="preserve">where </w:t>
      </w:r>
      <w:r w:rsidR="00AE2B49">
        <w:rPr>
          <w:rFonts w:ascii="Times New Roman" w:hAnsi="Times New Roman" w:cs="Times New Roman"/>
          <w:sz w:val="24"/>
          <w:szCs w:val="24"/>
        </w:rPr>
        <w:t>survival</w:t>
      </w:r>
      <w:r w:rsidR="00CE087F">
        <w:rPr>
          <w:rFonts w:ascii="Times New Roman" w:hAnsi="Times New Roman" w:cs="Times New Roman"/>
          <w:sz w:val="24"/>
          <w:szCs w:val="24"/>
        </w:rPr>
        <w:t xml:space="preserve"> and growt</w:t>
      </w:r>
      <w:r w:rsidR="002E59A7">
        <w:rPr>
          <w:rFonts w:ascii="Times New Roman" w:hAnsi="Times New Roman" w:cs="Times New Roman"/>
          <w:sz w:val="24"/>
          <w:szCs w:val="24"/>
        </w:rPr>
        <w:t xml:space="preserve">h </w:t>
      </w:r>
      <w:r w:rsidR="001164F1">
        <w:rPr>
          <w:rFonts w:ascii="Times New Roman" w:hAnsi="Times New Roman" w:cs="Times New Roman"/>
          <w:sz w:val="24"/>
          <w:szCs w:val="24"/>
        </w:rPr>
        <w:t>ha</w:t>
      </w:r>
      <w:ins w:id="60" w:author="Nathan Dorn" w:date="2025-03-06T18:22:00Z" w16du:dateUtc="2025-03-06T23:22:00Z">
        <w:r w:rsidR="00E179BB">
          <w:rPr>
            <w:rFonts w:ascii="Times New Roman" w:hAnsi="Times New Roman" w:cs="Times New Roman"/>
            <w:sz w:val="24"/>
            <w:szCs w:val="24"/>
          </w:rPr>
          <w:t>ve</w:t>
        </w:r>
      </w:ins>
      <w:del w:id="61" w:author="Nathan Dorn" w:date="2025-03-06T18:22:00Z" w16du:dateUtc="2025-03-06T23:22:00Z">
        <w:r w:rsidR="001164F1" w:rsidDel="00E179BB">
          <w:rPr>
            <w:rFonts w:ascii="Times New Roman" w:hAnsi="Times New Roman" w:cs="Times New Roman"/>
            <w:sz w:val="24"/>
            <w:szCs w:val="24"/>
          </w:rPr>
          <w:delText>d</w:delText>
        </w:r>
      </w:del>
      <w:r w:rsidR="001164F1">
        <w:rPr>
          <w:rFonts w:ascii="Times New Roman" w:hAnsi="Times New Roman" w:cs="Times New Roman"/>
          <w:sz w:val="24"/>
          <w:szCs w:val="24"/>
        </w:rPr>
        <w:t xml:space="preserve"> sufficiently been </w:t>
      </w:r>
      <w:del w:id="62" w:author="Nathan Dorn" w:date="2025-03-06T18:20:00Z" w16du:dateUtc="2025-03-06T23:20:00Z">
        <w:r w:rsidR="001164F1" w:rsidDel="00E179BB">
          <w:rPr>
            <w:rFonts w:ascii="Times New Roman" w:hAnsi="Times New Roman" w:cs="Times New Roman"/>
            <w:sz w:val="24"/>
            <w:szCs w:val="24"/>
          </w:rPr>
          <w:delText>studied</w:delText>
        </w:r>
        <w:r w:rsidR="00F1578F" w:rsidDel="00E179BB">
          <w:rPr>
            <w:rFonts w:ascii="Times New Roman" w:hAnsi="Times New Roman" w:cs="Times New Roman"/>
            <w:sz w:val="24"/>
            <w:szCs w:val="24"/>
          </w:rPr>
          <w:delText xml:space="preserve"> f</w:delText>
        </w:r>
      </w:del>
      <w:ins w:id="63" w:author="Nathan Dorn" w:date="2025-03-06T18:20:00Z" w16du:dateUtc="2025-03-06T23:20:00Z">
        <w:r w:rsidR="00E179BB">
          <w:rPr>
            <w:rFonts w:ascii="Times New Roman" w:hAnsi="Times New Roman" w:cs="Times New Roman"/>
            <w:sz w:val="24"/>
            <w:szCs w:val="24"/>
          </w:rPr>
          <w:t xml:space="preserve">examined to illustrate </w:t>
        </w:r>
      </w:ins>
      <w:ins w:id="64" w:author="Nathan Dorn" w:date="2025-03-06T18:21:00Z" w16du:dateUtc="2025-03-06T23:21:00Z">
        <w:r w:rsidR="00E179BB">
          <w:rPr>
            <w:rFonts w:ascii="Times New Roman" w:hAnsi="Times New Roman" w:cs="Times New Roman"/>
            <w:sz w:val="24"/>
            <w:szCs w:val="24"/>
          </w:rPr>
          <w:t xml:space="preserve">the </w:t>
        </w:r>
      </w:ins>
      <w:ins w:id="65" w:author="Nathan Dorn" w:date="2025-03-06T18:22:00Z" w16du:dateUtc="2025-03-06T23:22:00Z">
        <w:r w:rsidR="00E179BB">
          <w:rPr>
            <w:rFonts w:ascii="Times New Roman" w:hAnsi="Times New Roman" w:cs="Times New Roman"/>
            <w:sz w:val="24"/>
            <w:szCs w:val="24"/>
          </w:rPr>
          <w:t>potential for general</w:t>
        </w:r>
      </w:ins>
      <w:ins w:id="66" w:author="Nathan Dorn" w:date="2025-03-06T18:21:00Z" w16du:dateUtc="2025-03-06T23:21:00Z">
        <w:r w:rsidR="00E179BB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67" w:author="Nathan Dorn" w:date="2025-03-06T18:22:00Z" w16du:dateUtc="2025-03-06T23:22:00Z">
        <w:r w:rsidR="00E179BB">
          <w:rPr>
            <w:rFonts w:ascii="Times New Roman" w:hAnsi="Times New Roman" w:cs="Times New Roman"/>
            <w:sz w:val="24"/>
            <w:szCs w:val="24"/>
          </w:rPr>
          <w:t>application</w:t>
        </w:r>
      </w:ins>
      <w:del w:id="68" w:author="Nathan Dorn" w:date="2025-03-06T18:20:00Z" w16du:dateUtc="2025-03-06T23:20:00Z">
        <w:r w:rsidR="00F1578F" w:rsidDel="00E179BB">
          <w:rPr>
            <w:rFonts w:ascii="Times New Roman" w:hAnsi="Times New Roman" w:cs="Times New Roman"/>
            <w:sz w:val="24"/>
            <w:szCs w:val="24"/>
          </w:rPr>
          <w:delText>or us</w:delText>
        </w:r>
        <w:r w:rsidR="00C92CD9" w:rsidDel="00E179BB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C0633A" w:rsidDel="00E179BB">
          <w:rPr>
            <w:rFonts w:ascii="Times New Roman" w:hAnsi="Times New Roman" w:cs="Times New Roman"/>
            <w:sz w:val="24"/>
            <w:szCs w:val="24"/>
          </w:rPr>
          <w:delText xml:space="preserve">conceptualized using </w:delText>
        </w:r>
        <w:r w:rsidR="000541B2" w:rsidDel="00E179BB">
          <w:rPr>
            <w:rFonts w:ascii="Times New Roman" w:hAnsi="Times New Roman" w:cs="Times New Roman"/>
            <w:sz w:val="24"/>
            <w:szCs w:val="24"/>
          </w:rPr>
          <w:delText>hypothetical</w:delText>
        </w:r>
        <w:r w:rsidR="00C0633A" w:rsidDel="00E179BB">
          <w:rPr>
            <w:rFonts w:ascii="Times New Roman" w:hAnsi="Times New Roman" w:cs="Times New Roman"/>
            <w:sz w:val="24"/>
            <w:szCs w:val="24"/>
          </w:rPr>
          <w:delText xml:space="preserve"> isocline</w:delText>
        </w:r>
      </w:del>
      <w:r w:rsidR="00C0633A">
        <w:rPr>
          <w:rFonts w:ascii="Times New Roman" w:hAnsi="Times New Roman" w:cs="Times New Roman"/>
          <w:sz w:val="24"/>
          <w:szCs w:val="24"/>
        </w:rPr>
        <w:t>.</w:t>
      </w:r>
      <w:r w:rsidR="008131AC">
        <w:rPr>
          <w:rFonts w:ascii="Times New Roman" w:hAnsi="Times New Roman" w:cs="Times New Roman"/>
          <w:sz w:val="24"/>
          <w:szCs w:val="24"/>
        </w:rPr>
        <w:t xml:space="preserve">  </w:t>
      </w:r>
      <w:del w:id="69" w:author="Nathan Dorn" w:date="2025-03-06T18:23:00Z" w16du:dateUtc="2025-03-06T23:23:00Z">
        <w:r w:rsidR="008131AC" w:rsidDel="00E179BB">
          <w:rPr>
            <w:rFonts w:ascii="Times New Roman" w:hAnsi="Times New Roman" w:cs="Times New Roman"/>
            <w:sz w:val="24"/>
            <w:szCs w:val="24"/>
          </w:rPr>
          <w:delText xml:space="preserve">We further revised the introduction </w:delText>
        </w:r>
        <w:r w:rsidR="0047134D" w:rsidDel="00E179BB">
          <w:rPr>
            <w:rFonts w:ascii="Times New Roman" w:hAnsi="Times New Roman" w:cs="Times New Roman"/>
            <w:sz w:val="24"/>
            <w:szCs w:val="24"/>
          </w:rPr>
          <w:delText>to de</w:delText>
        </w:r>
        <w:r w:rsidR="00AE2B49" w:rsidDel="00E179BB">
          <w:rPr>
            <w:rFonts w:ascii="Times New Roman" w:hAnsi="Times New Roman" w:cs="Times New Roman"/>
            <w:sz w:val="24"/>
            <w:szCs w:val="24"/>
          </w:rPr>
          <w:delText>scribe these examples</w:delText>
        </w:r>
        <w:r w:rsidR="0049315C" w:rsidDel="00E179BB">
          <w:rPr>
            <w:rFonts w:ascii="Times New Roman" w:hAnsi="Times New Roman" w:cs="Times New Roman"/>
            <w:sz w:val="24"/>
            <w:szCs w:val="24"/>
          </w:rPr>
          <w:delText xml:space="preserve"> and how they could benefit from this approach.</w:delText>
        </w:r>
        <w:r w:rsidR="002E59A7" w:rsidDel="00E179BB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="002E59A7">
        <w:rPr>
          <w:rFonts w:ascii="Times New Roman" w:hAnsi="Times New Roman" w:cs="Times New Roman"/>
          <w:sz w:val="24"/>
          <w:szCs w:val="24"/>
        </w:rPr>
        <w:t xml:space="preserve">In addition to adding this figure, </w:t>
      </w:r>
      <w:commentRangeStart w:id="70"/>
      <w:r w:rsidR="002E59A7">
        <w:rPr>
          <w:rFonts w:ascii="Times New Roman" w:hAnsi="Times New Roman" w:cs="Times New Roman"/>
          <w:sz w:val="24"/>
          <w:szCs w:val="24"/>
        </w:rPr>
        <w:t xml:space="preserve">we moved our </w:t>
      </w:r>
      <w:commentRangeEnd w:id="70"/>
      <w:r w:rsidR="00E179BB">
        <w:rPr>
          <w:rStyle w:val="CommentReference"/>
        </w:rPr>
        <w:commentReference w:id="70"/>
      </w:r>
      <w:r w:rsidR="002E59A7">
        <w:rPr>
          <w:rFonts w:ascii="Times New Roman" w:hAnsi="Times New Roman" w:cs="Times New Roman"/>
          <w:sz w:val="24"/>
          <w:szCs w:val="24"/>
        </w:rPr>
        <w:t>study site and location figure to an appendix and include</w:t>
      </w:r>
      <w:ins w:id="71" w:author="Nathan Dorn" w:date="2025-03-06T18:23:00Z" w16du:dateUtc="2025-03-06T23:23:00Z">
        <w:r w:rsidR="00E179BB">
          <w:rPr>
            <w:rFonts w:ascii="Times New Roman" w:hAnsi="Times New Roman" w:cs="Times New Roman"/>
            <w:sz w:val="24"/>
            <w:szCs w:val="24"/>
          </w:rPr>
          <w:t>d</w:t>
        </w:r>
      </w:ins>
      <w:r w:rsidR="002E59A7">
        <w:rPr>
          <w:rFonts w:ascii="Times New Roman" w:hAnsi="Times New Roman" w:cs="Times New Roman"/>
          <w:sz w:val="24"/>
          <w:szCs w:val="24"/>
        </w:rPr>
        <w:t xml:space="preserve"> a table </w:t>
      </w:r>
      <w:ins w:id="72" w:author="Nathan Dorn" w:date="2025-03-06T18:24:00Z" w16du:dateUtc="2025-03-06T23:24:00Z">
        <w:r w:rsidR="00E179BB">
          <w:rPr>
            <w:rFonts w:ascii="Times New Roman" w:hAnsi="Times New Roman" w:cs="Times New Roman"/>
            <w:sz w:val="24"/>
            <w:szCs w:val="24"/>
          </w:rPr>
          <w:t>listing</w:t>
        </w:r>
      </w:ins>
      <w:del w:id="73" w:author="Nathan Dorn" w:date="2025-03-06T18:24:00Z" w16du:dateUtc="2025-03-06T23:24:00Z">
        <w:r w:rsidR="002E59A7" w:rsidDel="00E179BB">
          <w:rPr>
            <w:rFonts w:ascii="Times New Roman" w:hAnsi="Times New Roman" w:cs="Times New Roman"/>
            <w:sz w:val="24"/>
            <w:szCs w:val="24"/>
          </w:rPr>
          <w:delText>illustrating</w:delText>
        </w:r>
      </w:del>
      <w:r w:rsidR="002E59A7">
        <w:rPr>
          <w:rFonts w:ascii="Times New Roman" w:hAnsi="Times New Roman" w:cs="Times New Roman"/>
          <w:sz w:val="24"/>
          <w:szCs w:val="24"/>
        </w:rPr>
        <w:t xml:space="preserve"> the hypotheses </w:t>
      </w:r>
      <w:ins w:id="74" w:author="Nathan Dorn" w:date="2025-03-06T18:23:00Z" w16du:dateUtc="2025-03-06T23:23:00Z">
        <w:r w:rsidR="00E179BB">
          <w:rPr>
            <w:rFonts w:ascii="Times New Roman" w:hAnsi="Times New Roman" w:cs="Times New Roman"/>
            <w:sz w:val="24"/>
            <w:szCs w:val="24"/>
          </w:rPr>
          <w:t xml:space="preserve">generated and how they relate to the </w:t>
        </w:r>
      </w:ins>
      <w:ins w:id="75" w:author="Nathan Dorn" w:date="2025-03-06T18:24:00Z" w16du:dateUtc="2025-03-06T23:24:00Z">
        <w:r w:rsidR="00E179BB">
          <w:rPr>
            <w:rFonts w:ascii="Times New Roman" w:hAnsi="Times New Roman" w:cs="Times New Roman"/>
            <w:sz w:val="24"/>
            <w:szCs w:val="24"/>
          </w:rPr>
          <w:t xml:space="preserve">rate space and isocline.  </w:t>
        </w:r>
      </w:ins>
      <w:del w:id="76" w:author="Nathan Dorn" w:date="2025-03-06T18:24:00Z" w16du:dateUtc="2025-03-06T23:24:00Z">
        <w:r w:rsidR="002E59A7" w:rsidDel="00E179BB">
          <w:rPr>
            <w:rFonts w:ascii="Times New Roman" w:hAnsi="Times New Roman" w:cs="Times New Roman"/>
            <w:sz w:val="24"/>
            <w:szCs w:val="24"/>
          </w:rPr>
          <w:delText>we could offer for applied research from this approach.</w:delText>
        </w:r>
      </w:del>
      <w:r w:rsidR="002E59A7">
        <w:rPr>
          <w:rFonts w:ascii="Times New Roman" w:hAnsi="Times New Roman" w:cs="Times New Roman"/>
          <w:sz w:val="24"/>
          <w:szCs w:val="24"/>
        </w:rPr>
        <w:t xml:space="preserve"> In the discussion, we include</w:t>
      </w:r>
      <w:ins w:id="77" w:author="Nathan Dorn" w:date="2025-03-06T18:24:00Z" w16du:dateUtc="2025-03-06T23:24:00Z">
        <w:r w:rsidR="00E179BB">
          <w:rPr>
            <w:rFonts w:ascii="Times New Roman" w:hAnsi="Times New Roman" w:cs="Times New Roman"/>
            <w:sz w:val="24"/>
            <w:szCs w:val="24"/>
          </w:rPr>
          <w:t>d</w:t>
        </w:r>
      </w:ins>
      <w:r w:rsidR="002E59A7">
        <w:rPr>
          <w:rFonts w:ascii="Times New Roman" w:hAnsi="Times New Roman" w:cs="Times New Roman"/>
          <w:sz w:val="24"/>
          <w:szCs w:val="24"/>
        </w:rPr>
        <w:t xml:space="preserve"> a </w:t>
      </w:r>
      <w:ins w:id="78" w:author="Nathan Dorn" w:date="2025-03-06T18:24:00Z" w16du:dateUtc="2025-03-06T23:24:00Z">
        <w:r w:rsidR="00E179BB">
          <w:rPr>
            <w:rFonts w:ascii="Times New Roman" w:hAnsi="Times New Roman" w:cs="Times New Roman"/>
            <w:sz w:val="24"/>
            <w:szCs w:val="24"/>
          </w:rPr>
          <w:t>brief</w:t>
        </w:r>
      </w:ins>
      <w:del w:id="79" w:author="Nathan Dorn" w:date="2025-03-06T18:24:00Z" w16du:dateUtc="2025-03-06T23:24:00Z">
        <w:r w:rsidR="002E59A7" w:rsidDel="00E179BB">
          <w:rPr>
            <w:rFonts w:ascii="Times New Roman" w:hAnsi="Times New Roman" w:cs="Times New Roman"/>
            <w:sz w:val="24"/>
            <w:szCs w:val="24"/>
          </w:rPr>
          <w:delText>short</w:delText>
        </w:r>
      </w:del>
      <w:r w:rsidR="002E59A7">
        <w:rPr>
          <w:rFonts w:ascii="Times New Roman" w:hAnsi="Times New Roman" w:cs="Times New Roman"/>
          <w:sz w:val="24"/>
          <w:szCs w:val="24"/>
        </w:rPr>
        <w:t xml:space="preserve"> description </w:t>
      </w:r>
      <w:r w:rsidR="00E05517">
        <w:rPr>
          <w:rFonts w:ascii="Times New Roman" w:hAnsi="Times New Roman" w:cs="Times New Roman"/>
          <w:sz w:val="24"/>
          <w:szCs w:val="24"/>
        </w:rPr>
        <w:t xml:space="preserve">of </w:t>
      </w:r>
      <w:r w:rsidR="00DF5AA4">
        <w:rPr>
          <w:rFonts w:ascii="Times New Roman" w:hAnsi="Times New Roman" w:cs="Times New Roman"/>
          <w:sz w:val="24"/>
          <w:szCs w:val="24"/>
        </w:rPr>
        <w:t xml:space="preserve">how </w:t>
      </w:r>
      <w:r w:rsidR="00E05517">
        <w:rPr>
          <w:rFonts w:ascii="Times New Roman" w:hAnsi="Times New Roman" w:cs="Times New Roman"/>
          <w:sz w:val="24"/>
          <w:szCs w:val="24"/>
        </w:rPr>
        <w:t xml:space="preserve">others </w:t>
      </w:r>
      <w:del w:id="80" w:author="Nathan Dorn" w:date="2025-03-06T18:25:00Z" w16du:dateUtc="2025-03-06T23:25:00Z">
        <w:r w:rsidR="00E05517" w:rsidDel="00E179BB">
          <w:rPr>
            <w:rFonts w:ascii="Times New Roman" w:hAnsi="Times New Roman" w:cs="Times New Roman"/>
            <w:sz w:val="24"/>
            <w:szCs w:val="24"/>
          </w:rPr>
          <w:delText xml:space="preserve">could </w:delText>
        </w:r>
      </w:del>
      <w:ins w:id="81" w:author="Nathan Dorn" w:date="2025-03-06T18:25:00Z" w16du:dateUtc="2025-03-06T23:25:00Z">
        <w:r w:rsidR="00E179BB">
          <w:rPr>
            <w:rFonts w:ascii="Times New Roman" w:hAnsi="Times New Roman" w:cs="Times New Roman"/>
            <w:sz w:val="24"/>
            <w:szCs w:val="24"/>
          </w:rPr>
          <w:t xml:space="preserve">might </w:t>
        </w:r>
      </w:ins>
      <w:r w:rsidR="00E05517">
        <w:rPr>
          <w:rFonts w:ascii="Times New Roman" w:hAnsi="Times New Roman" w:cs="Times New Roman"/>
          <w:sz w:val="24"/>
          <w:szCs w:val="24"/>
        </w:rPr>
        <w:t xml:space="preserve">use </w:t>
      </w:r>
      <w:ins w:id="82" w:author="Nathan Dorn" w:date="2025-03-06T18:25:00Z" w16du:dateUtc="2025-03-06T23:25:00Z">
        <w:r w:rsidR="00E179BB">
          <w:rPr>
            <w:rFonts w:ascii="Times New Roman" w:hAnsi="Times New Roman" w:cs="Times New Roman"/>
            <w:sz w:val="24"/>
            <w:szCs w:val="24"/>
          </w:rPr>
          <w:t>a similar</w:t>
        </w:r>
      </w:ins>
      <w:del w:id="83" w:author="Nathan Dorn" w:date="2025-03-06T18:25:00Z" w16du:dateUtc="2025-03-06T23:25:00Z">
        <w:r w:rsidR="00E05517" w:rsidDel="00E179BB">
          <w:rPr>
            <w:rFonts w:ascii="Times New Roman" w:hAnsi="Times New Roman" w:cs="Times New Roman"/>
            <w:sz w:val="24"/>
            <w:szCs w:val="24"/>
          </w:rPr>
          <w:delText>this</w:delText>
        </w:r>
      </w:del>
      <w:r w:rsidR="00E05517">
        <w:rPr>
          <w:rFonts w:ascii="Times New Roman" w:hAnsi="Times New Roman" w:cs="Times New Roman"/>
          <w:sz w:val="24"/>
          <w:szCs w:val="24"/>
        </w:rPr>
        <w:t xml:space="preserve"> </w:t>
      </w:r>
      <w:r w:rsidR="00E42F45">
        <w:rPr>
          <w:rFonts w:ascii="Times New Roman" w:hAnsi="Times New Roman" w:cs="Times New Roman"/>
          <w:sz w:val="24"/>
          <w:szCs w:val="24"/>
        </w:rPr>
        <w:t>approach and</w:t>
      </w:r>
      <w:r w:rsidR="003D2410">
        <w:rPr>
          <w:rFonts w:ascii="Times New Roman" w:hAnsi="Times New Roman" w:cs="Times New Roman"/>
          <w:sz w:val="24"/>
          <w:szCs w:val="24"/>
        </w:rPr>
        <w:t xml:space="preserve"> </w:t>
      </w:r>
      <w:ins w:id="84" w:author="Nathan Dorn" w:date="2025-03-06T18:25:00Z" w16du:dateUtc="2025-03-06T23:25:00Z">
        <w:r w:rsidR="00E179BB">
          <w:rPr>
            <w:rFonts w:ascii="Times New Roman" w:hAnsi="Times New Roman" w:cs="Times New Roman"/>
            <w:sz w:val="24"/>
            <w:szCs w:val="24"/>
          </w:rPr>
          <w:t xml:space="preserve">we </w:t>
        </w:r>
      </w:ins>
      <w:r w:rsidR="003D2410">
        <w:rPr>
          <w:rFonts w:ascii="Times New Roman" w:hAnsi="Times New Roman" w:cs="Times New Roman"/>
          <w:sz w:val="24"/>
          <w:szCs w:val="24"/>
        </w:rPr>
        <w:t>reframed our major conclusion</w:t>
      </w:r>
      <w:r w:rsidR="00683C76">
        <w:rPr>
          <w:rFonts w:ascii="Times New Roman" w:hAnsi="Times New Roman" w:cs="Times New Roman"/>
          <w:sz w:val="24"/>
          <w:szCs w:val="24"/>
        </w:rPr>
        <w:t>s</w:t>
      </w:r>
      <w:r w:rsidR="003D2410">
        <w:rPr>
          <w:rFonts w:ascii="Times New Roman" w:hAnsi="Times New Roman" w:cs="Times New Roman"/>
          <w:sz w:val="24"/>
          <w:szCs w:val="24"/>
        </w:rPr>
        <w:t xml:space="preserve"> t</w:t>
      </w:r>
      <w:r w:rsidR="00683C76">
        <w:rPr>
          <w:rFonts w:ascii="Times New Roman" w:hAnsi="Times New Roman" w:cs="Times New Roman"/>
          <w:sz w:val="24"/>
          <w:szCs w:val="24"/>
        </w:rPr>
        <w:t>oward</w:t>
      </w:r>
      <w:r w:rsidR="003D2410">
        <w:rPr>
          <w:rFonts w:ascii="Times New Roman" w:hAnsi="Times New Roman" w:cs="Times New Roman"/>
          <w:sz w:val="24"/>
          <w:szCs w:val="24"/>
        </w:rPr>
        <w:t xml:space="preserve"> </w:t>
      </w:r>
      <w:r w:rsidR="00683C76">
        <w:rPr>
          <w:rFonts w:ascii="Times New Roman" w:hAnsi="Times New Roman" w:cs="Times New Roman"/>
          <w:sz w:val="24"/>
          <w:szCs w:val="24"/>
        </w:rPr>
        <w:t>the general implications</w:t>
      </w:r>
      <w:ins w:id="85" w:author="Nathan Dorn" w:date="2025-03-06T18:25:00Z" w16du:dateUtc="2025-03-06T23:25:00Z">
        <w:r w:rsidR="00E179BB">
          <w:rPr>
            <w:rFonts w:ascii="Times New Roman" w:hAnsi="Times New Roman" w:cs="Times New Roman"/>
            <w:sz w:val="24"/>
            <w:szCs w:val="24"/>
          </w:rPr>
          <w:t>.</w:t>
        </w:r>
      </w:ins>
      <w:r w:rsidR="00683C76">
        <w:rPr>
          <w:rFonts w:ascii="Times New Roman" w:hAnsi="Times New Roman" w:cs="Times New Roman"/>
          <w:sz w:val="24"/>
          <w:szCs w:val="24"/>
        </w:rPr>
        <w:t xml:space="preserve"> </w:t>
      </w:r>
      <w:del w:id="86" w:author="Nathan Dorn" w:date="2025-03-06T18:25:00Z" w16du:dateUtc="2025-03-06T23:25:00Z">
        <w:r w:rsidR="00683C76" w:rsidDel="00E179BB">
          <w:rPr>
            <w:rFonts w:ascii="Times New Roman" w:hAnsi="Times New Roman" w:cs="Times New Roman"/>
            <w:sz w:val="24"/>
            <w:szCs w:val="24"/>
          </w:rPr>
          <w:delText>of the isocline approach</w:delText>
        </w:r>
        <w:r w:rsidR="00E05517" w:rsidDel="00E179BB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7F7BA0EF" w14:textId="77777777" w:rsidR="00DF5AA4" w:rsidRDefault="00DF5AA4" w:rsidP="00E05517">
      <w:pPr>
        <w:rPr>
          <w:rFonts w:ascii="Times New Roman" w:hAnsi="Times New Roman" w:cs="Times New Roman"/>
          <w:sz w:val="24"/>
          <w:szCs w:val="24"/>
        </w:rPr>
      </w:pPr>
    </w:p>
    <w:p w14:paraId="76B985E5" w14:textId="1CB6E9DF" w:rsidR="0096159E" w:rsidRDefault="00A41924" w:rsidP="00A340B6">
      <w:pPr>
        <w:rPr>
          <w:rFonts w:ascii="Times New Roman" w:hAnsi="Times New Roman" w:cs="Times New Roman"/>
          <w:sz w:val="24"/>
          <w:szCs w:val="24"/>
        </w:rPr>
      </w:pPr>
      <w:ins w:id="87" w:author="Nathan Dorn" w:date="2025-03-06T18:28:00Z" w16du:dateUtc="2025-03-06T23:28:00Z">
        <w:r>
          <w:rPr>
            <w:rFonts w:ascii="Times New Roman" w:hAnsi="Times New Roman" w:cs="Times New Roman"/>
            <w:sz w:val="24"/>
            <w:szCs w:val="24"/>
          </w:rPr>
          <w:t>We worked hard to limit th</w:t>
        </w:r>
      </w:ins>
      <w:ins w:id="88" w:author="Nathan Dorn" w:date="2025-03-06T18:29:00Z" w16du:dateUtc="2025-03-06T23:29:00Z">
        <w:r>
          <w:rPr>
            <w:rFonts w:ascii="Times New Roman" w:hAnsi="Times New Roman" w:cs="Times New Roman"/>
            <w:sz w:val="24"/>
            <w:szCs w:val="24"/>
          </w:rPr>
          <w:t>e length of the manuscript.  T</w:t>
        </w:r>
      </w:ins>
      <w:del w:id="89" w:author="Nathan Dorn" w:date="2025-03-06T18:28:00Z" w16du:dateUtc="2025-03-06T23:28:00Z">
        <w:r w:rsidR="00E51537" w:rsidDel="00A41924">
          <w:rPr>
            <w:rFonts w:ascii="Times New Roman" w:hAnsi="Times New Roman" w:cs="Times New Roman"/>
            <w:sz w:val="24"/>
            <w:szCs w:val="24"/>
          </w:rPr>
          <w:delText xml:space="preserve">Although </w:delText>
        </w:r>
        <w:r w:rsidR="00CD2611" w:rsidDel="00A41924">
          <w:rPr>
            <w:rFonts w:ascii="Times New Roman" w:hAnsi="Times New Roman" w:cs="Times New Roman"/>
            <w:sz w:val="24"/>
            <w:szCs w:val="24"/>
          </w:rPr>
          <w:delText>t</w:delText>
        </w:r>
      </w:del>
      <w:r w:rsidR="00CD2611">
        <w:rPr>
          <w:rFonts w:ascii="Times New Roman" w:hAnsi="Times New Roman" w:cs="Times New Roman"/>
          <w:sz w:val="24"/>
          <w:szCs w:val="24"/>
        </w:rPr>
        <w:t>he main text word count increased by ~400 words (from 7214 to</w:t>
      </w:r>
      <w:r w:rsidR="003C79D5">
        <w:rPr>
          <w:rFonts w:ascii="Times New Roman" w:hAnsi="Times New Roman" w:cs="Times New Roman"/>
          <w:sz w:val="24"/>
          <w:szCs w:val="24"/>
        </w:rPr>
        <w:t xml:space="preserve"> 7</w:t>
      </w:r>
      <w:r w:rsidR="00696D73">
        <w:rPr>
          <w:rFonts w:ascii="Times New Roman" w:hAnsi="Times New Roman" w:cs="Times New Roman"/>
          <w:sz w:val="24"/>
          <w:szCs w:val="24"/>
        </w:rPr>
        <w:t>635</w:t>
      </w:r>
      <w:r w:rsidR="00CD2611">
        <w:rPr>
          <w:rFonts w:ascii="Times New Roman" w:hAnsi="Times New Roman" w:cs="Times New Roman"/>
          <w:sz w:val="24"/>
          <w:szCs w:val="24"/>
        </w:rPr>
        <w:t xml:space="preserve">; </w:t>
      </w:r>
      <w:r w:rsidR="00CF12E2">
        <w:rPr>
          <w:rFonts w:ascii="Times New Roman" w:hAnsi="Times New Roman" w:cs="Times New Roman"/>
          <w:sz w:val="24"/>
          <w:szCs w:val="24"/>
        </w:rPr>
        <w:t>Introduction through Conclusions, References</w:t>
      </w:r>
      <w:r w:rsidR="006837BF">
        <w:rPr>
          <w:rFonts w:ascii="Times New Roman" w:hAnsi="Times New Roman" w:cs="Times New Roman"/>
          <w:sz w:val="24"/>
          <w:szCs w:val="24"/>
        </w:rPr>
        <w:t>, Table</w:t>
      </w:r>
      <w:r w:rsidR="00433C89">
        <w:rPr>
          <w:rFonts w:ascii="Times New Roman" w:hAnsi="Times New Roman" w:cs="Times New Roman"/>
          <w:sz w:val="24"/>
          <w:szCs w:val="24"/>
        </w:rPr>
        <w:t>s</w:t>
      </w:r>
      <w:r w:rsidR="00CF12E2">
        <w:rPr>
          <w:rFonts w:ascii="Times New Roman" w:hAnsi="Times New Roman" w:cs="Times New Roman"/>
          <w:sz w:val="24"/>
          <w:szCs w:val="24"/>
        </w:rPr>
        <w:t xml:space="preserve"> and Figure Captions)</w:t>
      </w:r>
      <w:ins w:id="90" w:author="Nathan Dorn" w:date="2025-03-06T18:29:00Z" w16du:dateUtc="2025-03-06T23:29:00Z">
        <w:r>
          <w:rPr>
            <w:rFonts w:ascii="Times New Roman" w:hAnsi="Times New Roman" w:cs="Times New Roman"/>
            <w:sz w:val="24"/>
            <w:szCs w:val="24"/>
          </w:rPr>
          <w:t xml:space="preserve"> but</w:t>
        </w:r>
      </w:ins>
      <w:del w:id="91" w:author="Nathan Dorn" w:date="2025-03-06T18:29:00Z" w16du:dateUtc="2025-03-06T23:29:00Z">
        <w:r w:rsidR="009A22DB" w:rsidDel="00A41924">
          <w:rPr>
            <w:rFonts w:ascii="Times New Roman" w:hAnsi="Times New Roman" w:cs="Times New Roman"/>
            <w:sz w:val="24"/>
            <w:szCs w:val="24"/>
          </w:rPr>
          <w:delText>,</w:delText>
        </w:r>
      </w:del>
      <w:r w:rsidR="009A22DB">
        <w:rPr>
          <w:rFonts w:ascii="Times New Roman" w:hAnsi="Times New Roman" w:cs="Times New Roman"/>
          <w:sz w:val="24"/>
          <w:szCs w:val="24"/>
        </w:rPr>
        <w:t xml:space="preserve"> the manuscript is </w:t>
      </w:r>
      <w:ins w:id="92" w:author="Nathan Dorn" w:date="2025-03-06T18:29:00Z" w16du:dateUtc="2025-03-06T23:29:00Z">
        <w:r>
          <w:rPr>
            <w:rFonts w:ascii="Times New Roman" w:hAnsi="Times New Roman" w:cs="Times New Roman"/>
            <w:sz w:val="24"/>
            <w:szCs w:val="24"/>
          </w:rPr>
          <w:t xml:space="preserve">still </w:t>
        </w:r>
      </w:ins>
      <w:r w:rsidR="009A22DB">
        <w:rPr>
          <w:rFonts w:ascii="Times New Roman" w:hAnsi="Times New Roman" w:cs="Times New Roman"/>
          <w:sz w:val="24"/>
          <w:szCs w:val="24"/>
        </w:rPr>
        <w:t xml:space="preserve">30 pages long </w:t>
      </w:r>
      <w:del w:id="93" w:author="Nathan Dorn" w:date="2025-03-06T18:29:00Z" w16du:dateUtc="2025-03-06T23:29:00Z">
        <w:r w:rsidR="009A22DB" w:rsidDel="00A41924">
          <w:rPr>
            <w:rFonts w:ascii="Times New Roman" w:hAnsi="Times New Roman" w:cs="Times New Roman"/>
            <w:sz w:val="24"/>
            <w:szCs w:val="24"/>
          </w:rPr>
          <w:delText xml:space="preserve">and is within your target </w:delText>
        </w:r>
        <w:r w:rsidR="00906C1D" w:rsidDel="00A41924">
          <w:rPr>
            <w:rFonts w:ascii="Times New Roman" w:hAnsi="Times New Roman" w:cs="Times New Roman"/>
            <w:sz w:val="24"/>
            <w:szCs w:val="24"/>
          </w:rPr>
          <w:delText>manuscript length</w:delText>
        </w:r>
        <w:r w:rsidR="00BC03B5" w:rsidDel="00A41924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="00BC03B5">
        <w:rPr>
          <w:rFonts w:ascii="Times New Roman" w:hAnsi="Times New Roman" w:cs="Times New Roman"/>
          <w:sz w:val="24"/>
          <w:szCs w:val="24"/>
        </w:rPr>
        <w:t>with one table and two figures.</w:t>
      </w:r>
      <w:r w:rsidR="00906C1D">
        <w:rPr>
          <w:rFonts w:ascii="Times New Roman" w:hAnsi="Times New Roman" w:cs="Times New Roman"/>
          <w:sz w:val="24"/>
          <w:szCs w:val="24"/>
        </w:rPr>
        <w:t xml:space="preserve"> </w:t>
      </w:r>
      <w:r w:rsidR="00BC03B5">
        <w:rPr>
          <w:rFonts w:ascii="Times New Roman" w:hAnsi="Times New Roman" w:cs="Times New Roman"/>
          <w:sz w:val="24"/>
          <w:szCs w:val="24"/>
        </w:rPr>
        <w:t>As before, we</w:t>
      </w:r>
      <w:r w:rsidR="00906C1D">
        <w:rPr>
          <w:rFonts w:ascii="Times New Roman" w:hAnsi="Times New Roman" w:cs="Times New Roman"/>
          <w:sz w:val="24"/>
          <w:szCs w:val="24"/>
        </w:rPr>
        <w:t xml:space="preserve"> included</w:t>
      </w:r>
      <w:r w:rsidR="00C334AF">
        <w:rPr>
          <w:rFonts w:ascii="Times New Roman" w:hAnsi="Times New Roman" w:cs="Times New Roman"/>
          <w:sz w:val="24"/>
          <w:szCs w:val="24"/>
        </w:rPr>
        <w:t xml:space="preserve"> supplementary material that provides </w:t>
      </w:r>
      <w:r w:rsidR="00380BCE">
        <w:rPr>
          <w:rFonts w:ascii="Times New Roman" w:hAnsi="Times New Roman" w:cs="Times New Roman"/>
          <w:sz w:val="24"/>
          <w:szCs w:val="24"/>
        </w:rPr>
        <w:t xml:space="preserve">additional methodological detail and ecological </w:t>
      </w:r>
      <w:r w:rsidR="00C334AF">
        <w:rPr>
          <w:rFonts w:ascii="Times New Roman" w:hAnsi="Times New Roman" w:cs="Times New Roman"/>
          <w:sz w:val="24"/>
          <w:szCs w:val="24"/>
        </w:rPr>
        <w:t xml:space="preserve">context </w:t>
      </w:r>
      <w:r w:rsidR="00A25EF2">
        <w:rPr>
          <w:rFonts w:ascii="Times New Roman" w:hAnsi="Times New Roman" w:cs="Times New Roman"/>
          <w:sz w:val="24"/>
          <w:szCs w:val="24"/>
        </w:rPr>
        <w:t xml:space="preserve">for the </w:t>
      </w:r>
      <w:r w:rsidR="00B75EBF">
        <w:rPr>
          <w:rFonts w:ascii="Times New Roman" w:hAnsi="Times New Roman" w:cs="Times New Roman"/>
          <w:sz w:val="24"/>
          <w:szCs w:val="24"/>
        </w:rPr>
        <w:t>manuscript</w:t>
      </w:r>
      <w:r w:rsidR="00C334AF">
        <w:rPr>
          <w:rFonts w:ascii="Times New Roman" w:hAnsi="Times New Roman" w:cs="Times New Roman"/>
          <w:sz w:val="24"/>
          <w:szCs w:val="24"/>
        </w:rPr>
        <w:t>.</w:t>
      </w:r>
      <w:r w:rsidR="00DB5BFD">
        <w:rPr>
          <w:rFonts w:ascii="Times New Roman" w:hAnsi="Times New Roman" w:cs="Times New Roman"/>
          <w:sz w:val="24"/>
          <w:szCs w:val="24"/>
        </w:rPr>
        <w:t xml:space="preserve">  We confirm that this </w:t>
      </w:r>
      <w:r w:rsidR="00DF72B6">
        <w:rPr>
          <w:rFonts w:ascii="Times New Roman" w:hAnsi="Times New Roman" w:cs="Times New Roman"/>
          <w:sz w:val="24"/>
          <w:szCs w:val="24"/>
        </w:rPr>
        <w:t>manuscript</w:t>
      </w:r>
      <w:r w:rsidR="00DB5BFD">
        <w:rPr>
          <w:rFonts w:ascii="Times New Roman" w:hAnsi="Times New Roman" w:cs="Times New Roman"/>
          <w:sz w:val="24"/>
          <w:szCs w:val="24"/>
        </w:rPr>
        <w:t xml:space="preserve"> has not been published </w:t>
      </w:r>
      <w:r w:rsidR="00380BCE">
        <w:rPr>
          <w:rFonts w:ascii="Times New Roman" w:hAnsi="Times New Roman" w:cs="Times New Roman"/>
          <w:sz w:val="24"/>
          <w:szCs w:val="24"/>
        </w:rPr>
        <w:t xml:space="preserve">or submitted </w:t>
      </w:r>
      <w:r w:rsidR="00DB5BFD">
        <w:rPr>
          <w:rFonts w:ascii="Times New Roman" w:hAnsi="Times New Roman" w:cs="Times New Roman"/>
          <w:sz w:val="24"/>
          <w:szCs w:val="24"/>
        </w:rPr>
        <w:t>elsewhere</w:t>
      </w:r>
      <w:r w:rsidR="00DF72B6">
        <w:rPr>
          <w:rFonts w:ascii="Times New Roman" w:hAnsi="Times New Roman" w:cs="Times New Roman"/>
          <w:sz w:val="24"/>
          <w:szCs w:val="24"/>
        </w:rPr>
        <w:t>, that we</w:t>
      </w:r>
      <w:r w:rsidR="00DB5BFD">
        <w:rPr>
          <w:rFonts w:ascii="Times New Roman" w:hAnsi="Times New Roman" w:cs="Times New Roman"/>
          <w:sz w:val="24"/>
          <w:szCs w:val="24"/>
        </w:rPr>
        <w:t xml:space="preserve"> have conflicts of interest to disclose, and all authors have read and approved the final manuscript for submission </w:t>
      </w:r>
      <w:r w:rsidR="00380BCE">
        <w:rPr>
          <w:rFonts w:ascii="Times New Roman" w:hAnsi="Times New Roman" w:cs="Times New Roman"/>
          <w:sz w:val="24"/>
          <w:szCs w:val="24"/>
        </w:rPr>
        <w:t>with the ESA family of journals</w:t>
      </w:r>
      <w:r w:rsidR="00DB5BFD">
        <w:rPr>
          <w:rFonts w:ascii="Times New Roman" w:hAnsi="Times New Roman" w:cs="Times New Roman"/>
          <w:sz w:val="24"/>
          <w:szCs w:val="24"/>
        </w:rPr>
        <w:t>.</w:t>
      </w:r>
    </w:p>
    <w:p w14:paraId="5A87DCB6" w14:textId="77777777" w:rsidR="00AA6EE9" w:rsidRDefault="00AA6EE9" w:rsidP="00A340B6">
      <w:pPr>
        <w:rPr>
          <w:rFonts w:ascii="Times New Roman" w:hAnsi="Times New Roman" w:cs="Times New Roman"/>
          <w:sz w:val="24"/>
          <w:szCs w:val="24"/>
        </w:rPr>
      </w:pPr>
    </w:p>
    <w:p w14:paraId="76FA3F32" w14:textId="2EB0ECC8" w:rsidR="00AA6EE9" w:rsidRDefault="00380BCE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del w:id="94" w:author="Nathan Dorn" w:date="2025-03-06T18:25:00Z" w16du:dateUtc="2025-03-06T23:25:00Z">
        <w:r w:rsidDel="00A41924">
          <w:rPr>
            <w:rFonts w:ascii="Times New Roman" w:hAnsi="Times New Roman" w:cs="Times New Roman"/>
            <w:sz w:val="24"/>
            <w:szCs w:val="24"/>
          </w:rPr>
          <w:delText xml:space="preserve">hope </w:delText>
        </w:r>
        <w:r w:rsidR="005542DA" w:rsidDel="00A41924">
          <w:rPr>
            <w:rFonts w:ascii="Times New Roman" w:hAnsi="Times New Roman" w:cs="Times New Roman"/>
            <w:sz w:val="24"/>
            <w:szCs w:val="24"/>
          </w:rPr>
          <w:delText>we adequately</w:delText>
        </w:r>
      </w:del>
      <w:ins w:id="95" w:author="Nathan Dorn" w:date="2025-03-06T18:25:00Z" w16du:dateUtc="2025-03-06T23:25:00Z">
        <w:r w:rsidR="00A41924">
          <w:rPr>
            <w:rFonts w:ascii="Times New Roman" w:hAnsi="Times New Roman" w:cs="Times New Roman"/>
            <w:sz w:val="24"/>
            <w:szCs w:val="24"/>
          </w:rPr>
          <w:t xml:space="preserve">believe the manuscript is greatly improved and hope </w:t>
        </w:r>
      </w:ins>
      <w:ins w:id="96" w:author="Nathan Dorn" w:date="2025-03-06T18:26:00Z" w16du:dateUtc="2025-03-06T23:26:00Z">
        <w:r w:rsidR="00A41924">
          <w:rPr>
            <w:rFonts w:ascii="Times New Roman" w:hAnsi="Times New Roman" w:cs="Times New Roman"/>
            <w:sz w:val="24"/>
            <w:szCs w:val="24"/>
          </w:rPr>
          <w:t>this attempt</w:t>
        </w:r>
      </w:ins>
      <w:r w:rsidR="005542DA">
        <w:rPr>
          <w:rFonts w:ascii="Times New Roman" w:hAnsi="Times New Roman" w:cs="Times New Roman"/>
          <w:sz w:val="24"/>
          <w:szCs w:val="24"/>
        </w:rPr>
        <w:t xml:space="preserve"> addresse</w:t>
      </w:r>
      <w:ins w:id="97" w:author="Nathan Dorn" w:date="2025-03-06T18:26:00Z" w16du:dateUtc="2025-03-06T23:26:00Z">
        <w:r w:rsidR="00A41924">
          <w:rPr>
            <w:rFonts w:ascii="Times New Roman" w:hAnsi="Times New Roman" w:cs="Times New Roman"/>
            <w:sz w:val="24"/>
            <w:szCs w:val="24"/>
          </w:rPr>
          <w:t>s</w:t>
        </w:r>
      </w:ins>
      <w:del w:id="98" w:author="Nathan Dorn" w:date="2025-03-06T18:26:00Z" w16du:dateUtc="2025-03-06T23:26:00Z">
        <w:r w:rsidR="005542DA" w:rsidDel="00A41924">
          <w:rPr>
            <w:rFonts w:ascii="Times New Roman" w:hAnsi="Times New Roman" w:cs="Times New Roman"/>
            <w:sz w:val="24"/>
            <w:szCs w:val="24"/>
          </w:rPr>
          <w:delText>d</w:delText>
        </w:r>
      </w:del>
      <w:r w:rsidR="005542DA">
        <w:rPr>
          <w:rFonts w:ascii="Times New Roman" w:hAnsi="Times New Roman" w:cs="Times New Roman"/>
          <w:sz w:val="24"/>
          <w:szCs w:val="24"/>
        </w:rPr>
        <w:t xml:space="preserve"> your </w:t>
      </w:r>
      <w:r w:rsidR="00D3776E">
        <w:rPr>
          <w:rFonts w:ascii="Times New Roman" w:hAnsi="Times New Roman" w:cs="Times New Roman"/>
          <w:sz w:val="24"/>
          <w:szCs w:val="24"/>
        </w:rPr>
        <w:t>concerns</w:t>
      </w:r>
      <w:del w:id="99" w:author="Nathan Dorn" w:date="2025-03-06T18:26:00Z" w16du:dateUtc="2025-03-06T23:26:00Z">
        <w:r w:rsidR="00D3776E" w:rsidDel="00A41924">
          <w:rPr>
            <w:rFonts w:ascii="Times New Roman" w:hAnsi="Times New Roman" w:cs="Times New Roman"/>
            <w:sz w:val="24"/>
            <w:szCs w:val="24"/>
          </w:rPr>
          <w:delText>,</w:delText>
        </w:r>
        <w:r w:rsidR="005542DA" w:rsidDel="00A41924">
          <w:rPr>
            <w:rFonts w:ascii="Times New Roman" w:hAnsi="Times New Roman" w:cs="Times New Roman"/>
            <w:sz w:val="24"/>
            <w:szCs w:val="24"/>
          </w:rPr>
          <w:delText xml:space="preserve"> and that </w:delText>
        </w:r>
        <w:r w:rsidDel="00A41924">
          <w:rPr>
            <w:rFonts w:ascii="Times New Roman" w:hAnsi="Times New Roman" w:cs="Times New Roman"/>
            <w:sz w:val="24"/>
            <w:szCs w:val="24"/>
          </w:rPr>
          <w:delText>this manuscript</w:delText>
        </w:r>
        <w:r w:rsidR="005542DA" w:rsidDel="00A41924">
          <w:rPr>
            <w:rFonts w:ascii="Times New Roman" w:hAnsi="Times New Roman" w:cs="Times New Roman"/>
            <w:sz w:val="24"/>
            <w:szCs w:val="24"/>
          </w:rPr>
          <w:delText xml:space="preserve"> can be moved</w:delText>
        </w:r>
        <w:r w:rsidDel="00A41924">
          <w:rPr>
            <w:rFonts w:ascii="Times New Roman" w:hAnsi="Times New Roman" w:cs="Times New Roman"/>
            <w:sz w:val="24"/>
            <w:szCs w:val="24"/>
          </w:rPr>
          <w:delText xml:space="preserve"> to review</w:delText>
        </w:r>
      </w:del>
      <w:r w:rsidR="00D3776E">
        <w:rPr>
          <w:rFonts w:ascii="Times New Roman" w:hAnsi="Times New Roman" w:cs="Times New Roman"/>
          <w:sz w:val="24"/>
          <w:szCs w:val="24"/>
        </w:rPr>
        <w:t>. W</w:t>
      </w:r>
      <w:r>
        <w:rPr>
          <w:rFonts w:ascii="Times New Roman" w:hAnsi="Times New Roman" w:cs="Times New Roman"/>
          <w:sz w:val="24"/>
          <w:szCs w:val="24"/>
        </w:rPr>
        <w:t>e have suggested</w:t>
      </w:r>
      <w:r w:rsidR="0078131A">
        <w:rPr>
          <w:rFonts w:ascii="Times New Roman" w:hAnsi="Times New Roman" w:cs="Times New Roman"/>
          <w:sz w:val="24"/>
          <w:szCs w:val="24"/>
        </w:rPr>
        <w:t xml:space="preserve"> </w:t>
      </w:r>
      <w:r w:rsidR="0048621C">
        <w:rPr>
          <w:rFonts w:ascii="Times New Roman" w:hAnsi="Times New Roman" w:cs="Times New Roman"/>
          <w:sz w:val="24"/>
          <w:szCs w:val="24"/>
        </w:rPr>
        <w:t>potential subject</w:t>
      </w:r>
      <w:r w:rsidR="00411F13">
        <w:rPr>
          <w:rFonts w:ascii="Times New Roman" w:hAnsi="Times New Roman" w:cs="Times New Roman"/>
          <w:sz w:val="24"/>
          <w:szCs w:val="24"/>
        </w:rPr>
        <w:t>-</w:t>
      </w:r>
      <w:r w:rsidR="0048621C">
        <w:rPr>
          <w:rFonts w:ascii="Times New Roman" w:hAnsi="Times New Roman" w:cs="Times New Roman"/>
          <w:sz w:val="24"/>
          <w:szCs w:val="24"/>
        </w:rPr>
        <w:t>matter editor</w:t>
      </w:r>
      <w:r w:rsidR="00411F13">
        <w:rPr>
          <w:rFonts w:ascii="Times New Roman" w:hAnsi="Times New Roman" w:cs="Times New Roman"/>
          <w:sz w:val="24"/>
          <w:szCs w:val="24"/>
        </w:rPr>
        <w:t>s</w:t>
      </w:r>
      <w:r w:rsidR="0048621C">
        <w:rPr>
          <w:rFonts w:ascii="Times New Roman" w:hAnsi="Times New Roman" w:cs="Times New Roman"/>
          <w:sz w:val="24"/>
          <w:szCs w:val="24"/>
        </w:rPr>
        <w:t xml:space="preserve"> and reviewers b</w:t>
      </w:r>
      <w:ins w:id="100" w:author="Nathan Dorn" w:date="2025-03-06T18:26:00Z" w16du:dateUtc="2025-03-06T23:26:00Z">
        <w:r w:rsidR="00A41924">
          <w:rPr>
            <w:rFonts w:ascii="Times New Roman" w:hAnsi="Times New Roman" w:cs="Times New Roman"/>
            <w:sz w:val="24"/>
            <w:szCs w:val="24"/>
          </w:rPr>
          <w:t xml:space="preserve">ased on their backgrounds in similar areas of study </w:t>
        </w:r>
      </w:ins>
      <w:del w:id="101" w:author="Nathan Dorn" w:date="2025-03-06T18:26:00Z" w16du:dateUtc="2025-03-06T23:26:00Z">
        <w:r w:rsidR="0048621C" w:rsidDel="00A41924">
          <w:rPr>
            <w:rFonts w:ascii="Times New Roman" w:hAnsi="Times New Roman" w:cs="Times New Roman"/>
            <w:sz w:val="24"/>
            <w:szCs w:val="24"/>
          </w:rPr>
          <w:delText>ecause they have the background to evaluate our findings objectively</w:delText>
        </w:r>
      </w:del>
      <w:r w:rsidR="0048621C">
        <w:rPr>
          <w:rFonts w:ascii="Times New Roman" w:hAnsi="Times New Roman" w:cs="Times New Roman"/>
          <w:sz w:val="24"/>
          <w:szCs w:val="24"/>
        </w:rPr>
        <w:t>. To the best of our knowledge, those suggested have no conflicts of interest, financial or otherwise.</w:t>
      </w:r>
    </w:p>
    <w:p w14:paraId="1AF8C017" w14:textId="77777777" w:rsidR="0048621C" w:rsidRDefault="0048621C" w:rsidP="00A340B6">
      <w:pPr>
        <w:rPr>
          <w:rFonts w:ascii="Times New Roman" w:hAnsi="Times New Roman" w:cs="Times New Roman"/>
          <w:sz w:val="24"/>
          <w:szCs w:val="24"/>
        </w:rPr>
      </w:pPr>
    </w:p>
    <w:p w14:paraId="694EE5C6" w14:textId="0D98242F" w:rsidR="0048621C" w:rsidRDefault="0048621C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Editors:</w:t>
      </w:r>
    </w:p>
    <w:p w14:paraId="3C534855" w14:textId="715CF182" w:rsidR="0048621C" w:rsidRDefault="002A16FD" w:rsidP="00EE2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Evan L. Preisser</w:t>
      </w:r>
      <w:r w:rsidR="0078131A">
        <w:rPr>
          <w:rFonts w:ascii="Times New Roman" w:hAnsi="Times New Roman" w:cs="Times New Roman"/>
          <w:sz w:val="24"/>
          <w:szCs w:val="24"/>
        </w:rPr>
        <w:t>,</w:t>
      </w:r>
      <w:r w:rsidR="00EE26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University of Rhode Island</w:t>
      </w:r>
    </w:p>
    <w:p w14:paraId="0EE6AC20" w14:textId="3A875DD5" w:rsidR="00187F4B" w:rsidRDefault="00411F13" w:rsidP="00EE2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del w:id="102" w:author="Nathan Dorn" w:date="2025-03-06T18:51:00Z" w16du:dateUtc="2025-03-06T23:51:00Z">
        <w:r w:rsidDel="00DC75F0">
          <w:rPr>
            <w:rFonts w:ascii="Times New Roman" w:hAnsi="Times New Roman" w:cs="Times New Roman"/>
            <w:sz w:val="24"/>
            <w:szCs w:val="24"/>
          </w:rPr>
          <w:delText>Marcelo Ardon</w:delText>
        </w:r>
      </w:del>
      <w:ins w:id="103" w:author="Nathan Dorn" w:date="2025-03-06T18:51:00Z" w16du:dateUtc="2025-03-06T23:51:00Z">
        <w:r w:rsidR="00DC75F0">
          <w:rPr>
            <w:rFonts w:ascii="Times New Roman" w:hAnsi="Times New Roman" w:cs="Times New Roman"/>
            <w:sz w:val="24"/>
            <w:szCs w:val="24"/>
          </w:rPr>
          <w:t xml:space="preserve">Max C. </w:t>
        </w:r>
      </w:ins>
      <w:ins w:id="104" w:author="Nathan Dorn" w:date="2025-03-06T18:52:00Z" w16du:dateUtc="2025-03-06T23:52:00Z">
        <w:r w:rsidR="00DC75F0">
          <w:rPr>
            <w:rFonts w:ascii="Times New Roman" w:hAnsi="Times New Roman" w:cs="Times New Roman"/>
            <w:sz w:val="24"/>
            <w:szCs w:val="24"/>
          </w:rPr>
          <w:t xml:space="preserve">N. </w:t>
        </w:r>
      </w:ins>
      <w:ins w:id="105" w:author="Nathan Dorn" w:date="2025-03-06T18:51:00Z" w16du:dateUtc="2025-03-06T23:51:00Z">
        <w:r w:rsidR="00DC75F0">
          <w:rPr>
            <w:rFonts w:ascii="Times New Roman" w:hAnsi="Times New Roman" w:cs="Times New Roman"/>
            <w:sz w:val="24"/>
            <w:szCs w:val="24"/>
          </w:rPr>
          <w:t>Castorani</w:t>
        </w:r>
      </w:ins>
      <w:r w:rsidR="00C939EE">
        <w:rPr>
          <w:rFonts w:ascii="Times New Roman" w:hAnsi="Times New Roman" w:cs="Times New Roman"/>
          <w:sz w:val="24"/>
          <w:szCs w:val="24"/>
        </w:rPr>
        <w:t xml:space="preserve">, </w:t>
      </w:r>
      <w:del w:id="106" w:author="Nathan Dorn" w:date="2025-03-06T18:52:00Z" w16du:dateUtc="2025-03-06T23:52:00Z">
        <w:r w:rsidDel="00DC75F0">
          <w:rPr>
            <w:rFonts w:ascii="Times New Roman" w:hAnsi="Times New Roman" w:cs="Times New Roman"/>
            <w:sz w:val="24"/>
            <w:szCs w:val="24"/>
          </w:rPr>
          <w:delText>North Carolina State University</w:delText>
        </w:r>
      </w:del>
      <w:ins w:id="107" w:author="Nathan Dorn" w:date="2025-03-06T18:52:00Z" w16du:dateUtc="2025-03-06T23:52:00Z">
        <w:r w:rsidR="00DC75F0">
          <w:rPr>
            <w:rFonts w:ascii="Times New Roman" w:hAnsi="Times New Roman" w:cs="Times New Roman"/>
            <w:sz w:val="24"/>
            <w:szCs w:val="24"/>
          </w:rPr>
          <w:t>University of Virginia</w:t>
        </w:r>
      </w:ins>
      <w:r w:rsidR="00111B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C5098" w14:textId="6EFB47A6" w:rsidR="0048621C" w:rsidRPr="0096159E" w:rsidRDefault="0048621C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Reviewers:</w:t>
      </w:r>
    </w:p>
    <w:p w14:paraId="7C189BEF" w14:textId="754F36E3" w:rsidR="00A340B6" w:rsidRDefault="00EB484F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 DeAngelis, </w:t>
      </w:r>
      <w:ins w:id="108" w:author="Nathan Dorn" w:date="2025-03-06T18:28:00Z" w16du:dateUtc="2025-03-06T23:28:00Z">
        <w:r w:rsidR="00A41924">
          <w:rPr>
            <w:rFonts w:ascii="Times New Roman" w:hAnsi="Times New Roman" w:cs="Times New Roman"/>
            <w:sz w:val="24"/>
            <w:szCs w:val="24"/>
          </w:rPr>
          <w:t>University of Miami,</w:t>
        </w:r>
      </w:ins>
      <w:del w:id="109" w:author="Nathan Dorn" w:date="2025-03-06T18:28:00Z" w16du:dateUtc="2025-03-06T23:28:00Z">
        <w:r w:rsidDel="00A41924">
          <w:rPr>
            <w:rFonts w:ascii="Times New Roman" w:hAnsi="Times New Roman" w:cs="Times New Roman"/>
            <w:sz w:val="24"/>
            <w:szCs w:val="24"/>
          </w:rPr>
          <w:delText>Unite</w:delText>
        </w:r>
      </w:del>
      <w:del w:id="110" w:author="Nathan Dorn" w:date="2025-03-06T18:27:00Z" w16du:dateUtc="2025-03-06T23:27:00Z">
        <w:r w:rsidDel="00A41924">
          <w:rPr>
            <w:rFonts w:ascii="Times New Roman" w:hAnsi="Times New Roman" w:cs="Times New Roman"/>
            <w:sz w:val="24"/>
            <w:szCs w:val="24"/>
          </w:rPr>
          <w:delText>d States Geological Survey (USGS)</w:delText>
        </w:r>
      </w:del>
      <w:r>
        <w:rPr>
          <w:rFonts w:ascii="Times New Roman" w:hAnsi="Times New Roman" w:cs="Times New Roman"/>
          <w:sz w:val="24"/>
          <w:szCs w:val="24"/>
        </w:rPr>
        <w:t xml:space="preserve">, </w:t>
      </w:r>
      <w:del w:id="111" w:author="Nathan Dorn" w:date="2025-03-06T18:27:00Z" w16du:dateUtc="2025-03-06T23:27:00Z">
        <w:r w:rsidR="00295C39" w:rsidDel="00A41924">
          <w:fldChar w:fldCharType="begin"/>
        </w:r>
        <w:r w:rsidR="00295C39" w:rsidDel="00A41924">
          <w:delInstrText>HYPERLINK "mailto:don_deangelis@usgs.gov"</w:delInstrText>
        </w:r>
        <w:r w:rsidR="00295C39" w:rsidDel="00A41924">
          <w:fldChar w:fldCharType="separate"/>
        </w:r>
        <w:r w:rsidR="00295C39" w:rsidRPr="00614015" w:rsidDel="00A41924">
          <w:rPr>
            <w:rStyle w:val="Hyperlink"/>
            <w:rFonts w:ascii="Times New Roman" w:hAnsi="Times New Roman" w:cs="Times New Roman"/>
            <w:sz w:val="24"/>
            <w:szCs w:val="24"/>
          </w:rPr>
          <w:delText>don_deangelis@usgs.gov</w:delText>
        </w:r>
        <w:r w:rsidR="00295C39" w:rsidDel="00A41924">
          <w:fldChar w:fldCharType="end"/>
        </w:r>
      </w:del>
      <w:ins w:id="112" w:author="Nathan Dorn" w:date="2025-03-06T18:27:00Z" w16du:dateUtc="2025-03-06T23:27:00Z">
        <w:r w:rsidR="00A41924">
          <w:fldChar w:fldCharType="begin"/>
        </w:r>
        <w:r w:rsidR="00A41924">
          <w:instrText>HYPERLINK "mailto:don_deangelis@usgs.gov"</w:instrText>
        </w:r>
        <w:r w:rsidR="00A41924">
          <w:fldChar w:fldCharType="separate"/>
        </w:r>
        <w:r w:rsidR="00A41924">
          <w:rPr>
            <w:rStyle w:val="Hyperlink"/>
            <w:rFonts w:ascii="Times New Roman" w:hAnsi="Times New Roman" w:cs="Times New Roman"/>
            <w:sz w:val="24"/>
            <w:szCs w:val="24"/>
          </w:rPr>
          <w:t>ddeangelis@miami.edu</w:t>
        </w:r>
        <w:r w:rsidR="00A41924">
          <w:fldChar w:fldCharType="end"/>
        </w:r>
      </w:ins>
      <w:r w:rsidR="00295C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704F9" w14:textId="67DD75B9" w:rsidR="000C4984" w:rsidRDefault="008A377B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Michael W. McCoy, Florida Atlantic University, </w:t>
      </w:r>
      <w:hyperlink r:id="rId14" w:history="1">
        <w:r w:rsidR="00960589" w:rsidRPr="00614015">
          <w:rPr>
            <w:rStyle w:val="Hyperlink"/>
            <w:rFonts w:ascii="Times New Roman" w:hAnsi="Times New Roman" w:cs="Times New Roman"/>
            <w:sz w:val="24"/>
            <w:szCs w:val="24"/>
          </w:rPr>
          <w:t>mccoym@fau.edu</w:t>
        </w:r>
      </w:hyperlink>
    </w:p>
    <w:p w14:paraId="5E1C9B57" w14:textId="2FD1D82C" w:rsidR="00960589" w:rsidRDefault="00D76713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James Vonesh</w:t>
      </w:r>
      <w:r w:rsidR="00295C39">
        <w:rPr>
          <w:rFonts w:ascii="Times New Roman" w:hAnsi="Times New Roman" w:cs="Times New Roman"/>
          <w:sz w:val="24"/>
          <w:szCs w:val="24"/>
        </w:rPr>
        <w:t xml:space="preserve">, </w:t>
      </w:r>
      <w:r w:rsidR="00055DF9">
        <w:rPr>
          <w:rFonts w:ascii="Times New Roman" w:hAnsi="Times New Roman" w:cs="Times New Roman"/>
          <w:sz w:val="24"/>
          <w:szCs w:val="24"/>
        </w:rPr>
        <w:t>Virginia Commonwealth University</w:t>
      </w:r>
      <w:r w:rsidR="00295C39">
        <w:rPr>
          <w:rFonts w:ascii="Times New Roman" w:hAnsi="Times New Roman" w:cs="Times New Roman"/>
          <w:sz w:val="24"/>
          <w:szCs w:val="24"/>
        </w:rPr>
        <w:t xml:space="preserve">, </w:t>
      </w:r>
      <w:hyperlink r:id="rId15" w:history="1">
        <w:r w:rsidR="00055DF9" w:rsidRPr="002025B8">
          <w:rPr>
            <w:rStyle w:val="Hyperlink"/>
            <w:rFonts w:ascii="Times New Roman" w:hAnsi="Times New Roman" w:cs="Times New Roman"/>
            <w:sz w:val="24"/>
            <w:szCs w:val="24"/>
          </w:rPr>
          <w:t>jrvonesh@vcu.edu</w:t>
        </w:r>
      </w:hyperlink>
      <w:r w:rsidR="00295C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FA8CA0" w14:textId="77777777" w:rsidR="000C4984" w:rsidRDefault="000C4984">
      <w:pPr>
        <w:rPr>
          <w:rFonts w:ascii="Times New Roman" w:hAnsi="Times New Roman" w:cs="Times New Roman"/>
          <w:sz w:val="24"/>
          <w:szCs w:val="24"/>
        </w:rPr>
      </w:pPr>
    </w:p>
    <w:p w14:paraId="27EA9053" w14:textId="7353D9B7" w:rsidR="00C72855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23104C5C" w14:textId="1D15CA94" w:rsidR="00C72855" w:rsidRDefault="008030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94EB4" wp14:editId="52FE222E">
            <wp:extent cx="1330302" cy="533400"/>
            <wp:effectExtent l="0" t="0" r="3810" b="0"/>
            <wp:docPr id="1051459332" name="Picture 2" descr="A black and white photo of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9332" name="Picture 2" descr="A black and white photo of letter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10" cy="55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256F" w14:textId="5C60CA5A" w:rsidR="00C10F2C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Nathan T. Barrus</w:t>
      </w:r>
    </w:p>
    <w:p w14:paraId="5099DCB2" w14:textId="0040DFF3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Florida International University</w:t>
      </w:r>
    </w:p>
    <w:p w14:paraId="3F8DD607" w14:textId="52764334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Miami, Florida, USA</w:t>
      </w:r>
    </w:p>
    <w:p w14:paraId="102F05A1" w14:textId="2EAB6A2E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nbarrus1@gmail.com</w:t>
      </w:r>
    </w:p>
    <w:p w14:paraId="2FFAB679" w14:textId="77777777" w:rsidR="00C10F2C" w:rsidRDefault="00C10F2C">
      <w:pPr>
        <w:rPr>
          <w:rFonts w:ascii="Times New Roman" w:hAnsi="Times New Roman" w:cs="Times New Roman"/>
          <w:sz w:val="24"/>
          <w:szCs w:val="24"/>
        </w:rPr>
      </w:pPr>
    </w:p>
    <w:p w14:paraId="14D9422A" w14:textId="45CD9ED9" w:rsidR="00C72855" w:rsidRPr="00EA3EC3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behalf of </w:t>
      </w:r>
      <w:r w:rsidR="000C4984">
        <w:rPr>
          <w:rFonts w:ascii="Times New Roman" w:hAnsi="Times New Roman" w:cs="Times New Roman"/>
          <w:sz w:val="24"/>
          <w:szCs w:val="24"/>
        </w:rPr>
        <w:t xml:space="preserve">Mark I. Cook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0C4984">
        <w:rPr>
          <w:rFonts w:ascii="Times New Roman" w:hAnsi="Times New Roman" w:cs="Times New Roman"/>
          <w:sz w:val="24"/>
          <w:szCs w:val="24"/>
        </w:rPr>
        <w:t>Nathan J. Dorn</w:t>
      </w:r>
    </w:p>
    <w:sectPr w:rsidR="00C72855" w:rsidRPr="00EA3EC3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0" w:author="Nathan Dorn" w:date="2025-03-06T18:24:00Z" w:initials="ND">
    <w:p w14:paraId="1F9ABC5A" w14:textId="77777777" w:rsidR="00E179BB" w:rsidRDefault="00E179BB" w:rsidP="00E179BB">
      <w:pPr>
        <w:pStyle w:val="CommentText"/>
      </w:pPr>
      <w:r>
        <w:rPr>
          <w:rStyle w:val="CommentReference"/>
        </w:rPr>
        <w:annotationRef/>
      </w:r>
      <w:r>
        <w:t>This is past tense (what we did)… so the next verbs need to be past tense too (included).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9ABC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86282D" w16cex:dateUtc="2025-03-06T23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9ABC5A" w16cid:durableId="538628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8611" w14:textId="77777777" w:rsidR="0099416A" w:rsidRDefault="0099416A">
      <w:pPr>
        <w:spacing w:line="240" w:lineRule="auto"/>
      </w:pPr>
      <w:r>
        <w:separator/>
      </w:r>
    </w:p>
  </w:endnote>
  <w:endnote w:type="continuationSeparator" w:id="0">
    <w:p w14:paraId="6CEC9F9A" w14:textId="77777777" w:rsidR="0099416A" w:rsidRDefault="0099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9CBFD" w14:textId="77777777" w:rsidR="00295B33" w:rsidRDefault="00ED4645">
    <w:pPr>
      <w:jc w:val="center"/>
    </w:pPr>
    <w:r>
      <w:rPr>
        <w:rFonts w:ascii="Times New Roman" w:eastAsia="Times New Roman" w:hAnsi="Times New Roman" w:cs="Times New Roman"/>
        <w:sz w:val="24"/>
        <w:szCs w:val="24"/>
      </w:rPr>
      <w:t>Florida International University</w:t>
    </w:r>
  </w:p>
  <w:p w14:paraId="5C43660D" w14:textId="77777777" w:rsidR="00295B33" w:rsidRDefault="00ED4645">
    <w:pPr>
      <w:jc w:val="center"/>
    </w:pPr>
    <w:r>
      <w:rPr>
        <w:b/>
        <w:sz w:val="20"/>
        <w:szCs w:val="20"/>
      </w:rPr>
      <w:t>www.fiu.edu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4F33" w14:textId="77777777" w:rsidR="0099416A" w:rsidRDefault="0099416A">
      <w:pPr>
        <w:spacing w:line="240" w:lineRule="auto"/>
      </w:pPr>
      <w:r>
        <w:separator/>
      </w:r>
    </w:p>
  </w:footnote>
  <w:footnote w:type="continuationSeparator" w:id="0">
    <w:p w14:paraId="370C5CB6" w14:textId="77777777" w:rsidR="0099416A" w:rsidRDefault="009941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1CC4" w14:textId="77777777" w:rsidR="00295B33" w:rsidRDefault="00295B33">
    <w:pPr>
      <w:jc w:val="center"/>
    </w:pPr>
  </w:p>
  <w:p w14:paraId="204B5ED3" w14:textId="77777777" w:rsidR="00295B33" w:rsidRDefault="00295B33">
    <w:pPr>
      <w:jc w:val="center"/>
    </w:pPr>
  </w:p>
  <w:p w14:paraId="06819368" w14:textId="77777777" w:rsidR="00295B33" w:rsidRDefault="00ED4645">
    <w:pPr>
      <w:jc w:val="center"/>
    </w:pPr>
    <w:r>
      <w:rPr>
        <w:noProof/>
      </w:rPr>
      <w:drawing>
        <wp:inline distT="114300" distB="114300" distL="114300" distR="114300" wp14:anchorId="36B8CBB1" wp14:editId="6A6B1732">
          <wp:extent cx="2228850" cy="405245"/>
          <wp:effectExtent l="0" t="0" r="0" b="0"/>
          <wp:docPr id="1" name="image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0" cy="4052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0E70"/>
    <w:multiLevelType w:val="hybridMultilevel"/>
    <w:tmpl w:val="33DE5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556CD"/>
    <w:multiLevelType w:val="hybridMultilevel"/>
    <w:tmpl w:val="8E2CC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314994">
    <w:abstractNumId w:val="0"/>
  </w:num>
  <w:num w:numId="2" w16cid:durableId="40654190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han Dorn">
    <w15:presenceInfo w15:providerId="AD" w15:userId="S::ndorn@fiu.edu::410ef3ae-c69e-4cfe-b718-e611471ff5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B33"/>
    <w:rsid w:val="000226CB"/>
    <w:rsid w:val="0002460B"/>
    <w:rsid w:val="00036A01"/>
    <w:rsid w:val="000541B2"/>
    <w:rsid w:val="00055DF9"/>
    <w:rsid w:val="00072ADD"/>
    <w:rsid w:val="00080B1A"/>
    <w:rsid w:val="0008752D"/>
    <w:rsid w:val="000901E2"/>
    <w:rsid w:val="00092129"/>
    <w:rsid w:val="00096DB9"/>
    <w:rsid w:val="000B48A5"/>
    <w:rsid w:val="000B5432"/>
    <w:rsid w:val="000B64BA"/>
    <w:rsid w:val="000C40FC"/>
    <w:rsid w:val="000C4984"/>
    <w:rsid w:val="000D3D14"/>
    <w:rsid w:val="000F3C6D"/>
    <w:rsid w:val="00102182"/>
    <w:rsid w:val="00111BBB"/>
    <w:rsid w:val="001164F1"/>
    <w:rsid w:val="00126C6C"/>
    <w:rsid w:val="0016513F"/>
    <w:rsid w:val="00186742"/>
    <w:rsid w:val="00187F4B"/>
    <w:rsid w:val="001B7158"/>
    <w:rsid w:val="001C0527"/>
    <w:rsid w:val="001D3C6E"/>
    <w:rsid w:val="001D5A81"/>
    <w:rsid w:val="001E3590"/>
    <w:rsid w:val="00212463"/>
    <w:rsid w:val="002147EA"/>
    <w:rsid w:val="00243C4D"/>
    <w:rsid w:val="002751B0"/>
    <w:rsid w:val="0028686E"/>
    <w:rsid w:val="002926AD"/>
    <w:rsid w:val="00295B33"/>
    <w:rsid w:val="00295C39"/>
    <w:rsid w:val="002A16FD"/>
    <w:rsid w:val="002C78C9"/>
    <w:rsid w:val="002D1194"/>
    <w:rsid w:val="002D6251"/>
    <w:rsid w:val="002E391B"/>
    <w:rsid w:val="002E59A7"/>
    <w:rsid w:val="00303C39"/>
    <w:rsid w:val="003106CA"/>
    <w:rsid w:val="00314F00"/>
    <w:rsid w:val="00315274"/>
    <w:rsid w:val="00331991"/>
    <w:rsid w:val="00345106"/>
    <w:rsid w:val="0035615A"/>
    <w:rsid w:val="00380BCE"/>
    <w:rsid w:val="00386F1F"/>
    <w:rsid w:val="00390002"/>
    <w:rsid w:val="003B7CC4"/>
    <w:rsid w:val="003C79D5"/>
    <w:rsid w:val="003D2410"/>
    <w:rsid w:val="003D5B2A"/>
    <w:rsid w:val="003F26BC"/>
    <w:rsid w:val="003F6128"/>
    <w:rsid w:val="00403B15"/>
    <w:rsid w:val="00411F13"/>
    <w:rsid w:val="0043001A"/>
    <w:rsid w:val="004302E6"/>
    <w:rsid w:val="00433C89"/>
    <w:rsid w:val="00435758"/>
    <w:rsid w:val="00445225"/>
    <w:rsid w:val="00461C70"/>
    <w:rsid w:val="00462D62"/>
    <w:rsid w:val="00470741"/>
    <w:rsid w:val="0047134D"/>
    <w:rsid w:val="0048621C"/>
    <w:rsid w:val="0049315C"/>
    <w:rsid w:val="00503B0E"/>
    <w:rsid w:val="005228ED"/>
    <w:rsid w:val="005506DE"/>
    <w:rsid w:val="0055102E"/>
    <w:rsid w:val="00552631"/>
    <w:rsid w:val="005542DA"/>
    <w:rsid w:val="0055526B"/>
    <w:rsid w:val="00557F11"/>
    <w:rsid w:val="00560B83"/>
    <w:rsid w:val="00566179"/>
    <w:rsid w:val="00574C8B"/>
    <w:rsid w:val="005811DE"/>
    <w:rsid w:val="005A2A8C"/>
    <w:rsid w:val="005B364A"/>
    <w:rsid w:val="005E5708"/>
    <w:rsid w:val="00601A2D"/>
    <w:rsid w:val="00614842"/>
    <w:rsid w:val="00616587"/>
    <w:rsid w:val="00634A46"/>
    <w:rsid w:val="00645613"/>
    <w:rsid w:val="00675BFF"/>
    <w:rsid w:val="006837BF"/>
    <w:rsid w:val="00683C76"/>
    <w:rsid w:val="006844F8"/>
    <w:rsid w:val="00696D73"/>
    <w:rsid w:val="006A7B34"/>
    <w:rsid w:val="006B4B50"/>
    <w:rsid w:val="006B531C"/>
    <w:rsid w:val="006C0C46"/>
    <w:rsid w:val="006D43AC"/>
    <w:rsid w:val="006E6DA9"/>
    <w:rsid w:val="006F424B"/>
    <w:rsid w:val="007151FA"/>
    <w:rsid w:val="00720263"/>
    <w:rsid w:val="007307B3"/>
    <w:rsid w:val="007410D7"/>
    <w:rsid w:val="007434E9"/>
    <w:rsid w:val="00750319"/>
    <w:rsid w:val="0078131A"/>
    <w:rsid w:val="00793054"/>
    <w:rsid w:val="007A02E7"/>
    <w:rsid w:val="007B045B"/>
    <w:rsid w:val="007B3403"/>
    <w:rsid w:val="007F2840"/>
    <w:rsid w:val="00803088"/>
    <w:rsid w:val="008131AC"/>
    <w:rsid w:val="0082511D"/>
    <w:rsid w:val="00843B1C"/>
    <w:rsid w:val="00843CB4"/>
    <w:rsid w:val="008471FE"/>
    <w:rsid w:val="00857D3C"/>
    <w:rsid w:val="008623D0"/>
    <w:rsid w:val="00884757"/>
    <w:rsid w:val="00884C64"/>
    <w:rsid w:val="008860B4"/>
    <w:rsid w:val="008A377B"/>
    <w:rsid w:val="008A671F"/>
    <w:rsid w:val="008A70DF"/>
    <w:rsid w:val="008B2497"/>
    <w:rsid w:val="008D4C1C"/>
    <w:rsid w:val="008E0F90"/>
    <w:rsid w:val="00903083"/>
    <w:rsid w:val="00906C1D"/>
    <w:rsid w:val="009160A3"/>
    <w:rsid w:val="009357C8"/>
    <w:rsid w:val="00935FDB"/>
    <w:rsid w:val="00946106"/>
    <w:rsid w:val="0095466D"/>
    <w:rsid w:val="00960589"/>
    <w:rsid w:val="0096159E"/>
    <w:rsid w:val="0096512C"/>
    <w:rsid w:val="0096554B"/>
    <w:rsid w:val="00970386"/>
    <w:rsid w:val="009709ED"/>
    <w:rsid w:val="00971FEA"/>
    <w:rsid w:val="00977EF3"/>
    <w:rsid w:val="0099051D"/>
    <w:rsid w:val="0099416A"/>
    <w:rsid w:val="009A22DB"/>
    <w:rsid w:val="009C1DD8"/>
    <w:rsid w:val="009F23A3"/>
    <w:rsid w:val="009F49C4"/>
    <w:rsid w:val="009F5A9A"/>
    <w:rsid w:val="00A050E6"/>
    <w:rsid w:val="00A11804"/>
    <w:rsid w:val="00A168CA"/>
    <w:rsid w:val="00A22CE9"/>
    <w:rsid w:val="00A236C0"/>
    <w:rsid w:val="00A25EF2"/>
    <w:rsid w:val="00A340B6"/>
    <w:rsid w:val="00A35283"/>
    <w:rsid w:val="00A41924"/>
    <w:rsid w:val="00A549BB"/>
    <w:rsid w:val="00A67413"/>
    <w:rsid w:val="00AA29A3"/>
    <w:rsid w:val="00AA359D"/>
    <w:rsid w:val="00AA6EE9"/>
    <w:rsid w:val="00AA7A5B"/>
    <w:rsid w:val="00AC6EC3"/>
    <w:rsid w:val="00AE2B49"/>
    <w:rsid w:val="00AE4F2E"/>
    <w:rsid w:val="00AE6127"/>
    <w:rsid w:val="00AF7747"/>
    <w:rsid w:val="00B05ADB"/>
    <w:rsid w:val="00B05FDC"/>
    <w:rsid w:val="00B23254"/>
    <w:rsid w:val="00B243D2"/>
    <w:rsid w:val="00B32DB7"/>
    <w:rsid w:val="00B5391D"/>
    <w:rsid w:val="00B572AC"/>
    <w:rsid w:val="00B57988"/>
    <w:rsid w:val="00B57E5F"/>
    <w:rsid w:val="00B75795"/>
    <w:rsid w:val="00B75C48"/>
    <w:rsid w:val="00B75EBF"/>
    <w:rsid w:val="00B83ECE"/>
    <w:rsid w:val="00BC03B5"/>
    <w:rsid w:val="00C01707"/>
    <w:rsid w:val="00C048DD"/>
    <w:rsid w:val="00C0633A"/>
    <w:rsid w:val="00C10F2C"/>
    <w:rsid w:val="00C1329E"/>
    <w:rsid w:val="00C334AF"/>
    <w:rsid w:val="00C460EE"/>
    <w:rsid w:val="00C50AB2"/>
    <w:rsid w:val="00C558E5"/>
    <w:rsid w:val="00C64ED6"/>
    <w:rsid w:val="00C676FA"/>
    <w:rsid w:val="00C72855"/>
    <w:rsid w:val="00C82052"/>
    <w:rsid w:val="00C92CD9"/>
    <w:rsid w:val="00C939EE"/>
    <w:rsid w:val="00CB60C8"/>
    <w:rsid w:val="00CB65BB"/>
    <w:rsid w:val="00CC7A7C"/>
    <w:rsid w:val="00CD2611"/>
    <w:rsid w:val="00CD2831"/>
    <w:rsid w:val="00CE087F"/>
    <w:rsid w:val="00CF12E2"/>
    <w:rsid w:val="00D05999"/>
    <w:rsid w:val="00D0661F"/>
    <w:rsid w:val="00D3776E"/>
    <w:rsid w:val="00D61C27"/>
    <w:rsid w:val="00D61D3F"/>
    <w:rsid w:val="00D758B2"/>
    <w:rsid w:val="00D76713"/>
    <w:rsid w:val="00D83475"/>
    <w:rsid w:val="00DB38EC"/>
    <w:rsid w:val="00DB5BFD"/>
    <w:rsid w:val="00DB7955"/>
    <w:rsid w:val="00DC41D7"/>
    <w:rsid w:val="00DC4AE8"/>
    <w:rsid w:val="00DC75F0"/>
    <w:rsid w:val="00DD1DFC"/>
    <w:rsid w:val="00DD1F59"/>
    <w:rsid w:val="00DE57C6"/>
    <w:rsid w:val="00DF5AA4"/>
    <w:rsid w:val="00DF72B6"/>
    <w:rsid w:val="00E05517"/>
    <w:rsid w:val="00E179BB"/>
    <w:rsid w:val="00E25744"/>
    <w:rsid w:val="00E258AF"/>
    <w:rsid w:val="00E42902"/>
    <w:rsid w:val="00E42F45"/>
    <w:rsid w:val="00E51537"/>
    <w:rsid w:val="00E51EE3"/>
    <w:rsid w:val="00E571B4"/>
    <w:rsid w:val="00E62A22"/>
    <w:rsid w:val="00E63050"/>
    <w:rsid w:val="00E66EF4"/>
    <w:rsid w:val="00E67645"/>
    <w:rsid w:val="00E852CC"/>
    <w:rsid w:val="00EA230C"/>
    <w:rsid w:val="00EA3EC3"/>
    <w:rsid w:val="00EB2954"/>
    <w:rsid w:val="00EB4437"/>
    <w:rsid w:val="00EB484F"/>
    <w:rsid w:val="00ED2D8B"/>
    <w:rsid w:val="00ED4645"/>
    <w:rsid w:val="00ED5CEB"/>
    <w:rsid w:val="00ED6FDD"/>
    <w:rsid w:val="00EE267D"/>
    <w:rsid w:val="00EE3E8A"/>
    <w:rsid w:val="00EE40A6"/>
    <w:rsid w:val="00EE7B8E"/>
    <w:rsid w:val="00EF5EA9"/>
    <w:rsid w:val="00F07369"/>
    <w:rsid w:val="00F1578F"/>
    <w:rsid w:val="00F205BF"/>
    <w:rsid w:val="00F35802"/>
    <w:rsid w:val="00F37ECA"/>
    <w:rsid w:val="00F62DDD"/>
    <w:rsid w:val="00F71237"/>
    <w:rsid w:val="00F75496"/>
    <w:rsid w:val="00F851B5"/>
    <w:rsid w:val="00FA11E1"/>
    <w:rsid w:val="00FE77EC"/>
    <w:rsid w:val="00FF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BBBB"/>
  <w15:docId w15:val="{B2D61B6B-CC7A-4D2B-BE6A-49443A41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59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59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160A3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EE26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0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58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707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07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7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7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07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mailto:jrvonesh@vcu.edu" TargetMode="External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mccoym@fau.ed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c4ae5f-970a-4df1-8014-b4b1f2c9edf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C1D6532A7964F9EC290BF7EC7C28C" ma:contentTypeVersion="18" ma:contentTypeDescription="Create a new document." ma:contentTypeScope="" ma:versionID="e2626c29e472e8014de6cd6bd368473e">
  <xsd:schema xmlns:xsd="http://www.w3.org/2001/XMLSchema" xmlns:xs="http://www.w3.org/2001/XMLSchema" xmlns:p="http://schemas.microsoft.com/office/2006/metadata/properties" xmlns:ns3="a5c4ae5f-970a-4df1-8014-b4b1f2c9edfe" xmlns:ns4="f1fa45f8-7ef3-4640-9bda-a48af1113c65" targetNamespace="http://schemas.microsoft.com/office/2006/metadata/properties" ma:root="true" ma:fieldsID="5a32281b9b94bd83620e712656f2112f" ns3:_="" ns4:_="">
    <xsd:import namespace="a5c4ae5f-970a-4df1-8014-b4b1f2c9edfe"/>
    <xsd:import namespace="f1fa45f8-7ef3-4640-9bda-a48af1113c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4ae5f-970a-4df1-8014-b4b1f2c9e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45f8-7ef3-4640-9bda-a48af1113c65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63B9E9-CDC3-4C0D-BA79-EB2E95CB1353}">
  <ds:schemaRefs>
    <ds:schemaRef ds:uri="http://schemas.microsoft.com/office/2006/metadata/properties"/>
    <ds:schemaRef ds:uri="http://schemas.microsoft.com/office/infopath/2007/PartnerControls"/>
    <ds:schemaRef ds:uri="a5c4ae5f-970a-4df1-8014-b4b1f2c9edfe"/>
  </ds:schemaRefs>
</ds:datastoreItem>
</file>

<file path=customXml/itemProps2.xml><?xml version="1.0" encoding="utf-8"?>
<ds:datastoreItem xmlns:ds="http://schemas.openxmlformats.org/officeDocument/2006/customXml" ds:itemID="{08D32A8B-DC54-4DA4-98CE-75CFBD2C7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81B7A6-0733-417F-B90D-743984F0E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c4ae5f-970a-4df1-8014-b4b1f2c9edfe"/>
    <ds:schemaRef ds:uri="f1fa45f8-7ef3-4640-9bda-a48af1113c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Barrus</dc:creator>
  <cp:lastModifiedBy>Nathan Barrus</cp:lastModifiedBy>
  <cp:revision>2</cp:revision>
  <dcterms:created xsi:type="dcterms:W3CDTF">2025-03-07T01:22:00Z</dcterms:created>
  <dcterms:modified xsi:type="dcterms:W3CDTF">2025-03-07T01:22:00Z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0x010100DC1C1D6532A7964F9EC290BF7EC7C28C</vt:lpwstr>
  </property>
</Properties>
</file>